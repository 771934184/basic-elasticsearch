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
        <w:spacing w:before="0" w:after="0"/>
        <w:jc w:val="both"/>
        <w:rPr>
          <w:rFonts w:cs="Arial"/>
          <w:color w:val="FF0000"/>
          <w:sz w:val="52"/>
          <w:lang w:eastAsia="zh-CN"/>
        </w:rPr>
      </w:pPr>
      <w:r>
        <w:rPr>
          <w:rFonts w:hint="eastAsia" w:eastAsia="宋体" w:cs="Arial"/>
          <w:color w:val="FF0000"/>
          <w:sz w:val="52"/>
          <w:lang w:eastAsia="zh-CN"/>
        </w:rPr>
        <w:t xml:space="preserve">   </w:t>
      </w:r>
    </w:p>
    <w:p>
      <w:pPr>
        <w:pStyle w:val="25"/>
        <w:spacing w:before="0" w:after="0"/>
        <w:rPr>
          <w:sz w:val="84"/>
          <w:szCs w:val="84"/>
          <w:lang w:eastAsia="zh-CN"/>
        </w:rPr>
      </w:pPr>
    </w:p>
    <w:p>
      <w:pPr>
        <w:pStyle w:val="25"/>
        <w:spacing w:before="0" w:after="0"/>
        <w:rPr>
          <w:rFonts w:ascii="黑体" w:eastAsia="黑体"/>
          <w:sz w:val="72"/>
          <w:szCs w:val="72"/>
          <w:lang w:eastAsia="zh-CN"/>
        </w:rPr>
      </w:pPr>
      <w:r>
        <w:rPr>
          <w:rFonts w:hint="eastAsia" w:ascii="黑体" w:eastAsia="宋体"/>
          <w:sz w:val="72"/>
          <w:szCs w:val="72"/>
          <w:lang w:eastAsia="zh-CN"/>
        </w:rPr>
        <w:t>中国太平保险集团</w:t>
      </w:r>
    </w:p>
    <w:p>
      <w:pPr>
        <w:pStyle w:val="25"/>
        <w:spacing w:before="0" w:after="0"/>
        <w:rPr>
          <w:rFonts w:ascii="黑体" w:eastAsia="黑体"/>
          <w:sz w:val="72"/>
          <w:szCs w:val="72"/>
          <w:lang w:eastAsia="zh-CN"/>
        </w:rPr>
      </w:pPr>
      <w:r>
        <w:rPr>
          <w:rFonts w:hint="eastAsia" w:ascii="黑体" w:eastAsia="宋体"/>
          <w:sz w:val="72"/>
          <w:szCs w:val="72"/>
          <w:lang w:eastAsia="zh-CN"/>
        </w:rPr>
        <w:t>统一数据平台项目项目</w:t>
      </w:r>
    </w:p>
    <w:p>
      <w:pPr>
        <w:pStyle w:val="25"/>
        <w:spacing w:before="0" w:after="0"/>
        <w:rPr>
          <w:rFonts w:ascii="黑体" w:eastAsia="黑体"/>
          <w:sz w:val="72"/>
          <w:szCs w:val="72"/>
          <w:lang w:eastAsia="zh-CN"/>
        </w:rPr>
      </w:pPr>
      <w:r>
        <w:rPr>
          <w:rFonts w:hint="eastAsia" w:ascii="黑体" w:eastAsia="宋体"/>
          <w:sz w:val="72"/>
          <w:szCs w:val="72"/>
          <w:lang w:eastAsia="zh-CN"/>
        </w:rPr>
        <w:t>经营分析平台需求规格说明书</w:t>
      </w:r>
    </w:p>
    <w:p>
      <w:pPr>
        <w:pStyle w:val="61"/>
        <w:spacing w:before="120" w:after="120"/>
        <w:jc w:val="both"/>
        <w:rPr>
          <w:rFonts w:cs="Arial"/>
          <w:b/>
          <w:bCs/>
          <w:i w:val="0"/>
          <w:iCs/>
          <w:sz w:val="28"/>
          <w:szCs w:val="28"/>
          <w:lang w:eastAsia="zh-CN"/>
        </w:rPr>
      </w:pPr>
    </w:p>
    <w:p>
      <w:pPr>
        <w:pStyle w:val="61"/>
        <w:spacing w:before="120" w:after="120"/>
        <w:jc w:val="both"/>
        <w:rPr>
          <w:rFonts w:cs="Arial"/>
          <w:b/>
          <w:bCs/>
          <w:i w:val="0"/>
          <w:iCs/>
          <w:sz w:val="28"/>
          <w:szCs w:val="28"/>
          <w:lang w:eastAsia="zh-CN"/>
        </w:rPr>
      </w:pPr>
    </w:p>
    <w:p>
      <w:pPr>
        <w:pStyle w:val="61"/>
        <w:spacing w:before="120" w:after="120"/>
        <w:jc w:val="both"/>
        <w:rPr>
          <w:rFonts w:cs="Arial"/>
          <w:b/>
          <w:bCs/>
          <w:i w:val="0"/>
          <w:iCs/>
          <w:sz w:val="28"/>
          <w:szCs w:val="28"/>
          <w:lang w:eastAsia="zh-CN"/>
        </w:rPr>
      </w:pPr>
    </w:p>
    <w:p>
      <w:pPr>
        <w:pStyle w:val="61"/>
        <w:spacing w:before="120" w:after="120"/>
        <w:jc w:val="both"/>
        <w:rPr>
          <w:rFonts w:cs="Arial"/>
          <w:b/>
          <w:bCs/>
          <w:i w:val="0"/>
          <w:iCs/>
          <w:sz w:val="28"/>
          <w:szCs w:val="28"/>
          <w:lang w:eastAsia="zh-CN"/>
        </w:rPr>
      </w:pPr>
    </w:p>
    <w:p>
      <w:pPr>
        <w:pStyle w:val="61"/>
        <w:spacing w:before="120" w:after="120"/>
        <w:jc w:val="both"/>
        <w:rPr>
          <w:rFonts w:cs="Arial"/>
          <w:b/>
          <w:bCs/>
          <w:i w:val="0"/>
          <w:iCs/>
          <w:sz w:val="28"/>
          <w:szCs w:val="28"/>
          <w:lang w:eastAsia="zh-CN"/>
        </w:rPr>
      </w:pPr>
    </w:p>
    <w:tbl>
      <w:tblPr>
        <w:tblStyle w:val="30"/>
        <w:tblpPr w:leftFromText="180" w:rightFromText="180" w:vertAnchor="text" w:horzAnchor="margin" w:tblpXSpec="center" w:tblpY="374"/>
        <w:tblW w:w="76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65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70" w:hRule="exact"/>
        </w:trPr>
        <w:tc>
          <w:tcPr>
            <w:tcW w:w="1101" w:type="dxa"/>
            <w:shd w:val="clear" w:color="auto" w:fill="D9D9D9"/>
            <w:vAlign w:val="center"/>
          </w:tcPr>
          <w:p>
            <w:pPr>
              <w:rPr>
                <w:rFonts w:ascii="Arial" w:hAnsi="Arial" w:cs="Arial"/>
                <w:b/>
                <w:szCs w:val="21"/>
              </w:rPr>
            </w:pPr>
            <w:r>
              <w:rPr>
                <w:rFonts w:ascii="Arial" w:hAnsi="Arial" w:eastAsia="宋体" w:cs="Arial"/>
                <w:b/>
                <w:szCs w:val="21"/>
              </w:rPr>
              <w:t>当前版本</w:t>
            </w:r>
          </w:p>
        </w:tc>
        <w:tc>
          <w:tcPr>
            <w:tcW w:w="6507" w:type="dxa"/>
            <w:vAlign w:val="center"/>
          </w:tcPr>
          <w:p>
            <w:pPr>
              <w:rPr>
                <w:rFonts w:ascii="Arial" w:hAnsi="Arial" w:cs="Arial"/>
                <w:b/>
                <w:color w:val="0000FF"/>
                <w:szCs w:val="21"/>
              </w:rPr>
            </w:pPr>
            <w:r>
              <w:rPr>
                <w:rFonts w:hint="eastAsia" w:ascii="Arial" w:hAnsi="Arial" w:eastAsia="宋体" w:cs="Arial"/>
                <w:b/>
                <w:color w:val="0000FF"/>
                <w:szCs w:val="21"/>
              </w:rPr>
              <w:t>【例如：V1.0】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77" w:hRule="exact"/>
        </w:trPr>
        <w:tc>
          <w:tcPr>
            <w:tcW w:w="1101" w:type="dxa"/>
            <w:shd w:val="clear" w:color="auto" w:fill="D9D9D9"/>
            <w:vAlign w:val="center"/>
          </w:tcPr>
          <w:p>
            <w:pPr>
              <w:rPr>
                <w:rFonts w:ascii="Arial" w:hAnsi="Arial" w:cs="Arial"/>
                <w:b/>
                <w:szCs w:val="21"/>
              </w:rPr>
            </w:pPr>
            <w:r>
              <w:rPr>
                <w:rFonts w:hint="eastAsia" w:ascii="Arial" w:hAnsi="Arial" w:eastAsia="宋体" w:cs="Arial"/>
                <w:b/>
                <w:szCs w:val="21"/>
              </w:rPr>
              <w:t>文档状态</w:t>
            </w:r>
          </w:p>
        </w:tc>
        <w:tc>
          <w:tcPr>
            <w:tcW w:w="6507" w:type="dxa"/>
            <w:vAlign w:val="center"/>
          </w:tcPr>
          <w:p>
            <w:pPr>
              <w:rPr>
                <w:rFonts w:ascii="Arial" w:hAnsi="Arial" w:cs="Arial"/>
                <w:b/>
                <w:color w:val="0000FF"/>
                <w:szCs w:val="21"/>
              </w:rPr>
            </w:pPr>
            <w:r>
              <w:rPr>
                <w:rFonts w:ascii="Arial" w:hAnsi="Arial" w:eastAsia="宋体" w:cs="Arial"/>
                <w:b/>
                <w:szCs w:val="21"/>
              </w:rPr>
              <w:t>[</w:t>
            </w:r>
            <w:r>
              <w:rPr>
                <w:rFonts w:hint="eastAsia" w:ascii="Arial" w:hAnsi="Arial" w:eastAsia="宋体" w:cs="Arial"/>
                <w:b/>
                <w:szCs w:val="21"/>
              </w:rPr>
              <w:t xml:space="preserve">  </w:t>
            </w:r>
            <w:r>
              <w:rPr>
                <w:rFonts w:ascii="Arial" w:hAnsi="Arial" w:eastAsia="宋体" w:cs="Arial"/>
                <w:b/>
                <w:szCs w:val="21"/>
              </w:rPr>
              <w:t>] 初稿</w:t>
            </w:r>
            <w:r>
              <w:rPr>
                <w:rFonts w:hint="eastAsia" w:ascii="Arial" w:hAnsi="Arial" w:eastAsia="宋体" w:cs="Arial"/>
                <w:b/>
                <w:szCs w:val="21"/>
              </w:rPr>
              <w:t xml:space="preserve">   </w:t>
            </w:r>
            <w:r>
              <w:rPr>
                <w:rFonts w:ascii="Arial" w:hAnsi="Arial" w:eastAsia="宋体" w:cs="Arial"/>
                <w:b/>
                <w:szCs w:val="21"/>
              </w:rPr>
              <w:t>[</w:t>
            </w:r>
            <w:r>
              <w:rPr>
                <w:rFonts w:hint="eastAsia" w:ascii="Arial" w:hAnsi="Arial" w:eastAsia="宋体" w:cs="Arial"/>
                <w:b/>
                <w:szCs w:val="21"/>
              </w:rPr>
              <w:t xml:space="preserve">  </w:t>
            </w:r>
            <w:r>
              <w:rPr>
                <w:rFonts w:ascii="Arial" w:hAnsi="Arial" w:eastAsia="宋体" w:cs="Arial"/>
                <w:b/>
                <w:szCs w:val="21"/>
              </w:rPr>
              <w:t>] 审核通过</w:t>
            </w:r>
            <w:r>
              <w:rPr>
                <w:rFonts w:hint="eastAsia" w:ascii="Arial" w:hAnsi="Arial" w:eastAsia="宋体" w:cs="Arial"/>
                <w:b/>
                <w:szCs w:val="21"/>
              </w:rPr>
              <w:t xml:space="preserve">   [  </w:t>
            </w:r>
            <w:r>
              <w:rPr>
                <w:rFonts w:ascii="Arial" w:hAnsi="Arial" w:eastAsia="宋体" w:cs="Arial"/>
                <w:b/>
                <w:szCs w:val="21"/>
              </w:rPr>
              <w:t>] 发布</w:t>
            </w:r>
            <w:r>
              <w:rPr>
                <w:rFonts w:hint="eastAsia" w:ascii="Arial" w:hAnsi="Arial" w:eastAsia="宋体" w:cs="Arial"/>
                <w:b/>
                <w:szCs w:val="21"/>
              </w:rPr>
              <w:t xml:space="preserve">    </w:t>
            </w:r>
            <w:r>
              <w:rPr>
                <w:rFonts w:ascii="Arial" w:hAnsi="Arial" w:eastAsia="宋体" w:cs="Arial"/>
                <w:b/>
                <w:szCs w:val="21"/>
              </w:rPr>
              <w:t>[</w:t>
            </w:r>
            <w:r>
              <w:rPr>
                <w:rFonts w:hint="eastAsia" w:ascii="Arial" w:hAnsi="Arial" w:eastAsia="宋体" w:cs="Arial"/>
                <w:b/>
                <w:szCs w:val="21"/>
              </w:rPr>
              <w:t xml:space="preserve">  </w:t>
            </w:r>
            <w:r>
              <w:rPr>
                <w:rFonts w:ascii="Arial" w:hAnsi="Arial" w:eastAsia="宋体" w:cs="Arial"/>
                <w:b/>
                <w:szCs w:val="21"/>
              </w:rPr>
              <w:t>] 修改</w:t>
            </w:r>
            <w:r>
              <w:rPr>
                <w:rFonts w:hint="eastAsia" w:ascii="Arial" w:hAnsi="Arial" w:eastAsia="宋体" w:cs="Arial"/>
                <w:b/>
                <w:szCs w:val="21"/>
              </w:rPr>
              <w:t xml:space="preserve">   </w:t>
            </w:r>
            <w:r>
              <w:rPr>
                <w:rFonts w:ascii="Arial" w:hAnsi="Arial" w:eastAsia="宋体" w:cs="Arial"/>
                <w:b/>
                <w:szCs w:val="21"/>
              </w:rPr>
              <w:t>[</w:t>
            </w:r>
            <w:r>
              <w:rPr>
                <w:rFonts w:hint="eastAsia" w:ascii="Arial" w:hAnsi="Arial" w:eastAsia="宋体" w:cs="Arial"/>
                <w:b/>
                <w:szCs w:val="21"/>
              </w:rPr>
              <w:t xml:space="preserve">  </w:t>
            </w:r>
            <w:r>
              <w:rPr>
                <w:rFonts w:ascii="Arial" w:hAnsi="Arial" w:eastAsia="宋体" w:cs="Arial"/>
                <w:b/>
                <w:szCs w:val="21"/>
              </w:rPr>
              <w:t>] 作废</w:t>
            </w:r>
          </w:p>
        </w:tc>
      </w:tr>
    </w:tbl>
    <w:p>
      <w:pPr>
        <w:pStyle w:val="61"/>
        <w:spacing w:before="120" w:after="120"/>
        <w:jc w:val="both"/>
        <w:rPr>
          <w:rFonts w:cs="Arial"/>
          <w:b/>
          <w:bCs/>
          <w:i w:val="0"/>
          <w:iCs/>
          <w:sz w:val="28"/>
          <w:szCs w:val="28"/>
          <w:lang w:eastAsia="zh-CN"/>
        </w:rPr>
      </w:pPr>
    </w:p>
    <w:p>
      <w:pPr>
        <w:jc w:val="center"/>
        <w:rPr>
          <w:rFonts w:ascii="Arial" w:hAnsi="Arial" w:cs="Arial"/>
          <w:b/>
          <w:sz w:val="32"/>
          <w:szCs w:val="32"/>
        </w:rPr>
      </w:pPr>
      <w:r>
        <w:br w:type="page"/>
      </w:r>
      <w:r>
        <w:rPr>
          <w:rFonts w:hint="eastAsia" w:ascii="Arial" w:hAnsi="Arial" w:eastAsia="宋体" w:cs="Arial"/>
          <w:b/>
          <w:sz w:val="32"/>
          <w:szCs w:val="32"/>
        </w:rPr>
        <w:t>文档控制信息</w:t>
      </w:r>
    </w:p>
    <w:p>
      <w:pPr>
        <w:autoSpaceDE w:val="0"/>
        <w:autoSpaceDN w:val="0"/>
        <w:adjustRightInd w:val="0"/>
        <w:jc w:val="center"/>
        <w:rPr>
          <w:rFonts w:ascii="Arial" w:hAnsi="Arial" w:cs="Arial"/>
          <w:b/>
          <w:sz w:val="32"/>
          <w:szCs w:val="32"/>
        </w:rPr>
      </w:pPr>
    </w:p>
    <w:p>
      <w:pPr>
        <w:spacing w:line="480" w:lineRule="auto"/>
        <w:rPr>
          <w:rFonts w:ascii="Arial" w:hAnsi="Arial" w:cs="Arial"/>
          <w:b/>
          <w:bCs/>
        </w:rPr>
      </w:pPr>
      <w:r>
        <w:rPr>
          <w:rFonts w:ascii="Arial" w:hAnsi="Arial" w:eastAsia="宋体" w:cs="Arial"/>
          <w:b/>
          <w:bCs/>
        </w:rPr>
        <w:t>文档</w:t>
      </w:r>
      <w:r>
        <w:rPr>
          <w:rFonts w:hint="eastAsia" w:ascii="Arial" w:hAnsi="Arial" w:eastAsia="宋体" w:cs="Arial"/>
          <w:b/>
          <w:bCs/>
        </w:rPr>
        <w:t>修订信息</w:t>
      </w:r>
    </w:p>
    <w:tbl>
      <w:tblPr>
        <w:tblStyle w:val="30"/>
        <w:tblW w:w="98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9"/>
        <w:gridCol w:w="1252"/>
        <w:gridCol w:w="1350"/>
        <w:gridCol w:w="1800"/>
        <w:gridCol w:w="4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exact"/>
        </w:trPr>
        <w:tc>
          <w:tcPr>
            <w:tcW w:w="1089" w:type="dxa"/>
            <w:shd w:val="clear" w:color="000000" w:fill="E6E6E6"/>
            <w:vAlign w:val="center"/>
          </w:tcPr>
          <w:p>
            <w:pPr>
              <w:jc w:val="center"/>
              <w:rPr>
                <w:rFonts w:ascii="Arial" w:hAnsi="Arial" w:cs="Arial"/>
                <w:b/>
                <w:szCs w:val="21"/>
              </w:rPr>
            </w:pPr>
            <w:r>
              <w:rPr>
                <w:rFonts w:ascii="Arial" w:hAnsi="Arial" w:eastAsia="宋体" w:cs="Arial"/>
                <w:b/>
                <w:szCs w:val="21"/>
              </w:rPr>
              <w:t>版本号</w:t>
            </w:r>
          </w:p>
        </w:tc>
        <w:tc>
          <w:tcPr>
            <w:tcW w:w="1252" w:type="dxa"/>
            <w:shd w:val="clear" w:color="000000" w:fill="E6E6E6"/>
            <w:vAlign w:val="center"/>
          </w:tcPr>
          <w:p>
            <w:pPr>
              <w:jc w:val="center"/>
              <w:rPr>
                <w:rFonts w:ascii="Arial" w:hAnsi="Arial" w:cs="Arial"/>
                <w:b/>
                <w:szCs w:val="21"/>
              </w:rPr>
            </w:pPr>
            <w:r>
              <w:rPr>
                <w:rFonts w:ascii="Arial" w:hAnsi="Arial" w:eastAsia="宋体" w:cs="Arial"/>
                <w:b/>
                <w:szCs w:val="21"/>
              </w:rPr>
              <w:t>作者</w:t>
            </w:r>
          </w:p>
        </w:tc>
        <w:tc>
          <w:tcPr>
            <w:tcW w:w="1350" w:type="dxa"/>
            <w:shd w:val="clear" w:color="000000" w:fill="E6E6E6"/>
            <w:vAlign w:val="center"/>
          </w:tcPr>
          <w:p>
            <w:pPr>
              <w:jc w:val="center"/>
              <w:rPr>
                <w:rFonts w:ascii="Arial" w:hAnsi="Arial" w:cs="Arial"/>
                <w:b/>
                <w:szCs w:val="21"/>
              </w:rPr>
            </w:pPr>
            <w:r>
              <w:rPr>
                <w:rFonts w:ascii="Arial" w:hAnsi="Arial" w:eastAsia="宋体" w:cs="Arial"/>
                <w:b/>
                <w:szCs w:val="21"/>
              </w:rPr>
              <w:t>操作</w:t>
            </w:r>
          </w:p>
        </w:tc>
        <w:tc>
          <w:tcPr>
            <w:tcW w:w="1800" w:type="dxa"/>
            <w:shd w:val="clear" w:color="000000" w:fill="E6E6E6"/>
            <w:vAlign w:val="center"/>
          </w:tcPr>
          <w:p>
            <w:pPr>
              <w:jc w:val="center"/>
              <w:rPr>
                <w:rFonts w:ascii="Arial" w:hAnsi="Arial" w:cs="Arial"/>
                <w:b/>
                <w:szCs w:val="21"/>
              </w:rPr>
            </w:pPr>
            <w:r>
              <w:rPr>
                <w:rFonts w:ascii="Arial" w:hAnsi="Arial" w:eastAsia="宋体" w:cs="Arial"/>
                <w:b/>
                <w:szCs w:val="21"/>
              </w:rPr>
              <w:t>日期</w:t>
            </w:r>
          </w:p>
        </w:tc>
        <w:tc>
          <w:tcPr>
            <w:tcW w:w="4371" w:type="dxa"/>
            <w:shd w:val="clear" w:color="000000" w:fill="E6E6E6"/>
            <w:vAlign w:val="center"/>
          </w:tcPr>
          <w:p>
            <w:pPr>
              <w:jc w:val="center"/>
              <w:rPr>
                <w:rFonts w:ascii="Arial" w:hAnsi="Arial" w:cs="Arial"/>
                <w:b/>
                <w:szCs w:val="21"/>
              </w:rPr>
            </w:pPr>
            <w:r>
              <w:rPr>
                <w:rFonts w:ascii="Arial" w:hAnsi="Arial" w:eastAsia="宋体" w:cs="Arial"/>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96" w:hRule="exact"/>
        </w:trPr>
        <w:tc>
          <w:tcPr>
            <w:tcW w:w="1089" w:type="dxa"/>
            <w:vAlign w:val="center"/>
          </w:tcPr>
          <w:p>
            <w:pPr>
              <w:jc w:val="center"/>
              <w:rPr>
                <w:rFonts w:hint="default" w:ascii="Arial" w:hAnsi="Arial" w:eastAsia="宋体" w:cs="Arial"/>
                <w:bCs/>
                <w:szCs w:val="21"/>
                <w:lang w:val="en-US" w:eastAsia="zh-CN"/>
              </w:rPr>
            </w:pPr>
            <w:r>
              <w:rPr>
                <w:rFonts w:hint="eastAsia" w:ascii="Arial" w:hAnsi="Arial" w:eastAsia="宋体" w:cs="Arial"/>
                <w:bCs/>
                <w:szCs w:val="21"/>
                <w:lang w:val="en-US" w:eastAsia="zh-CN"/>
              </w:rPr>
              <w:t>V1.0</w:t>
            </w:r>
          </w:p>
        </w:tc>
        <w:tc>
          <w:tcPr>
            <w:tcW w:w="1252" w:type="dxa"/>
            <w:vAlign w:val="center"/>
          </w:tcPr>
          <w:p>
            <w:pPr>
              <w:rPr>
                <w:rFonts w:hint="eastAsia" w:ascii="Arial" w:hAnsi="Arial" w:eastAsia="宋体" w:cs="Arial"/>
                <w:bCs/>
                <w:szCs w:val="21"/>
                <w:lang w:eastAsia="zh-CN"/>
              </w:rPr>
            </w:pPr>
            <w:r>
              <w:rPr>
                <w:rFonts w:hint="eastAsia" w:ascii="Arial" w:hAnsi="Arial" w:eastAsia="宋体" w:cs="Arial"/>
                <w:bCs/>
                <w:szCs w:val="21"/>
                <w:lang w:eastAsia="zh-CN"/>
              </w:rPr>
              <w:t>周婷</w:t>
            </w:r>
          </w:p>
        </w:tc>
        <w:tc>
          <w:tcPr>
            <w:tcW w:w="1350" w:type="dxa"/>
            <w:vAlign w:val="center"/>
          </w:tcPr>
          <w:p>
            <w:pPr>
              <w:rPr>
                <w:rFonts w:hint="eastAsia" w:ascii="Arial" w:hAnsi="Arial" w:eastAsia="宋体" w:cs="Arial"/>
                <w:bCs/>
                <w:szCs w:val="21"/>
                <w:lang w:eastAsia="zh-CN"/>
              </w:rPr>
            </w:pPr>
            <w:r>
              <w:rPr>
                <w:rFonts w:hint="eastAsia" w:ascii="Arial" w:hAnsi="Arial" w:eastAsia="宋体" w:cs="Arial"/>
                <w:bCs/>
                <w:szCs w:val="21"/>
                <w:lang w:eastAsia="zh-CN"/>
              </w:rPr>
              <w:t>修订</w:t>
            </w:r>
          </w:p>
        </w:tc>
        <w:tc>
          <w:tcPr>
            <w:tcW w:w="1800" w:type="dxa"/>
            <w:vAlign w:val="center"/>
          </w:tcPr>
          <w:p>
            <w:pPr>
              <w:rPr>
                <w:rFonts w:hint="default" w:ascii="Arial" w:hAnsi="Arial" w:eastAsia="宋体" w:cs="Arial"/>
                <w:bCs/>
                <w:szCs w:val="21"/>
                <w:lang w:val="en-US" w:eastAsia="zh-CN"/>
              </w:rPr>
            </w:pPr>
            <w:r>
              <w:rPr>
                <w:rFonts w:hint="eastAsia" w:ascii="Arial" w:hAnsi="Arial" w:eastAsia="宋体" w:cs="Arial"/>
                <w:bCs/>
                <w:szCs w:val="21"/>
                <w:lang w:val="en-US" w:eastAsia="zh-CN"/>
              </w:rPr>
              <w:t>2020-08-20</w:t>
            </w:r>
          </w:p>
        </w:tc>
        <w:tc>
          <w:tcPr>
            <w:tcW w:w="4371" w:type="dxa"/>
            <w:vAlign w:val="center"/>
          </w:tcPr>
          <w:p>
            <w:pPr>
              <w:rPr>
                <w:rFonts w:hint="eastAsia" w:ascii="Arial" w:hAnsi="Arial" w:cs="Arial"/>
                <w:bCs/>
                <w:szCs w:val="21"/>
                <w:lang w:eastAsia="zh-CN"/>
              </w:rPr>
            </w:pPr>
            <w:r>
              <w:rPr>
                <w:rFonts w:hint="eastAsia" w:ascii="Arial" w:hAnsi="Arial" w:eastAsia="宋体" w:cs="Arial"/>
                <w:bCs/>
                <w:szCs w:val="21"/>
                <w:lang w:val="en-US" w:eastAsia="zh-CN"/>
              </w:rPr>
              <w:t>1</w:t>
            </w:r>
            <w:r>
              <w:rPr>
                <w:rFonts w:hint="eastAsia" w:ascii="Arial" w:hAnsi="Arial" w:eastAsia="宋体" w:cs="Arial"/>
                <w:bCs/>
                <w:szCs w:val="21"/>
              </w:rPr>
              <w:t>报送查询</w:t>
            </w:r>
            <w:r>
              <w:rPr>
                <w:rFonts w:hint="eastAsia" w:ascii="Arial" w:hAnsi="Arial" w:eastAsia="宋体" w:cs="Arial"/>
                <w:bCs/>
                <w:szCs w:val="21"/>
                <w:lang w:eastAsia="zh-CN"/>
              </w:rPr>
              <w:t>调整为列表</w:t>
            </w:r>
          </w:p>
          <w:p>
            <w:pPr>
              <w:rPr>
                <w:rFonts w:hint="eastAsia" w:ascii="Arial" w:hAnsi="Arial" w:cs="Arial"/>
                <w:bCs/>
                <w:szCs w:val="21"/>
                <w:lang w:val="en-US" w:eastAsia="zh-CN"/>
              </w:rPr>
            </w:pPr>
            <w:r>
              <w:rPr>
                <w:rFonts w:hint="eastAsia" w:ascii="Arial" w:hAnsi="Arial" w:eastAsia="宋体" w:cs="Arial"/>
                <w:bCs/>
                <w:szCs w:val="21"/>
                <w:lang w:val="en-US" w:eastAsia="zh-CN"/>
              </w:rPr>
              <w:t>2 更新报送流程图和说明</w:t>
            </w:r>
          </w:p>
          <w:p>
            <w:pPr>
              <w:rPr>
                <w:rFonts w:hint="eastAsia" w:ascii="Arial" w:hAnsi="Arial" w:cs="Arial"/>
                <w:bCs/>
                <w:szCs w:val="21"/>
                <w:lang w:val="en-US" w:eastAsia="zh-CN"/>
              </w:rPr>
            </w:pPr>
            <w:r>
              <w:rPr>
                <w:rFonts w:hint="eastAsia" w:ascii="Arial" w:hAnsi="Arial" w:eastAsia="宋体" w:cs="Arial"/>
                <w:bCs/>
                <w:szCs w:val="21"/>
                <w:lang w:val="en-US" w:eastAsia="zh-CN"/>
              </w:rPr>
              <w:t>3 报送任务处理，提交人员和审核人员可以看到自己待处理和已处理的任务</w:t>
            </w:r>
          </w:p>
          <w:p>
            <w:pPr>
              <w:rPr>
                <w:rFonts w:hint="default" w:ascii="Arial" w:hAnsi="Arial" w:cs="Arial"/>
                <w:b/>
                <w:bCs w:val="0"/>
                <w:szCs w:val="21"/>
                <w:lang w:val="en-US" w:eastAsia="zh-CN"/>
              </w:rPr>
            </w:pPr>
            <w:r>
              <w:rPr>
                <w:rFonts w:hint="eastAsia" w:ascii="Arial" w:hAnsi="Arial" w:eastAsia="宋体" w:cs="Arial"/>
                <w:bCs/>
                <w:szCs w:val="21"/>
                <w:lang w:val="en-US" w:eastAsia="zh-CN"/>
              </w:rPr>
              <w:t>4 报表新增导出按钮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5" w:hRule="exact"/>
        </w:trPr>
        <w:tc>
          <w:tcPr>
            <w:tcW w:w="1089" w:type="dxa"/>
            <w:vAlign w:val="center"/>
          </w:tcPr>
          <w:p>
            <w:pPr>
              <w:jc w:val="center"/>
              <w:rPr>
                <w:rFonts w:hint="default" w:ascii="Arial" w:hAnsi="Arial" w:eastAsia="宋体" w:cs="Arial"/>
                <w:bCs/>
                <w:sz w:val="24"/>
                <w:szCs w:val="21"/>
                <w:lang w:val="en-US" w:eastAsia="zh-CN" w:bidi="ar-SA"/>
              </w:rPr>
            </w:pPr>
          </w:p>
        </w:tc>
        <w:tc>
          <w:tcPr>
            <w:tcW w:w="1252" w:type="dxa"/>
            <w:vAlign w:val="center"/>
          </w:tcPr>
          <w:p>
            <w:pPr>
              <w:rPr>
                <w:rFonts w:hint="eastAsia" w:ascii="Arial" w:hAnsi="Arial" w:eastAsia="宋体" w:cs="Arial"/>
                <w:bCs/>
                <w:sz w:val="24"/>
                <w:szCs w:val="21"/>
                <w:lang w:val="en-US" w:eastAsia="zh-CN" w:bidi="ar-SA"/>
              </w:rPr>
            </w:pPr>
          </w:p>
        </w:tc>
        <w:tc>
          <w:tcPr>
            <w:tcW w:w="1350" w:type="dxa"/>
            <w:vAlign w:val="center"/>
          </w:tcPr>
          <w:p>
            <w:pPr>
              <w:rPr>
                <w:rFonts w:hint="eastAsia" w:ascii="Arial" w:hAnsi="Arial" w:eastAsia="宋体" w:cs="Arial"/>
                <w:bCs/>
                <w:sz w:val="24"/>
                <w:szCs w:val="21"/>
                <w:lang w:val="en-US" w:eastAsia="zh-CN" w:bidi="ar-SA"/>
              </w:rPr>
            </w:pPr>
          </w:p>
        </w:tc>
        <w:tc>
          <w:tcPr>
            <w:tcW w:w="1800" w:type="dxa"/>
            <w:vAlign w:val="center"/>
          </w:tcPr>
          <w:p>
            <w:pPr>
              <w:rPr>
                <w:rFonts w:hint="default" w:ascii="Arial" w:hAnsi="Arial" w:eastAsia="宋体" w:cs="Arial"/>
                <w:bCs/>
                <w:sz w:val="24"/>
                <w:szCs w:val="21"/>
                <w:lang w:val="en-US" w:eastAsia="zh-CN" w:bidi="ar-SA"/>
              </w:rPr>
            </w:pPr>
          </w:p>
        </w:tc>
        <w:tc>
          <w:tcPr>
            <w:tcW w:w="4371" w:type="dxa"/>
            <w:vAlign w:val="center"/>
          </w:tcPr>
          <w:p>
            <w:pPr>
              <w:rPr>
                <w:rFonts w:hint="default" w:ascii="Arial" w:hAnsi="Arial" w:cs="Arial"/>
                <w:bCs/>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exact"/>
        </w:trPr>
        <w:tc>
          <w:tcPr>
            <w:tcW w:w="1089" w:type="dxa"/>
            <w:vAlign w:val="center"/>
          </w:tcPr>
          <w:p>
            <w:pPr>
              <w:jc w:val="center"/>
              <w:rPr>
                <w:rFonts w:ascii="Arial" w:hAnsi="Arial" w:cs="Arial"/>
                <w:bCs/>
                <w:szCs w:val="21"/>
              </w:rPr>
            </w:pPr>
          </w:p>
        </w:tc>
        <w:tc>
          <w:tcPr>
            <w:tcW w:w="1252" w:type="dxa"/>
            <w:vAlign w:val="center"/>
          </w:tcPr>
          <w:p>
            <w:pPr>
              <w:rPr>
                <w:rFonts w:ascii="Arial" w:hAnsi="Arial" w:cs="Arial"/>
                <w:bCs/>
                <w:szCs w:val="21"/>
              </w:rPr>
            </w:pPr>
          </w:p>
        </w:tc>
        <w:tc>
          <w:tcPr>
            <w:tcW w:w="1350" w:type="dxa"/>
            <w:vAlign w:val="center"/>
          </w:tcPr>
          <w:p>
            <w:pPr>
              <w:rPr>
                <w:rFonts w:ascii="Arial" w:hAnsi="Arial" w:cs="Arial"/>
                <w:bCs/>
                <w:szCs w:val="21"/>
              </w:rPr>
            </w:pPr>
          </w:p>
        </w:tc>
        <w:tc>
          <w:tcPr>
            <w:tcW w:w="1800" w:type="dxa"/>
            <w:vAlign w:val="center"/>
          </w:tcPr>
          <w:p>
            <w:pPr>
              <w:rPr>
                <w:rFonts w:ascii="Arial" w:hAnsi="Arial" w:cs="Arial"/>
                <w:bCs/>
                <w:szCs w:val="21"/>
              </w:rPr>
            </w:pPr>
          </w:p>
        </w:tc>
        <w:tc>
          <w:tcPr>
            <w:tcW w:w="4371" w:type="dxa"/>
            <w:vAlign w:val="center"/>
          </w:tcPr>
          <w:p>
            <w:pPr>
              <w:rPr>
                <w:rFonts w:ascii="Arial" w:hAnsi="Arial" w:cs="Arial"/>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exact"/>
        </w:trPr>
        <w:tc>
          <w:tcPr>
            <w:tcW w:w="1089" w:type="dxa"/>
            <w:vAlign w:val="center"/>
          </w:tcPr>
          <w:p>
            <w:pPr>
              <w:jc w:val="center"/>
              <w:rPr>
                <w:rFonts w:ascii="Arial" w:hAnsi="Arial" w:cs="Arial"/>
                <w:bCs/>
                <w:szCs w:val="21"/>
              </w:rPr>
            </w:pPr>
          </w:p>
        </w:tc>
        <w:tc>
          <w:tcPr>
            <w:tcW w:w="1252" w:type="dxa"/>
            <w:vAlign w:val="center"/>
          </w:tcPr>
          <w:p>
            <w:pPr>
              <w:rPr>
                <w:rFonts w:ascii="Arial" w:hAnsi="Arial" w:cs="Arial"/>
                <w:bCs/>
                <w:szCs w:val="21"/>
              </w:rPr>
            </w:pPr>
          </w:p>
        </w:tc>
        <w:tc>
          <w:tcPr>
            <w:tcW w:w="1350" w:type="dxa"/>
            <w:vAlign w:val="center"/>
          </w:tcPr>
          <w:p>
            <w:pPr>
              <w:rPr>
                <w:rFonts w:ascii="Arial" w:hAnsi="Arial" w:cs="Arial"/>
                <w:bCs/>
                <w:szCs w:val="21"/>
              </w:rPr>
            </w:pPr>
          </w:p>
        </w:tc>
        <w:tc>
          <w:tcPr>
            <w:tcW w:w="1800" w:type="dxa"/>
            <w:vAlign w:val="center"/>
          </w:tcPr>
          <w:p>
            <w:pPr>
              <w:rPr>
                <w:rFonts w:ascii="Arial" w:hAnsi="Arial" w:cs="Arial"/>
                <w:bCs/>
                <w:szCs w:val="21"/>
              </w:rPr>
            </w:pPr>
          </w:p>
        </w:tc>
        <w:tc>
          <w:tcPr>
            <w:tcW w:w="4371" w:type="dxa"/>
            <w:vAlign w:val="center"/>
          </w:tcPr>
          <w:p>
            <w:pPr>
              <w:rPr>
                <w:rFonts w:ascii="Arial" w:hAnsi="Arial"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exact"/>
        </w:trPr>
        <w:tc>
          <w:tcPr>
            <w:tcW w:w="1089" w:type="dxa"/>
            <w:vAlign w:val="center"/>
          </w:tcPr>
          <w:p>
            <w:pPr>
              <w:jc w:val="center"/>
              <w:rPr>
                <w:rFonts w:ascii="Arial" w:hAnsi="Arial" w:cs="Arial"/>
                <w:bCs/>
                <w:szCs w:val="21"/>
              </w:rPr>
            </w:pPr>
          </w:p>
        </w:tc>
        <w:tc>
          <w:tcPr>
            <w:tcW w:w="1252" w:type="dxa"/>
            <w:vAlign w:val="center"/>
          </w:tcPr>
          <w:p>
            <w:pPr>
              <w:rPr>
                <w:rFonts w:ascii="Arial" w:hAnsi="Arial" w:cs="Arial"/>
                <w:bCs/>
                <w:szCs w:val="21"/>
              </w:rPr>
            </w:pPr>
          </w:p>
        </w:tc>
        <w:tc>
          <w:tcPr>
            <w:tcW w:w="1350" w:type="dxa"/>
            <w:vAlign w:val="center"/>
          </w:tcPr>
          <w:p>
            <w:pPr>
              <w:rPr>
                <w:rFonts w:ascii="Arial" w:hAnsi="Arial" w:cs="Arial"/>
                <w:bCs/>
                <w:szCs w:val="21"/>
              </w:rPr>
            </w:pPr>
          </w:p>
        </w:tc>
        <w:tc>
          <w:tcPr>
            <w:tcW w:w="1800" w:type="dxa"/>
            <w:vAlign w:val="center"/>
          </w:tcPr>
          <w:p>
            <w:pPr>
              <w:rPr>
                <w:rFonts w:ascii="Arial" w:hAnsi="Arial" w:cs="Arial"/>
                <w:bCs/>
                <w:szCs w:val="21"/>
              </w:rPr>
            </w:pPr>
          </w:p>
        </w:tc>
        <w:tc>
          <w:tcPr>
            <w:tcW w:w="4371" w:type="dxa"/>
            <w:vAlign w:val="center"/>
          </w:tcPr>
          <w:p>
            <w:pPr>
              <w:rPr>
                <w:rFonts w:ascii="Arial" w:hAnsi="Arial" w:cs="Arial"/>
                <w:szCs w:val="21"/>
              </w:rPr>
            </w:pPr>
          </w:p>
        </w:tc>
      </w:tr>
    </w:tbl>
    <w:p>
      <w:pPr>
        <w:rPr>
          <w:rFonts w:ascii="Arial" w:hAnsi="Arial" w:cs="Arial"/>
          <w:b/>
          <w:bCs/>
          <w:sz w:val="28"/>
        </w:rPr>
      </w:pPr>
    </w:p>
    <w:p>
      <w:pPr>
        <w:rPr>
          <w:rFonts w:ascii="Arial" w:hAnsi="Arial" w:cs="Arial"/>
          <w:b/>
          <w:bCs/>
          <w:sz w:val="28"/>
        </w:rPr>
      </w:pPr>
    </w:p>
    <w:p>
      <w:pPr>
        <w:spacing w:line="480" w:lineRule="auto"/>
        <w:rPr>
          <w:rFonts w:ascii="Arial" w:hAnsi="Arial" w:cs="Arial"/>
          <w:b/>
          <w:bCs/>
        </w:rPr>
      </w:pPr>
      <w:r>
        <w:rPr>
          <w:rFonts w:ascii="Arial" w:hAnsi="Arial" w:eastAsia="宋体" w:cs="Arial"/>
          <w:b/>
          <w:bCs/>
        </w:rPr>
        <w:t>文档审核</w:t>
      </w:r>
      <w:r>
        <w:rPr>
          <w:rFonts w:hint="eastAsia" w:ascii="Arial" w:hAnsi="Arial" w:eastAsia="宋体" w:cs="Arial"/>
          <w:b/>
          <w:bCs/>
        </w:rPr>
        <w:t>信息</w:t>
      </w:r>
    </w:p>
    <w:tbl>
      <w:tblPr>
        <w:tblStyle w:val="30"/>
        <w:tblW w:w="98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9"/>
        <w:gridCol w:w="1536"/>
        <w:gridCol w:w="1675"/>
        <w:gridCol w:w="1643"/>
        <w:gridCol w:w="3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exact"/>
        </w:trPr>
        <w:tc>
          <w:tcPr>
            <w:tcW w:w="1089" w:type="dxa"/>
            <w:shd w:val="clear" w:color="000000" w:fill="E6E6E6"/>
            <w:vAlign w:val="center"/>
          </w:tcPr>
          <w:p>
            <w:pPr>
              <w:jc w:val="center"/>
              <w:rPr>
                <w:rFonts w:ascii="Arial" w:hAnsi="Arial" w:cs="Arial"/>
                <w:b/>
                <w:szCs w:val="21"/>
              </w:rPr>
            </w:pPr>
            <w:r>
              <w:rPr>
                <w:rFonts w:ascii="Arial" w:hAnsi="Arial" w:eastAsia="宋体" w:cs="Arial"/>
                <w:b/>
                <w:szCs w:val="21"/>
              </w:rPr>
              <w:t>版本号</w:t>
            </w:r>
          </w:p>
        </w:tc>
        <w:tc>
          <w:tcPr>
            <w:tcW w:w="1536" w:type="dxa"/>
            <w:shd w:val="clear" w:color="000000" w:fill="E6E6E6"/>
            <w:vAlign w:val="center"/>
          </w:tcPr>
          <w:p>
            <w:pPr>
              <w:jc w:val="center"/>
              <w:rPr>
                <w:rFonts w:ascii="Arial" w:hAnsi="Arial" w:cs="Arial"/>
                <w:b/>
                <w:szCs w:val="21"/>
              </w:rPr>
            </w:pPr>
            <w:r>
              <w:rPr>
                <w:rFonts w:ascii="Arial" w:hAnsi="Arial" w:eastAsia="宋体" w:cs="Arial"/>
                <w:b/>
                <w:szCs w:val="21"/>
              </w:rPr>
              <w:t>审核人</w:t>
            </w:r>
          </w:p>
        </w:tc>
        <w:tc>
          <w:tcPr>
            <w:tcW w:w="1675" w:type="dxa"/>
            <w:shd w:val="clear" w:color="000000" w:fill="E6E6E6"/>
            <w:vAlign w:val="center"/>
          </w:tcPr>
          <w:p>
            <w:pPr>
              <w:jc w:val="center"/>
              <w:rPr>
                <w:rFonts w:ascii="Arial" w:hAnsi="Arial" w:cs="Arial"/>
                <w:b/>
                <w:szCs w:val="21"/>
              </w:rPr>
            </w:pPr>
            <w:r>
              <w:rPr>
                <w:rFonts w:ascii="Arial" w:hAnsi="Arial" w:eastAsia="宋体" w:cs="Arial"/>
                <w:b/>
                <w:szCs w:val="21"/>
              </w:rPr>
              <w:t>审核人签字</w:t>
            </w:r>
          </w:p>
        </w:tc>
        <w:tc>
          <w:tcPr>
            <w:tcW w:w="1643" w:type="dxa"/>
            <w:shd w:val="clear" w:color="000000" w:fill="E6E6E6"/>
            <w:vAlign w:val="center"/>
          </w:tcPr>
          <w:p>
            <w:pPr>
              <w:jc w:val="center"/>
              <w:rPr>
                <w:rFonts w:ascii="Arial" w:hAnsi="Arial" w:cs="Arial"/>
                <w:b/>
                <w:szCs w:val="21"/>
              </w:rPr>
            </w:pPr>
            <w:r>
              <w:rPr>
                <w:rFonts w:ascii="Arial" w:hAnsi="Arial" w:eastAsia="宋体" w:cs="Arial"/>
                <w:b/>
                <w:szCs w:val="21"/>
              </w:rPr>
              <w:t>审核日期</w:t>
            </w:r>
          </w:p>
        </w:tc>
        <w:tc>
          <w:tcPr>
            <w:tcW w:w="3919" w:type="dxa"/>
            <w:shd w:val="clear" w:color="000000" w:fill="E6E6E6"/>
            <w:vAlign w:val="center"/>
          </w:tcPr>
          <w:p>
            <w:pPr>
              <w:jc w:val="center"/>
              <w:rPr>
                <w:rFonts w:ascii="Arial" w:hAnsi="Arial" w:cs="Arial"/>
                <w:b/>
                <w:szCs w:val="21"/>
              </w:rPr>
            </w:pPr>
            <w:r>
              <w:rPr>
                <w:rFonts w:ascii="Arial" w:hAnsi="Arial" w:eastAsia="宋体" w:cs="Arial"/>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exact"/>
        </w:trPr>
        <w:tc>
          <w:tcPr>
            <w:tcW w:w="1089" w:type="dxa"/>
            <w:vAlign w:val="center"/>
          </w:tcPr>
          <w:p>
            <w:pPr>
              <w:jc w:val="center"/>
              <w:rPr>
                <w:rFonts w:ascii="Arial" w:hAnsi="Arial" w:cs="Arial"/>
                <w:bCs/>
                <w:szCs w:val="21"/>
              </w:rPr>
            </w:pPr>
          </w:p>
        </w:tc>
        <w:tc>
          <w:tcPr>
            <w:tcW w:w="1536" w:type="dxa"/>
            <w:vAlign w:val="center"/>
          </w:tcPr>
          <w:p>
            <w:pPr>
              <w:rPr>
                <w:rFonts w:ascii="Arial" w:hAnsi="Arial" w:cs="Arial"/>
                <w:bCs/>
                <w:szCs w:val="21"/>
              </w:rPr>
            </w:pPr>
          </w:p>
        </w:tc>
        <w:tc>
          <w:tcPr>
            <w:tcW w:w="1675" w:type="dxa"/>
            <w:vAlign w:val="center"/>
          </w:tcPr>
          <w:p>
            <w:pPr>
              <w:rPr>
                <w:rFonts w:ascii="Arial" w:hAnsi="Arial" w:cs="Arial"/>
                <w:bCs/>
                <w:szCs w:val="21"/>
              </w:rPr>
            </w:pPr>
          </w:p>
        </w:tc>
        <w:tc>
          <w:tcPr>
            <w:tcW w:w="1643" w:type="dxa"/>
            <w:vAlign w:val="center"/>
          </w:tcPr>
          <w:p>
            <w:pPr>
              <w:rPr>
                <w:rFonts w:ascii="Arial" w:hAnsi="Arial" w:cs="Arial"/>
                <w:bCs/>
                <w:szCs w:val="21"/>
              </w:rPr>
            </w:pPr>
          </w:p>
        </w:tc>
        <w:tc>
          <w:tcPr>
            <w:tcW w:w="3919" w:type="dxa"/>
            <w:vAlign w:val="center"/>
          </w:tcPr>
          <w:p>
            <w:pPr>
              <w:rPr>
                <w:rFonts w:ascii="Arial" w:hAnsi="Arial" w:cs="Arial"/>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exact"/>
        </w:trPr>
        <w:tc>
          <w:tcPr>
            <w:tcW w:w="1089" w:type="dxa"/>
            <w:vAlign w:val="center"/>
          </w:tcPr>
          <w:p>
            <w:pPr>
              <w:jc w:val="center"/>
              <w:rPr>
                <w:rFonts w:ascii="Arial" w:hAnsi="Arial" w:cs="Arial"/>
                <w:bCs/>
                <w:szCs w:val="21"/>
              </w:rPr>
            </w:pPr>
          </w:p>
        </w:tc>
        <w:tc>
          <w:tcPr>
            <w:tcW w:w="1536" w:type="dxa"/>
            <w:vAlign w:val="center"/>
          </w:tcPr>
          <w:p>
            <w:pPr>
              <w:rPr>
                <w:rFonts w:ascii="Arial" w:hAnsi="Arial" w:cs="Arial"/>
                <w:bCs/>
                <w:szCs w:val="21"/>
              </w:rPr>
            </w:pPr>
          </w:p>
        </w:tc>
        <w:tc>
          <w:tcPr>
            <w:tcW w:w="1675" w:type="dxa"/>
            <w:vAlign w:val="center"/>
          </w:tcPr>
          <w:p>
            <w:pPr>
              <w:rPr>
                <w:rFonts w:ascii="Arial" w:hAnsi="Arial" w:cs="Arial"/>
                <w:bCs/>
                <w:szCs w:val="21"/>
              </w:rPr>
            </w:pPr>
          </w:p>
        </w:tc>
        <w:tc>
          <w:tcPr>
            <w:tcW w:w="1643" w:type="dxa"/>
            <w:vAlign w:val="center"/>
          </w:tcPr>
          <w:p>
            <w:pPr>
              <w:rPr>
                <w:rFonts w:ascii="Arial" w:hAnsi="Arial" w:cs="Arial"/>
                <w:bCs/>
                <w:szCs w:val="21"/>
              </w:rPr>
            </w:pPr>
          </w:p>
        </w:tc>
        <w:tc>
          <w:tcPr>
            <w:tcW w:w="3919" w:type="dxa"/>
            <w:vAlign w:val="center"/>
          </w:tcPr>
          <w:p>
            <w:pPr>
              <w:rPr>
                <w:rFonts w:ascii="Arial" w:hAnsi="Arial"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exact"/>
        </w:trPr>
        <w:tc>
          <w:tcPr>
            <w:tcW w:w="1089" w:type="dxa"/>
            <w:vAlign w:val="center"/>
          </w:tcPr>
          <w:p>
            <w:pPr>
              <w:jc w:val="center"/>
              <w:rPr>
                <w:rFonts w:ascii="Arial" w:hAnsi="Arial" w:cs="Arial"/>
                <w:bCs/>
                <w:szCs w:val="21"/>
              </w:rPr>
            </w:pPr>
          </w:p>
        </w:tc>
        <w:tc>
          <w:tcPr>
            <w:tcW w:w="1536" w:type="dxa"/>
            <w:vAlign w:val="center"/>
          </w:tcPr>
          <w:p>
            <w:pPr>
              <w:rPr>
                <w:rFonts w:ascii="Arial" w:hAnsi="Arial" w:cs="Arial"/>
                <w:bCs/>
                <w:szCs w:val="21"/>
              </w:rPr>
            </w:pPr>
          </w:p>
        </w:tc>
        <w:tc>
          <w:tcPr>
            <w:tcW w:w="1675" w:type="dxa"/>
            <w:vAlign w:val="center"/>
          </w:tcPr>
          <w:p>
            <w:pPr>
              <w:rPr>
                <w:rFonts w:ascii="Arial" w:hAnsi="Arial" w:cs="Arial"/>
                <w:bCs/>
                <w:szCs w:val="21"/>
              </w:rPr>
            </w:pPr>
          </w:p>
        </w:tc>
        <w:tc>
          <w:tcPr>
            <w:tcW w:w="1643" w:type="dxa"/>
            <w:vAlign w:val="center"/>
          </w:tcPr>
          <w:p>
            <w:pPr>
              <w:rPr>
                <w:rFonts w:ascii="Arial" w:hAnsi="Arial" w:cs="Arial"/>
                <w:bCs/>
                <w:szCs w:val="21"/>
              </w:rPr>
            </w:pPr>
          </w:p>
        </w:tc>
        <w:tc>
          <w:tcPr>
            <w:tcW w:w="3919" w:type="dxa"/>
          </w:tcPr>
          <w:p>
            <w:pPr>
              <w:rPr>
                <w:rFonts w:ascii="Arial" w:hAnsi="Arial" w:cs="Arial"/>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exact"/>
        </w:trPr>
        <w:tc>
          <w:tcPr>
            <w:tcW w:w="1089" w:type="dxa"/>
          </w:tcPr>
          <w:p>
            <w:pPr>
              <w:jc w:val="center"/>
              <w:rPr>
                <w:rFonts w:ascii="Arial" w:hAnsi="Arial" w:cs="Arial"/>
                <w:bCs/>
                <w:szCs w:val="21"/>
              </w:rPr>
            </w:pPr>
          </w:p>
        </w:tc>
        <w:tc>
          <w:tcPr>
            <w:tcW w:w="1536" w:type="dxa"/>
          </w:tcPr>
          <w:p>
            <w:pPr>
              <w:rPr>
                <w:rFonts w:ascii="Arial" w:hAnsi="Arial" w:cs="Arial"/>
                <w:bCs/>
                <w:szCs w:val="21"/>
              </w:rPr>
            </w:pPr>
          </w:p>
        </w:tc>
        <w:tc>
          <w:tcPr>
            <w:tcW w:w="1675" w:type="dxa"/>
          </w:tcPr>
          <w:p>
            <w:pPr>
              <w:rPr>
                <w:rFonts w:ascii="Arial" w:hAnsi="Arial" w:cs="Arial"/>
                <w:bCs/>
                <w:szCs w:val="21"/>
              </w:rPr>
            </w:pPr>
          </w:p>
        </w:tc>
        <w:tc>
          <w:tcPr>
            <w:tcW w:w="1643" w:type="dxa"/>
          </w:tcPr>
          <w:p>
            <w:pPr>
              <w:rPr>
                <w:rFonts w:ascii="Arial" w:hAnsi="Arial" w:cs="Arial"/>
                <w:bCs/>
                <w:szCs w:val="21"/>
              </w:rPr>
            </w:pPr>
          </w:p>
        </w:tc>
        <w:tc>
          <w:tcPr>
            <w:tcW w:w="3919" w:type="dxa"/>
          </w:tcPr>
          <w:p>
            <w:pPr>
              <w:rPr>
                <w:rFonts w:ascii="Arial" w:hAnsi="Arial" w:cs="Arial"/>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exact"/>
        </w:trPr>
        <w:tc>
          <w:tcPr>
            <w:tcW w:w="1089" w:type="dxa"/>
          </w:tcPr>
          <w:p>
            <w:pPr>
              <w:jc w:val="center"/>
              <w:rPr>
                <w:rFonts w:ascii="Arial" w:hAnsi="Arial" w:cs="Arial"/>
                <w:bCs/>
                <w:szCs w:val="21"/>
              </w:rPr>
            </w:pPr>
          </w:p>
        </w:tc>
        <w:tc>
          <w:tcPr>
            <w:tcW w:w="1536" w:type="dxa"/>
          </w:tcPr>
          <w:p>
            <w:pPr>
              <w:rPr>
                <w:rFonts w:ascii="Arial" w:hAnsi="Arial" w:cs="Arial"/>
                <w:bCs/>
                <w:szCs w:val="21"/>
              </w:rPr>
            </w:pPr>
          </w:p>
        </w:tc>
        <w:tc>
          <w:tcPr>
            <w:tcW w:w="1675" w:type="dxa"/>
          </w:tcPr>
          <w:p>
            <w:pPr>
              <w:rPr>
                <w:rFonts w:ascii="Arial" w:hAnsi="Arial" w:cs="Arial"/>
                <w:bCs/>
                <w:szCs w:val="21"/>
              </w:rPr>
            </w:pPr>
          </w:p>
        </w:tc>
        <w:tc>
          <w:tcPr>
            <w:tcW w:w="1643" w:type="dxa"/>
          </w:tcPr>
          <w:p>
            <w:pPr>
              <w:rPr>
                <w:rFonts w:ascii="Arial" w:hAnsi="Arial" w:cs="Arial"/>
                <w:bCs/>
                <w:szCs w:val="21"/>
              </w:rPr>
            </w:pPr>
          </w:p>
        </w:tc>
        <w:tc>
          <w:tcPr>
            <w:tcW w:w="3919" w:type="dxa"/>
          </w:tcPr>
          <w:p>
            <w:pPr>
              <w:rPr>
                <w:rFonts w:ascii="Arial" w:hAnsi="Arial" w:cs="Arial"/>
                <w:bCs/>
                <w:szCs w:val="21"/>
              </w:rPr>
            </w:pPr>
          </w:p>
        </w:tc>
      </w:tr>
    </w:tbl>
    <w:p>
      <w:pPr>
        <w:rPr>
          <w:rFonts w:ascii="Arial" w:hAnsi="Arial" w:cs="Arial"/>
          <w:b/>
          <w:bCs/>
          <w:sz w:val="28"/>
        </w:rPr>
      </w:pPr>
    </w:p>
    <w:p>
      <w:pPr>
        <w:pStyle w:val="62"/>
        <w:spacing w:before="156" w:after="156"/>
        <w:sectPr>
          <w:headerReference r:id="rId6" w:type="first"/>
          <w:headerReference r:id="rId5" w:type="default"/>
          <w:footerReference r:id="rId7" w:type="default"/>
          <w:footerReference r:id="rId8" w:type="even"/>
          <w:pgSz w:w="11906" w:h="16838"/>
          <w:pgMar w:top="1701" w:right="1134" w:bottom="1418" w:left="1134" w:header="851" w:footer="992" w:gutter="0"/>
          <w:pgNumType w:start="1"/>
          <w:cols w:space="720" w:num="1"/>
          <w:docGrid w:type="linesAndChars" w:linePitch="312" w:charSpace="0"/>
        </w:sectPr>
      </w:pPr>
    </w:p>
    <w:p>
      <w:pPr>
        <w:jc w:val="center"/>
        <w:rPr>
          <w:rFonts w:ascii="黑体" w:eastAsia="黑体"/>
          <w:b/>
          <w:sz w:val="32"/>
          <w:szCs w:val="32"/>
        </w:rPr>
      </w:pPr>
      <w:r>
        <w:rPr>
          <w:rFonts w:hint="eastAsia" w:eastAsia="宋体"/>
          <w:b/>
          <w:sz w:val="32"/>
          <w:szCs w:val="32"/>
        </w:rPr>
        <w:t>目  录</w:t>
      </w:r>
    </w:p>
    <w:p>
      <w:pPr>
        <w:rPr>
          <w:szCs w:val="21"/>
        </w:rPr>
      </w:pPr>
    </w:p>
    <w:p>
      <w:pPr>
        <w:pStyle w:val="23"/>
        <w:tabs>
          <w:tab w:val="right" w:leader="dot" w:pos="9638"/>
        </w:tabs>
      </w:pPr>
      <w:r>
        <w:rPr>
          <w:sz w:val="21"/>
          <w:szCs w:val="21"/>
        </w:rPr>
        <w:fldChar w:fldCharType="begin"/>
      </w:r>
      <w:r>
        <w:rPr>
          <w:sz w:val="21"/>
          <w:szCs w:val="21"/>
        </w:rPr>
        <w:instrText xml:space="preserve"> TOC \o "1-3" \h \z \u </w:instrText>
      </w:r>
      <w:r>
        <w:rPr>
          <w:sz w:val="21"/>
          <w:szCs w:val="21"/>
        </w:rPr>
        <w:fldChar w:fldCharType="separate"/>
      </w:r>
      <w:r>
        <w:rPr>
          <w:szCs w:val="21"/>
        </w:rPr>
        <w:fldChar w:fldCharType="begin"/>
      </w:r>
      <w:r>
        <w:rPr>
          <w:szCs w:val="21"/>
        </w:rPr>
        <w:instrText xml:space="preserve"> HYPERLINK \l _Toc18095 </w:instrText>
      </w:r>
      <w:r>
        <w:rPr>
          <w:szCs w:val="21"/>
        </w:rPr>
        <w:fldChar w:fldCharType="separate"/>
      </w:r>
      <w:r>
        <w:rPr>
          <w:rFonts w:hint="eastAsia" w:eastAsia="宋体"/>
        </w:rPr>
        <w:t>1 概述</w:t>
      </w:r>
      <w:r>
        <w:rPr>
          <w:rFonts w:eastAsia="宋体"/>
        </w:rPr>
        <w:tab/>
      </w:r>
      <w:r>
        <w:fldChar w:fldCharType="begin"/>
      </w:r>
      <w:r>
        <w:instrText xml:space="preserve"> PAGEREF _Toc18095 </w:instrText>
      </w:r>
      <w:r>
        <w:fldChar w:fldCharType="separate"/>
      </w:r>
      <w:r>
        <w:rPr>
          <w:rFonts w:eastAsia="宋体"/>
        </w:rPr>
        <w:t>1</w:t>
      </w:r>
      <w:r>
        <w:fldChar w:fldCharType="end"/>
      </w:r>
      <w:r>
        <w:rPr>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_Toc3163 </w:instrText>
      </w:r>
      <w:r>
        <w:rPr>
          <w:caps/>
          <w:kern w:val="2"/>
          <w:szCs w:val="21"/>
        </w:rPr>
        <w:fldChar w:fldCharType="separate"/>
      </w:r>
      <w:r>
        <w:rPr>
          <w:rFonts w:hint="eastAsia" w:eastAsia="宋体"/>
          <w:szCs w:val="24"/>
          <w:lang w:eastAsia="zh-CN"/>
        </w:rPr>
        <w:t xml:space="preserve">1.1 </w:t>
      </w:r>
      <w:r>
        <w:rPr>
          <w:rFonts w:hint="eastAsia" w:eastAsia="宋体"/>
          <w:lang w:eastAsia="zh-CN"/>
        </w:rPr>
        <w:t>目标</w:t>
      </w:r>
      <w:r>
        <w:rPr>
          <w:rFonts w:eastAsia="宋体"/>
        </w:rPr>
        <w:tab/>
      </w:r>
      <w:r>
        <w:fldChar w:fldCharType="begin"/>
      </w:r>
      <w:r>
        <w:instrText xml:space="preserve"> PAGEREF _Toc3163 </w:instrText>
      </w:r>
      <w:r>
        <w:fldChar w:fldCharType="separate"/>
      </w:r>
      <w:r>
        <w:rPr>
          <w:rFonts w:eastAsia="宋体"/>
        </w:rPr>
        <w:t>1</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_Toc29470 </w:instrText>
      </w:r>
      <w:r>
        <w:rPr>
          <w:caps/>
          <w:kern w:val="2"/>
          <w:szCs w:val="21"/>
        </w:rPr>
        <w:fldChar w:fldCharType="separate"/>
      </w:r>
      <w:r>
        <w:rPr>
          <w:rFonts w:hint="eastAsia" w:ascii="宋体" w:hAnsi="宋体" w:eastAsia="宋体"/>
          <w:lang w:eastAsia="zh-CN"/>
        </w:rPr>
        <w:t xml:space="preserve">1.1.1 </w:t>
      </w:r>
      <w:r>
        <w:rPr>
          <w:rFonts w:hint="eastAsia" w:eastAsia="宋体"/>
        </w:rPr>
        <w:t>背景</w:t>
      </w:r>
      <w:r>
        <w:rPr>
          <w:rFonts w:eastAsia="宋体"/>
        </w:rPr>
        <w:tab/>
      </w:r>
      <w:r>
        <w:fldChar w:fldCharType="begin"/>
      </w:r>
      <w:r>
        <w:instrText xml:space="preserve"> PAGEREF _Toc29470 </w:instrText>
      </w:r>
      <w:r>
        <w:fldChar w:fldCharType="separate"/>
      </w:r>
      <w:r>
        <w:rPr>
          <w:rFonts w:eastAsia="宋体"/>
        </w:rPr>
        <w:t>1</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_Toc6189 </w:instrText>
      </w:r>
      <w:r>
        <w:rPr>
          <w:caps/>
          <w:kern w:val="2"/>
          <w:szCs w:val="21"/>
        </w:rPr>
        <w:fldChar w:fldCharType="separate"/>
      </w:r>
      <w:r>
        <w:rPr>
          <w:rFonts w:hint="eastAsia" w:ascii="宋体" w:hAnsi="宋体" w:eastAsia="宋体"/>
        </w:rPr>
        <w:t xml:space="preserve">1.1.2 </w:t>
      </w:r>
      <w:r>
        <w:rPr>
          <w:rFonts w:hint="eastAsia" w:eastAsia="宋体"/>
        </w:rPr>
        <w:t>目标</w:t>
      </w:r>
      <w:r>
        <w:rPr>
          <w:rFonts w:eastAsia="宋体"/>
        </w:rPr>
        <w:tab/>
      </w:r>
      <w:r>
        <w:fldChar w:fldCharType="begin"/>
      </w:r>
      <w:r>
        <w:instrText xml:space="preserve"> PAGEREF _Toc6189 </w:instrText>
      </w:r>
      <w:r>
        <w:fldChar w:fldCharType="separate"/>
      </w:r>
      <w:r>
        <w:rPr>
          <w:rFonts w:eastAsia="宋体"/>
        </w:rPr>
        <w:t>1</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_Toc23276 </w:instrText>
      </w:r>
      <w:r>
        <w:rPr>
          <w:caps/>
          <w:kern w:val="2"/>
          <w:szCs w:val="21"/>
        </w:rPr>
        <w:fldChar w:fldCharType="separate"/>
      </w:r>
      <w:r>
        <w:rPr>
          <w:rFonts w:hint="eastAsia" w:eastAsia="宋体"/>
          <w:szCs w:val="24"/>
          <w:lang w:eastAsia="zh-CN"/>
        </w:rPr>
        <w:t xml:space="preserve">1.2 </w:t>
      </w:r>
      <w:r>
        <w:rPr>
          <w:rFonts w:hint="eastAsia" w:eastAsia="宋体"/>
          <w:lang w:eastAsia="zh-CN"/>
        </w:rPr>
        <w:t>范围</w:t>
      </w:r>
      <w:r>
        <w:rPr>
          <w:rFonts w:eastAsia="宋体"/>
        </w:rPr>
        <w:tab/>
      </w:r>
      <w:r>
        <w:fldChar w:fldCharType="begin"/>
      </w:r>
      <w:r>
        <w:instrText xml:space="preserve"> PAGEREF _Toc23276 </w:instrText>
      </w:r>
      <w:r>
        <w:fldChar w:fldCharType="separate"/>
      </w:r>
      <w:r>
        <w:rPr>
          <w:rFonts w:eastAsia="宋体"/>
        </w:rPr>
        <w:t>2</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_Toc796 </w:instrText>
      </w:r>
      <w:r>
        <w:rPr>
          <w:caps/>
          <w:kern w:val="2"/>
          <w:szCs w:val="21"/>
        </w:rPr>
        <w:fldChar w:fldCharType="separate"/>
      </w:r>
      <w:r>
        <w:rPr>
          <w:rFonts w:hint="eastAsia" w:ascii="宋体" w:hAnsi="宋体" w:eastAsia="宋体"/>
          <w:lang w:eastAsia="zh-CN"/>
        </w:rPr>
        <w:t xml:space="preserve">1.2.1 </w:t>
      </w:r>
      <w:r>
        <w:rPr>
          <w:rFonts w:hint="eastAsia" w:eastAsia="宋体"/>
          <w:lang w:eastAsia="zh-CN"/>
        </w:rPr>
        <w:t>项目</w:t>
      </w:r>
      <w:r>
        <w:rPr>
          <w:rFonts w:hint="eastAsia" w:eastAsia="宋体"/>
        </w:rPr>
        <w:t>范围</w:t>
      </w:r>
      <w:r>
        <w:rPr>
          <w:rFonts w:eastAsia="宋体"/>
        </w:rPr>
        <w:tab/>
      </w:r>
      <w:r>
        <w:fldChar w:fldCharType="begin"/>
      </w:r>
      <w:r>
        <w:instrText xml:space="preserve"> PAGEREF _Toc796 </w:instrText>
      </w:r>
      <w:r>
        <w:fldChar w:fldCharType="separate"/>
      </w:r>
      <w:r>
        <w:rPr>
          <w:rFonts w:eastAsia="宋体"/>
        </w:rPr>
        <w:t>2</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_Toc26292 </w:instrText>
      </w:r>
      <w:r>
        <w:rPr>
          <w:caps/>
          <w:kern w:val="2"/>
          <w:szCs w:val="21"/>
        </w:rPr>
        <w:fldChar w:fldCharType="separate"/>
      </w:r>
      <w:r>
        <w:rPr>
          <w:rFonts w:hint="eastAsia" w:ascii="宋体" w:hAnsi="宋体" w:eastAsia="宋体"/>
          <w:lang w:eastAsia="zh-CN"/>
        </w:rPr>
        <w:t xml:space="preserve">1.2.2 </w:t>
      </w:r>
      <w:r>
        <w:rPr>
          <w:rFonts w:hint="eastAsia" w:eastAsia="宋体"/>
        </w:rPr>
        <w:t>功能模块范围</w:t>
      </w:r>
      <w:r>
        <w:rPr>
          <w:rFonts w:eastAsia="宋体"/>
        </w:rPr>
        <w:tab/>
      </w:r>
      <w:r>
        <w:fldChar w:fldCharType="begin"/>
      </w:r>
      <w:r>
        <w:instrText xml:space="preserve"> PAGEREF _Toc26292 </w:instrText>
      </w:r>
      <w:r>
        <w:fldChar w:fldCharType="separate"/>
      </w:r>
      <w:r>
        <w:rPr>
          <w:rFonts w:eastAsia="宋体"/>
        </w:rPr>
        <w:t>3</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_Toc24350 </w:instrText>
      </w:r>
      <w:r>
        <w:rPr>
          <w:caps/>
          <w:kern w:val="2"/>
          <w:szCs w:val="21"/>
        </w:rPr>
        <w:fldChar w:fldCharType="separate"/>
      </w:r>
      <w:r>
        <w:rPr>
          <w:rFonts w:hint="eastAsia" w:eastAsia="宋体"/>
          <w:szCs w:val="24"/>
          <w:lang w:eastAsia="zh-CN"/>
        </w:rPr>
        <w:t xml:space="preserve">1.3 </w:t>
      </w:r>
      <w:r>
        <w:rPr>
          <w:rFonts w:hint="eastAsia" w:eastAsia="宋体"/>
        </w:rPr>
        <w:t>约定</w:t>
      </w:r>
      <w:r>
        <w:rPr>
          <w:rFonts w:hint="eastAsia" w:eastAsia="宋体"/>
          <w:lang w:eastAsia="zh-CN"/>
        </w:rPr>
        <w:t>、限制及假设</w:t>
      </w:r>
      <w:r>
        <w:rPr>
          <w:rFonts w:eastAsia="宋体"/>
        </w:rPr>
        <w:tab/>
      </w:r>
      <w:r>
        <w:fldChar w:fldCharType="begin"/>
      </w:r>
      <w:r>
        <w:instrText xml:space="preserve"> PAGEREF _Toc24350 </w:instrText>
      </w:r>
      <w:r>
        <w:fldChar w:fldCharType="separate"/>
      </w:r>
      <w:r>
        <w:rPr>
          <w:rFonts w:eastAsia="宋体"/>
        </w:rPr>
        <w:t>3</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_Toc9531 </w:instrText>
      </w:r>
      <w:r>
        <w:rPr>
          <w:caps/>
          <w:kern w:val="2"/>
          <w:szCs w:val="21"/>
        </w:rPr>
        <w:fldChar w:fldCharType="separate"/>
      </w:r>
      <w:r>
        <w:rPr>
          <w:rFonts w:hint="eastAsia" w:eastAsia="宋体"/>
          <w:szCs w:val="24"/>
          <w:lang w:eastAsia="zh-CN"/>
        </w:rPr>
        <w:t xml:space="preserve">1.4 </w:t>
      </w:r>
      <w:r>
        <w:rPr>
          <w:rFonts w:hint="eastAsia" w:eastAsia="宋体"/>
          <w:lang w:eastAsia="zh-CN"/>
        </w:rPr>
        <w:t>适用读者</w:t>
      </w:r>
      <w:r>
        <w:rPr>
          <w:rFonts w:eastAsia="宋体"/>
        </w:rPr>
        <w:tab/>
      </w:r>
      <w:r>
        <w:fldChar w:fldCharType="begin"/>
      </w:r>
      <w:r>
        <w:instrText xml:space="preserve"> PAGEREF _Toc9531 </w:instrText>
      </w:r>
      <w:r>
        <w:fldChar w:fldCharType="separate"/>
      </w:r>
      <w:r>
        <w:rPr>
          <w:rFonts w:eastAsia="宋体"/>
        </w:rPr>
        <w:t>3</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_Toc14850 </w:instrText>
      </w:r>
      <w:r>
        <w:rPr>
          <w:caps/>
          <w:kern w:val="2"/>
          <w:szCs w:val="21"/>
        </w:rPr>
        <w:fldChar w:fldCharType="separate"/>
      </w:r>
      <w:r>
        <w:rPr>
          <w:rFonts w:hint="eastAsia" w:eastAsia="宋体"/>
          <w:szCs w:val="24"/>
        </w:rPr>
        <w:t xml:space="preserve">1.5 </w:t>
      </w:r>
      <w:r>
        <w:rPr>
          <w:rFonts w:hint="eastAsia" w:eastAsia="宋体"/>
        </w:rPr>
        <w:t>参考文档</w:t>
      </w:r>
      <w:r>
        <w:rPr>
          <w:rFonts w:eastAsia="宋体"/>
        </w:rPr>
        <w:tab/>
      </w:r>
      <w:r>
        <w:fldChar w:fldCharType="begin"/>
      </w:r>
      <w:r>
        <w:instrText xml:space="preserve"> PAGEREF _Toc14850 </w:instrText>
      </w:r>
      <w:r>
        <w:fldChar w:fldCharType="separate"/>
      </w:r>
      <w:r>
        <w:rPr>
          <w:rFonts w:eastAsia="宋体"/>
        </w:rPr>
        <w:t>4</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_Toc9927 </w:instrText>
      </w:r>
      <w:r>
        <w:rPr>
          <w:caps/>
          <w:kern w:val="2"/>
          <w:szCs w:val="21"/>
        </w:rPr>
        <w:fldChar w:fldCharType="separate"/>
      </w:r>
      <w:r>
        <w:rPr>
          <w:rFonts w:hint="eastAsia" w:eastAsia="宋体"/>
          <w:szCs w:val="24"/>
          <w:lang w:eastAsia="zh-CN"/>
        </w:rPr>
        <w:t xml:space="preserve">1.6 </w:t>
      </w:r>
      <w:r>
        <w:rPr>
          <w:rFonts w:hint="eastAsia" w:eastAsia="宋体"/>
        </w:rPr>
        <w:t>名词</w:t>
      </w:r>
      <w:r>
        <w:rPr>
          <w:rFonts w:hint="eastAsia" w:eastAsia="宋体"/>
          <w:lang w:eastAsia="zh-CN"/>
        </w:rPr>
        <w:t>和缩略语</w:t>
      </w:r>
      <w:r>
        <w:rPr>
          <w:rFonts w:eastAsia="宋体"/>
        </w:rPr>
        <w:tab/>
      </w:r>
      <w:r>
        <w:fldChar w:fldCharType="begin"/>
      </w:r>
      <w:r>
        <w:instrText xml:space="preserve"> PAGEREF _Toc9927 </w:instrText>
      </w:r>
      <w:r>
        <w:fldChar w:fldCharType="separate"/>
      </w:r>
      <w:r>
        <w:rPr>
          <w:rFonts w:eastAsia="宋体"/>
        </w:rPr>
        <w:t>4</w:t>
      </w:r>
      <w:r>
        <w:fldChar w:fldCharType="end"/>
      </w:r>
      <w:r>
        <w:rPr>
          <w:caps/>
          <w:kern w:val="2"/>
          <w:szCs w:val="21"/>
        </w:rPr>
        <w:fldChar w:fldCharType="end"/>
      </w:r>
    </w:p>
    <w:p>
      <w:pPr>
        <w:pStyle w:val="23"/>
        <w:tabs>
          <w:tab w:val="right" w:leader="dot" w:pos="9638"/>
        </w:tabs>
      </w:pPr>
      <w:r>
        <w:rPr>
          <w:caps/>
          <w:kern w:val="2"/>
          <w:szCs w:val="21"/>
        </w:rPr>
        <w:fldChar w:fldCharType="begin"/>
      </w:r>
      <w:r>
        <w:rPr>
          <w:caps/>
          <w:kern w:val="2"/>
          <w:szCs w:val="21"/>
        </w:rPr>
        <w:instrText xml:space="preserve"> HYPERLINK \l _Toc32223 </w:instrText>
      </w:r>
      <w:r>
        <w:rPr>
          <w:caps/>
          <w:kern w:val="2"/>
          <w:szCs w:val="21"/>
        </w:rPr>
        <w:fldChar w:fldCharType="separate"/>
      </w:r>
      <w:r>
        <w:rPr>
          <w:rFonts w:hint="eastAsia" w:eastAsia="宋体"/>
        </w:rPr>
        <w:t>2 功能性需求</w:t>
      </w:r>
      <w:r>
        <w:rPr>
          <w:rFonts w:eastAsia="宋体"/>
        </w:rPr>
        <w:tab/>
      </w:r>
      <w:r>
        <w:fldChar w:fldCharType="begin"/>
      </w:r>
      <w:r>
        <w:instrText xml:space="preserve"> PAGEREF _Toc32223 </w:instrText>
      </w:r>
      <w:r>
        <w:fldChar w:fldCharType="separate"/>
      </w:r>
      <w:r>
        <w:rPr>
          <w:rFonts w:eastAsia="宋体"/>
        </w:rPr>
        <w:t>4</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_Toc1102 </w:instrText>
      </w:r>
      <w:r>
        <w:rPr>
          <w:caps/>
          <w:kern w:val="2"/>
          <w:szCs w:val="21"/>
        </w:rPr>
        <w:fldChar w:fldCharType="separate"/>
      </w:r>
      <w:r>
        <w:rPr>
          <w:rFonts w:hint="eastAsia" w:eastAsia="宋体"/>
          <w:szCs w:val="24"/>
        </w:rPr>
        <w:t xml:space="preserve">2.1 </w:t>
      </w:r>
      <w:r>
        <w:rPr>
          <w:rFonts w:hint="eastAsia" w:eastAsia="宋体"/>
          <w:lang w:eastAsia="zh-CN"/>
        </w:rPr>
        <w:t>概述</w:t>
      </w:r>
      <w:r>
        <w:rPr>
          <w:rFonts w:eastAsia="宋体"/>
        </w:rPr>
        <w:tab/>
      </w:r>
      <w:r>
        <w:fldChar w:fldCharType="begin"/>
      </w:r>
      <w:r>
        <w:instrText xml:space="preserve"> PAGEREF _Toc1102 </w:instrText>
      </w:r>
      <w:r>
        <w:fldChar w:fldCharType="separate"/>
      </w:r>
      <w:r>
        <w:rPr>
          <w:rFonts w:eastAsia="宋体"/>
        </w:rPr>
        <w:t>4</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_Toc25099 </w:instrText>
      </w:r>
      <w:r>
        <w:rPr>
          <w:caps/>
          <w:kern w:val="2"/>
          <w:szCs w:val="21"/>
        </w:rPr>
        <w:fldChar w:fldCharType="separate"/>
      </w:r>
      <w:r>
        <w:rPr>
          <w:rFonts w:hint="eastAsia" w:ascii="宋体" w:hAnsi="宋体" w:eastAsia="宋体"/>
        </w:rPr>
        <w:t xml:space="preserve">2.1.1 </w:t>
      </w:r>
      <w:r>
        <w:rPr>
          <w:rFonts w:hint="eastAsia" w:eastAsia="宋体"/>
          <w:lang w:eastAsia="zh-CN"/>
        </w:rPr>
        <w:t>菜单</w:t>
      </w:r>
      <w:r>
        <w:rPr>
          <w:rFonts w:eastAsia="宋体"/>
        </w:rPr>
        <w:tab/>
      </w:r>
      <w:r>
        <w:fldChar w:fldCharType="begin"/>
      </w:r>
      <w:r>
        <w:instrText xml:space="preserve"> PAGEREF _Toc25099 </w:instrText>
      </w:r>
      <w:r>
        <w:fldChar w:fldCharType="separate"/>
      </w:r>
      <w:r>
        <w:rPr>
          <w:rFonts w:eastAsia="宋体"/>
        </w:rPr>
        <w:t>5</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_Toc31014 </w:instrText>
      </w:r>
      <w:r>
        <w:rPr>
          <w:caps/>
          <w:kern w:val="2"/>
          <w:szCs w:val="21"/>
        </w:rPr>
        <w:fldChar w:fldCharType="separate"/>
      </w:r>
      <w:r>
        <w:rPr>
          <w:rFonts w:hint="eastAsia" w:ascii="宋体" w:hAnsi="宋体" w:eastAsia="宋体"/>
        </w:rPr>
        <w:t xml:space="preserve">2.1.2 </w:t>
      </w:r>
      <w:r>
        <w:rPr>
          <w:rFonts w:hint="eastAsia" w:eastAsia="宋体"/>
          <w:lang w:eastAsia="zh-CN"/>
        </w:rPr>
        <w:t>按钮</w:t>
      </w:r>
      <w:r>
        <w:rPr>
          <w:rFonts w:eastAsia="宋体"/>
        </w:rPr>
        <w:tab/>
      </w:r>
      <w:r>
        <w:fldChar w:fldCharType="begin"/>
      </w:r>
      <w:r>
        <w:instrText xml:space="preserve"> PAGEREF _Toc31014 </w:instrText>
      </w:r>
      <w:r>
        <w:fldChar w:fldCharType="separate"/>
      </w:r>
      <w:r>
        <w:rPr>
          <w:rFonts w:eastAsia="宋体"/>
        </w:rPr>
        <w:t>6</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_Toc22671 </w:instrText>
      </w:r>
      <w:r>
        <w:rPr>
          <w:caps/>
          <w:kern w:val="2"/>
          <w:szCs w:val="21"/>
        </w:rPr>
        <w:fldChar w:fldCharType="separate"/>
      </w:r>
      <w:r>
        <w:rPr>
          <w:rFonts w:hint="eastAsia" w:eastAsia="宋体"/>
          <w:szCs w:val="24"/>
          <w:lang w:eastAsia="zh-CN"/>
        </w:rPr>
        <w:t xml:space="preserve">2.2 </w:t>
      </w:r>
      <w:r>
        <w:rPr>
          <w:rFonts w:hint="eastAsia" w:eastAsia="宋体"/>
          <w:lang w:eastAsia="zh-CN"/>
        </w:rPr>
        <w:t>业务需求</w:t>
      </w:r>
      <w:r>
        <w:rPr>
          <w:rFonts w:eastAsia="宋体"/>
        </w:rPr>
        <w:tab/>
      </w:r>
      <w:r>
        <w:fldChar w:fldCharType="begin"/>
      </w:r>
      <w:r>
        <w:instrText xml:space="preserve"> PAGEREF _Toc22671 </w:instrText>
      </w:r>
      <w:r>
        <w:fldChar w:fldCharType="separate"/>
      </w:r>
      <w:r>
        <w:rPr>
          <w:rFonts w:eastAsia="宋体"/>
        </w:rPr>
        <w:t>6</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_Toc27413 </w:instrText>
      </w:r>
      <w:r>
        <w:rPr>
          <w:caps/>
          <w:kern w:val="2"/>
          <w:szCs w:val="21"/>
        </w:rPr>
        <w:fldChar w:fldCharType="separate"/>
      </w:r>
      <w:r>
        <w:rPr>
          <w:rFonts w:hint="eastAsia" w:ascii="宋体" w:hAnsi="宋体" w:eastAsia="宋体"/>
          <w:lang w:eastAsia="zh-CN"/>
        </w:rPr>
        <w:t xml:space="preserve">2.2.1 </w:t>
      </w:r>
      <w:r>
        <w:rPr>
          <w:rFonts w:hint="eastAsia" w:eastAsia="宋体"/>
          <w:lang w:eastAsia="zh-CN"/>
        </w:rPr>
        <w:t>报表报送</w:t>
      </w:r>
      <w:r>
        <w:rPr>
          <w:rFonts w:eastAsia="宋体"/>
        </w:rPr>
        <w:tab/>
      </w:r>
      <w:r>
        <w:fldChar w:fldCharType="begin"/>
      </w:r>
      <w:r>
        <w:instrText xml:space="preserve"> PAGEREF _Toc27413 </w:instrText>
      </w:r>
      <w:r>
        <w:fldChar w:fldCharType="separate"/>
      </w:r>
      <w:r>
        <w:rPr>
          <w:rFonts w:eastAsia="宋体"/>
        </w:rPr>
        <w:t>6</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_Toc1140 </w:instrText>
      </w:r>
      <w:r>
        <w:rPr>
          <w:caps/>
          <w:kern w:val="2"/>
          <w:szCs w:val="21"/>
        </w:rPr>
        <w:fldChar w:fldCharType="separate"/>
      </w:r>
      <w:r>
        <w:rPr>
          <w:rFonts w:hint="default" w:ascii="宋体" w:hAnsi="宋体" w:eastAsia="宋体" w:cs="宋体"/>
          <w:lang w:eastAsia="zh-CN"/>
        </w:rPr>
        <w:t xml:space="preserve">2.2.2 </w:t>
      </w:r>
      <w:r>
        <w:rPr>
          <w:rFonts w:hint="eastAsia" w:eastAsia="宋体"/>
          <w:lang w:eastAsia="zh-CN"/>
        </w:rPr>
        <w:t>委托</w:t>
      </w:r>
      <w:r>
        <w:rPr>
          <w:rFonts w:eastAsia="宋体"/>
        </w:rPr>
        <w:tab/>
      </w:r>
      <w:r>
        <w:fldChar w:fldCharType="begin"/>
      </w:r>
      <w:r>
        <w:instrText xml:space="preserve"> PAGEREF _Toc1140 </w:instrText>
      </w:r>
      <w:r>
        <w:fldChar w:fldCharType="separate"/>
      </w:r>
      <w:r>
        <w:rPr>
          <w:rFonts w:eastAsia="宋体"/>
        </w:rPr>
        <w:t>42</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_Toc23534 </w:instrText>
      </w:r>
      <w:r>
        <w:rPr>
          <w:caps/>
          <w:kern w:val="2"/>
          <w:szCs w:val="21"/>
        </w:rPr>
        <w:fldChar w:fldCharType="separate"/>
      </w:r>
      <w:r>
        <w:rPr>
          <w:rFonts w:hint="default" w:ascii="宋体" w:hAnsi="宋体" w:eastAsia="宋体" w:cs="宋体"/>
          <w:lang w:val="en-US" w:eastAsia="zh-CN"/>
        </w:rPr>
        <w:t xml:space="preserve">2.2.3 </w:t>
      </w:r>
      <w:r>
        <w:rPr>
          <w:rFonts w:hint="eastAsia" w:eastAsia="宋体"/>
          <w:lang w:val="en-US" w:eastAsia="zh-CN"/>
        </w:rPr>
        <w:t>问题追踪管理</w:t>
      </w:r>
      <w:r>
        <w:rPr>
          <w:rFonts w:eastAsia="宋体"/>
        </w:rPr>
        <w:tab/>
      </w:r>
      <w:r>
        <w:fldChar w:fldCharType="begin"/>
      </w:r>
      <w:r>
        <w:instrText xml:space="preserve"> PAGEREF _Toc23534 </w:instrText>
      </w:r>
      <w:r>
        <w:fldChar w:fldCharType="separate"/>
      </w:r>
      <w:r>
        <w:rPr>
          <w:rFonts w:eastAsia="宋体"/>
        </w:rPr>
        <w:t>47</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_Toc26475 </w:instrText>
      </w:r>
      <w:r>
        <w:rPr>
          <w:caps/>
          <w:kern w:val="2"/>
          <w:szCs w:val="21"/>
        </w:rPr>
        <w:fldChar w:fldCharType="separate"/>
      </w:r>
      <w:r>
        <w:rPr>
          <w:rFonts w:hint="default" w:ascii="宋体" w:hAnsi="宋体" w:eastAsia="宋体" w:cs="宋体"/>
          <w:szCs w:val="24"/>
          <w:lang w:eastAsia="zh-CN"/>
        </w:rPr>
        <w:t xml:space="preserve">2.3 </w:t>
      </w:r>
      <w:r>
        <w:rPr>
          <w:rFonts w:hint="eastAsia" w:eastAsia="宋体"/>
          <w:lang w:eastAsia="zh-CN"/>
        </w:rPr>
        <w:t>与周边系统的关系</w:t>
      </w:r>
      <w:r>
        <w:rPr>
          <w:rFonts w:eastAsia="宋体"/>
        </w:rPr>
        <w:tab/>
      </w:r>
      <w:r>
        <w:fldChar w:fldCharType="begin"/>
      </w:r>
      <w:r>
        <w:instrText xml:space="preserve"> PAGEREF _Toc26475 </w:instrText>
      </w:r>
      <w:r>
        <w:fldChar w:fldCharType="separate"/>
      </w:r>
      <w:r>
        <w:rPr>
          <w:rFonts w:eastAsia="宋体"/>
        </w:rPr>
        <w:t>51</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_Toc22823 </w:instrText>
      </w:r>
      <w:r>
        <w:rPr>
          <w:caps/>
          <w:kern w:val="2"/>
          <w:szCs w:val="21"/>
        </w:rPr>
        <w:fldChar w:fldCharType="separate"/>
      </w:r>
      <w:r>
        <w:rPr>
          <w:rFonts w:hint="default" w:ascii="宋体" w:hAnsi="宋体" w:eastAsia="宋体" w:cs="宋体"/>
          <w:lang w:eastAsia="zh-CN"/>
        </w:rPr>
        <w:t xml:space="preserve">2.3.1 </w:t>
      </w:r>
      <w:r>
        <w:rPr>
          <w:rFonts w:hint="eastAsia" w:eastAsia="宋体"/>
          <w:lang w:eastAsia="zh-CN"/>
        </w:rPr>
        <w:t>与BI产品的交互</w:t>
      </w:r>
      <w:r>
        <w:rPr>
          <w:rFonts w:eastAsia="宋体"/>
        </w:rPr>
        <w:tab/>
      </w:r>
      <w:r>
        <w:fldChar w:fldCharType="begin"/>
      </w:r>
      <w:r>
        <w:instrText xml:space="preserve"> PAGEREF _Toc22823 </w:instrText>
      </w:r>
      <w:r>
        <w:fldChar w:fldCharType="separate"/>
      </w:r>
      <w:r>
        <w:rPr>
          <w:rFonts w:eastAsia="宋体"/>
        </w:rPr>
        <w:t>51</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_Toc10635 </w:instrText>
      </w:r>
      <w:r>
        <w:rPr>
          <w:caps/>
          <w:kern w:val="2"/>
          <w:szCs w:val="21"/>
        </w:rPr>
        <w:fldChar w:fldCharType="separate"/>
      </w:r>
      <w:r>
        <w:rPr>
          <w:rFonts w:hint="default" w:ascii="宋体" w:hAnsi="宋体" w:eastAsia="宋体" w:cs="宋体"/>
          <w:lang w:eastAsia="zh-CN"/>
        </w:rPr>
        <w:t xml:space="preserve">2.3.2 </w:t>
      </w:r>
      <w:r>
        <w:rPr>
          <w:rFonts w:hint="eastAsia" w:eastAsia="宋体"/>
          <w:lang w:eastAsia="zh-CN"/>
        </w:rPr>
        <w:t>与统一数据服务门户的交互</w:t>
      </w:r>
      <w:r>
        <w:rPr>
          <w:rFonts w:eastAsia="宋体"/>
        </w:rPr>
        <w:tab/>
      </w:r>
      <w:r>
        <w:fldChar w:fldCharType="begin"/>
      </w:r>
      <w:r>
        <w:instrText xml:space="preserve"> PAGEREF _Toc10635 </w:instrText>
      </w:r>
      <w:r>
        <w:fldChar w:fldCharType="separate"/>
      </w:r>
      <w:r>
        <w:rPr>
          <w:rFonts w:eastAsia="宋体"/>
        </w:rPr>
        <w:t>53</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_Toc24840 </w:instrText>
      </w:r>
      <w:r>
        <w:rPr>
          <w:caps/>
          <w:kern w:val="2"/>
          <w:szCs w:val="21"/>
        </w:rPr>
        <w:fldChar w:fldCharType="separate"/>
      </w:r>
      <w:r>
        <w:rPr>
          <w:rFonts w:hint="default" w:ascii="宋体" w:hAnsi="宋体" w:eastAsia="宋体" w:cs="宋体"/>
          <w:lang w:eastAsia="zh-CN"/>
        </w:rPr>
        <w:t xml:space="preserve">2.3.3 </w:t>
      </w:r>
      <w:r>
        <w:rPr>
          <w:rFonts w:hint="eastAsia" w:eastAsia="宋体"/>
          <w:lang w:eastAsia="zh-CN"/>
        </w:rPr>
        <w:t>与数据补录平台的交互</w:t>
      </w:r>
      <w:r>
        <w:rPr>
          <w:rFonts w:eastAsia="宋体"/>
        </w:rPr>
        <w:tab/>
      </w:r>
      <w:r>
        <w:fldChar w:fldCharType="begin"/>
      </w:r>
      <w:r>
        <w:instrText xml:space="preserve"> PAGEREF _Toc24840 </w:instrText>
      </w:r>
      <w:r>
        <w:fldChar w:fldCharType="separate"/>
      </w:r>
      <w:r>
        <w:rPr>
          <w:rFonts w:eastAsia="宋体"/>
        </w:rPr>
        <w:t>53</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_Toc13380 </w:instrText>
      </w:r>
      <w:r>
        <w:rPr>
          <w:caps/>
          <w:kern w:val="2"/>
          <w:szCs w:val="21"/>
        </w:rPr>
        <w:fldChar w:fldCharType="separate"/>
      </w:r>
      <w:r>
        <w:rPr>
          <w:rFonts w:hint="default" w:ascii="宋体" w:hAnsi="宋体" w:eastAsia="宋体" w:cs="宋体"/>
          <w:lang w:eastAsia="zh-CN"/>
        </w:rPr>
        <w:t xml:space="preserve">2.3.4 </w:t>
      </w:r>
      <w:r>
        <w:rPr>
          <w:rFonts w:hint="eastAsia" w:eastAsia="宋体"/>
          <w:lang w:eastAsia="zh-CN"/>
        </w:rPr>
        <w:t>与管控平台的交互</w:t>
      </w:r>
      <w:r>
        <w:rPr>
          <w:rFonts w:eastAsia="宋体"/>
        </w:rPr>
        <w:tab/>
      </w:r>
      <w:r>
        <w:fldChar w:fldCharType="begin"/>
      </w:r>
      <w:r>
        <w:instrText xml:space="preserve"> PAGEREF _Toc13380 </w:instrText>
      </w:r>
      <w:r>
        <w:fldChar w:fldCharType="separate"/>
      </w:r>
      <w:r>
        <w:rPr>
          <w:rFonts w:eastAsia="宋体"/>
        </w:rPr>
        <w:t>54</w:t>
      </w:r>
      <w:r>
        <w:fldChar w:fldCharType="end"/>
      </w:r>
      <w:r>
        <w:rPr>
          <w:caps/>
          <w:kern w:val="2"/>
          <w:szCs w:val="21"/>
        </w:rPr>
        <w:fldChar w:fldCharType="end"/>
      </w:r>
    </w:p>
    <w:p>
      <w:pPr>
        <w:pStyle w:val="23"/>
        <w:tabs>
          <w:tab w:val="right" w:leader="dot" w:pos="9638"/>
        </w:tabs>
      </w:pPr>
      <w:r>
        <w:rPr>
          <w:caps/>
          <w:kern w:val="2"/>
          <w:szCs w:val="21"/>
        </w:rPr>
        <w:fldChar w:fldCharType="begin"/>
      </w:r>
      <w:r>
        <w:rPr>
          <w:caps/>
          <w:kern w:val="2"/>
          <w:szCs w:val="21"/>
        </w:rPr>
        <w:instrText xml:space="preserve"> HYPERLINK \l _Toc12899 </w:instrText>
      </w:r>
      <w:r>
        <w:rPr>
          <w:caps/>
          <w:kern w:val="2"/>
          <w:szCs w:val="21"/>
        </w:rPr>
        <w:fldChar w:fldCharType="separate"/>
      </w:r>
      <w:r>
        <w:rPr>
          <w:rFonts w:hint="default" w:ascii="宋体" w:hAnsi="宋体" w:eastAsia="宋体" w:cs="宋体"/>
        </w:rPr>
        <w:t xml:space="preserve">3 </w:t>
      </w:r>
      <w:r>
        <w:rPr>
          <w:rFonts w:hint="eastAsia" w:eastAsia="宋体"/>
        </w:rPr>
        <w:t>非功能性需求</w:t>
      </w:r>
      <w:r>
        <w:rPr>
          <w:rFonts w:eastAsia="宋体"/>
        </w:rPr>
        <w:tab/>
      </w:r>
      <w:r>
        <w:fldChar w:fldCharType="begin"/>
      </w:r>
      <w:r>
        <w:instrText xml:space="preserve"> PAGEREF _Toc12899 </w:instrText>
      </w:r>
      <w:r>
        <w:fldChar w:fldCharType="separate"/>
      </w:r>
      <w:r>
        <w:rPr>
          <w:rFonts w:eastAsia="宋体"/>
        </w:rPr>
        <w:t>54</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_Toc25023 </w:instrText>
      </w:r>
      <w:r>
        <w:rPr>
          <w:caps/>
          <w:kern w:val="2"/>
          <w:szCs w:val="21"/>
        </w:rPr>
        <w:fldChar w:fldCharType="separate"/>
      </w:r>
      <w:r>
        <w:rPr>
          <w:rFonts w:hint="default" w:ascii="宋体" w:hAnsi="宋体" w:eastAsia="宋体" w:cs="宋体"/>
          <w:szCs w:val="24"/>
          <w:lang w:eastAsia="zh-CN"/>
        </w:rPr>
        <w:t xml:space="preserve">3.2 </w:t>
      </w:r>
      <w:r>
        <w:rPr>
          <w:rFonts w:eastAsia="宋体"/>
          <w:lang w:eastAsia="zh-CN"/>
        </w:rPr>
        <w:t>用户界面</w:t>
      </w:r>
      <w:r>
        <w:rPr>
          <w:rFonts w:hint="eastAsia" w:eastAsia="宋体"/>
          <w:lang w:eastAsia="zh-CN"/>
        </w:rPr>
        <w:t>及易用性</w:t>
      </w:r>
      <w:r>
        <w:rPr>
          <w:rFonts w:eastAsia="宋体"/>
          <w:lang w:eastAsia="zh-CN"/>
        </w:rPr>
        <w:t>需求</w:t>
      </w:r>
      <w:r>
        <w:rPr>
          <w:rFonts w:eastAsia="宋体"/>
        </w:rPr>
        <w:tab/>
      </w:r>
      <w:r>
        <w:fldChar w:fldCharType="begin"/>
      </w:r>
      <w:r>
        <w:instrText xml:space="preserve"> PAGEREF _Toc25023 </w:instrText>
      </w:r>
      <w:r>
        <w:fldChar w:fldCharType="separate"/>
      </w:r>
      <w:r>
        <w:rPr>
          <w:rFonts w:eastAsia="宋体"/>
        </w:rPr>
        <w:t>54</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_Toc25331 </w:instrText>
      </w:r>
      <w:r>
        <w:rPr>
          <w:caps/>
          <w:kern w:val="2"/>
          <w:szCs w:val="21"/>
        </w:rPr>
        <w:fldChar w:fldCharType="separate"/>
      </w:r>
      <w:r>
        <w:rPr>
          <w:rFonts w:hint="default" w:ascii="宋体" w:hAnsi="宋体" w:eastAsia="宋体" w:cs="宋体"/>
          <w:szCs w:val="24"/>
          <w:lang w:eastAsia="zh-CN"/>
        </w:rPr>
        <w:t xml:space="preserve">3.3 </w:t>
      </w:r>
      <w:r>
        <w:rPr>
          <w:rFonts w:eastAsia="宋体"/>
          <w:lang w:eastAsia="zh-CN"/>
        </w:rPr>
        <w:t>安全性需求</w:t>
      </w:r>
      <w:r>
        <w:rPr>
          <w:rFonts w:eastAsia="宋体"/>
        </w:rPr>
        <w:tab/>
      </w:r>
      <w:r>
        <w:fldChar w:fldCharType="begin"/>
      </w:r>
      <w:r>
        <w:instrText xml:space="preserve"> PAGEREF _Toc25331 </w:instrText>
      </w:r>
      <w:r>
        <w:fldChar w:fldCharType="separate"/>
      </w:r>
      <w:r>
        <w:rPr>
          <w:rFonts w:eastAsia="宋体"/>
        </w:rPr>
        <w:t>54</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_Toc19505 </w:instrText>
      </w:r>
      <w:r>
        <w:rPr>
          <w:caps/>
          <w:kern w:val="2"/>
          <w:szCs w:val="21"/>
        </w:rPr>
        <w:fldChar w:fldCharType="separate"/>
      </w:r>
      <w:r>
        <w:rPr>
          <w:rFonts w:hint="default" w:ascii="宋体" w:hAnsi="宋体" w:eastAsia="宋体" w:cs="宋体"/>
          <w:szCs w:val="24"/>
          <w:lang w:eastAsia="zh-CN"/>
        </w:rPr>
        <w:t xml:space="preserve">3.4 </w:t>
      </w:r>
      <w:r>
        <w:rPr>
          <w:rFonts w:eastAsia="宋体"/>
          <w:lang w:eastAsia="zh-CN"/>
        </w:rPr>
        <w:t>可靠性需求</w:t>
      </w:r>
      <w:r>
        <w:rPr>
          <w:rFonts w:eastAsia="宋体"/>
        </w:rPr>
        <w:tab/>
      </w:r>
      <w:r>
        <w:fldChar w:fldCharType="begin"/>
      </w:r>
      <w:r>
        <w:instrText xml:space="preserve"> PAGEREF _Toc19505 </w:instrText>
      </w:r>
      <w:r>
        <w:fldChar w:fldCharType="separate"/>
      </w:r>
      <w:r>
        <w:rPr>
          <w:rFonts w:eastAsia="宋体"/>
        </w:rPr>
        <w:t>56</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_Toc14807 </w:instrText>
      </w:r>
      <w:r>
        <w:rPr>
          <w:caps/>
          <w:kern w:val="2"/>
          <w:szCs w:val="21"/>
        </w:rPr>
        <w:fldChar w:fldCharType="separate"/>
      </w:r>
      <w:r>
        <w:rPr>
          <w:rFonts w:hint="default" w:ascii="宋体" w:hAnsi="宋体" w:eastAsia="宋体" w:cs="宋体"/>
          <w:szCs w:val="24"/>
          <w:lang w:eastAsia="zh-CN"/>
        </w:rPr>
        <w:t xml:space="preserve">3.5 </w:t>
      </w:r>
      <w:r>
        <w:rPr>
          <w:rFonts w:eastAsia="宋体"/>
          <w:lang w:eastAsia="zh-CN"/>
        </w:rPr>
        <w:t>性能需求</w:t>
      </w:r>
      <w:r>
        <w:rPr>
          <w:rFonts w:eastAsia="宋体"/>
        </w:rPr>
        <w:tab/>
      </w:r>
      <w:r>
        <w:fldChar w:fldCharType="begin"/>
      </w:r>
      <w:r>
        <w:instrText xml:space="preserve"> PAGEREF _Toc14807 </w:instrText>
      </w:r>
      <w:r>
        <w:fldChar w:fldCharType="separate"/>
      </w:r>
      <w:r>
        <w:rPr>
          <w:rFonts w:eastAsia="宋体"/>
        </w:rPr>
        <w:t>56</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_Toc25849 </w:instrText>
      </w:r>
      <w:r>
        <w:rPr>
          <w:caps/>
          <w:kern w:val="2"/>
          <w:szCs w:val="21"/>
        </w:rPr>
        <w:fldChar w:fldCharType="separate"/>
      </w:r>
      <w:r>
        <w:rPr>
          <w:rFonts w:hint="default" w:ascii="宋体" w:hAnsi="宋体" w:eastAsia="宋体" w:cs="宋体"/>
          <w:szCs w:val="24"/>
          <w:lang w:eastAsia="zh-CN"/>
        </w:rPr>
        <w:t xml:space="preserve">3.6 </w:t>
      </w:r>
      <w:r>
        <w:rPr>
          <w:rFonts w:eastAsia="宋体"/>
          <w:lang w:eastAsia="zh-CN"/>
        </w:rPr>
        <w:t>外购</w:t>
      </w:r>
      <w:r>
        <w:rPr>
          <w:rFonts w:hint="eastAsia" w:eastAsia="宋体"/>
          <w:lang w:eastAsia="zh-CN"/>
        </w:rPr>
        <w:t>软件</w:t>
      </w:r>
      <w:r>
        <w:rPr>
          <w:rFonts w:eastAsia="宋体"/>
        </w:rPr>
        <w:tab/>
      </w:r>
      <w:r>
        <w:fldChar w:fldCharType="begin"/>
      </w:r>
      <w:r>
        <w:instrText xml:space="preserve"> PAGEREF _Toc25849 </w:instrText>
      </w:r>
      <w:r>
        <w:fldChar w:fldCharType="separate"/>
      </w:r>
      <w:r>
        <w:rPr>
          <w:rFonts w:eastAsia="宋体"/>
        </w:rPr>
        <w:t>56</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_Toc30404 </w:instrText>
      </w:r>
      <w:r>
        <w:rPr>
          <w:caps/>
          <w:kern w:val="2"/>
          <w:szCs w:val="21"/>
        </w:rPr>
        <w:fldChar w:fldCharType="separate"/>
      </w:r>
      <w:r>
        <w:rPr>
          <w:rFonts w:hint="default" w:ascii="宋体" w:hAnsi="宋体" w:eastAsia="宋体" w:cs="宋体"/>
          <w:szCs w:val="24"/>
          <w:lang w:eastAsia="zh-CN"/>
        </w:rPr>
        <w:t xml:space="preserve">3.7 </w:t>
      </w:r>
      <w:r>
        <w:rPr>
          <w:rFonts w:eastAsia="宋体"/>
          <w:lang w:eastAsia="zh-CN"/>
        </w:rPr>
        <w:t>适用</w:t>
      </w:r>
      <w:r>
        <w:rPr>
          <w:rFonts w:hint="eastAsia" w:eastAsia="宋体"/>
          <w:lang w:eastAsia="zh-CN"/>
        </w:rPr>
        <w:t>的</w:t>
      </w:r>
      <w:r>
        <w:rPr>
          <w:rFonts w:eastAsia="宋体"/>
          <w:lang w:eastAsia="zh-CN"/>
        </w:rPr>
        <w:t>标准</w:t>
      </w:r>
      <w:r>
        <w:rPr>
          <w:rFonts w:eastAsia="宋体"/>
        </w:rPr>
        <w:tab/>
      </w:r>
      <w:r>
        <w:fldChar w:fldCharType="begin"/>
      </w:r>
      <w:r>
        <w:instrText xml:space="preserve"> PAGEREF _Toc30404 </w:instrText>
      </w:r>
      <w:r>
        <w:fldChar w:fldCharType="separate"/>
      </w:r>
      <w:r>
        <w:rPr>
          <w:rFonts w:eastAsia="宋体"/>
        </w:rPr>
        <w:t>56</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_Toc31105 </w:instrText>
      </w:r>
      <w:r>
        <w:rPr>
          <w:caps/>
          <w:kern w:val="2"/>
          <w:szCs w:val="21"/>
        </w:rPr>
        <w:fldChar w:fldCharType="separate"/>
      </w:r>
      <w:r>
        <w:rPr>
          <w:rFonts w:hint="default" w:ascii="宋体" w:hAnsi="宋体" w:eastAsia="宋体" w:cs="宋体"/>
          <w:szCs w:val="24"/>
          <w:lang w:eastAsia="zh-CN"/>
        </w:rPr>
        <w:t xml:space="preserve">3.8 </w:t>
      </w:r>
      <w:r>
        <w:rPr>
          <w:rFonts w:eastAsia="宋体"/>
          <w:lang w:eastAsia="zh-CN"/>
        </w:rPr>
        <w:t>法律、版权及其他声明</w:t>
      </w:r>
      <w:r>
        <w:rPr>
          <w:rFonts w:eastAsia="宋体"/>
        </w:rPr>
        <w:tab/>
      </w:r>
      <w:r>
        <w:fldChar w:fldCharType="begin"/>
      </w:r>
      <w:r>
        <w:instrText xml:space="preserve"> PAGEREF _Toc31105 </w:instrText>
      </w:r>
      <w:r>
        <w:fldChar w:fldCharType="separate"/>
      </w:r>
      <w:r>
        <w:rPr>
          <w:rFonts w:eastAsia="宋体"/>
        </w:rPr>
        <w:t>57</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_Toc13281 </w:instrText>
      </w:r>
      <w:r>
        <w:rPr>
          <w:caps/>
          <w:kern w:val="2"/>
          <w:szCs w:val="21"/>
        </w:rPr>
        <w:fldChar w:fldCharType="separate"/>
      </w:r>
      <w:r>
        <w:rPr>
          <w:rFonts w:hint="default" w:ascii="宋体" w:hAnsi="宋体" w:eastAsia="宋体" w:cs="宋体"/>
          <w:szCs w:val="24"/>
          <w:lang w:eastAsia="zh-CN"/>
        </w:rPr>
        <w:t xml:space="preserve">3.9 </w:t>
      </w:r>
      <w:r>
        <w:rPr>
          <w:rFonts w:eastAsia="宋体"/>
          <w:lang w:eastAsia="zh-CN"/>
        </w:rPr>
        <w:t>可扩展性</w:t>
      </w:r>
      <w:r>
        <w:rPr>
          <w:rFonts w:hint="eastAsia" w:eastAsia="宋体"/>
          <w:lang w:eastAsia="zh-CN"/>
        </w:rPr>
        <w:t>及可维护性</w:t>
      </w:r>
      <w:r>
        <w:rPr>
          <w:rFonts w:eastAsia="宋体"/>
          <w:lang w:eastAsia="zh-CN"/>
        </w:rPr>
        <w:t>需求</w:t>
      </w:r>
      <w:r>
        <w:rPr>
          <w:rFonts w:eastAsia="宋体"/>
        </w:rPr>
        <w:tab/>
      </w:r>
      <w:r>
        <w:fldChar w:fldCharType="begin"/>
      </w:r>
      <w:r>
        <w:instrText xml:space="preserve"> PAGEREF _Toc13281 </w:instrText>
      </w:r>
      <w:r>
        <w:fldChar w:fldCharType="separate"/>
      </w:r>
      <w:r>
        <w:rPr>
          <w:rFonts w:eastAsia="宋体"/>
        </w:rPr>
        <w:t>57</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_Toc15407 </w:instrText>
      </w:r>
      <w:r>
        <w:rPr>
          <w:caps/>
          <w:kern w:val="2"/>
          <w:szCs w:val="21"/>
        </w:rPr>
        <w:fldChar w:fldCharType="separate"/>
      </w:r>
      <w:r>
        <w:rPr>
          <w:rFonts w:hint="default" w:ascii="宋体" w:hAnsi="宋体" w:eastAsia="宋体" w:cs="宋体"/>
          <w:szCs w:val="24"/>
          <w:lang w:eastAsia="zh-CN"/>
        </w:rPr>
        <w:t xml:space="preserve">3.10 </w:t>
      </w:r>
      <w:r>
        <w:rPr>
          <w:rFonts w:eastAsia="宋体"/>
          <w:lang w:eastAsia="zh-CN"/>
        </w:rPr>
        <w:t>监控需求</w:t>
      </w:r>
      <w:r>
        <w:rPr>
          <w:rFonts w:eastAsia="宋体"/>
        </w:rPr>
        <w:tab/>
      </w:r>
      <w:r>
        <w:fldChar w:fldCharType="begin"/>
      </w:r>
      <w:r>
        <w:instrText xml:space="preserve"> PAGEREF _Toc15407 </w:instrText>
      </w:r>
      <w:r>
        <w:fldChar w:fldCharType="separate"/>
      </w:r>
      <w:r>
        <w:rPr>
          <w:rFonts w:eastAsia="宋体"/>
        </w:rPr>
        <w:t>57</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_Toc16235 </w:instrText>
      </w:r>
      <w:r>
        <w:rPr>
          <w:caps/>
          <w:kern w:val="2"/>
          <w:szCs w:val="21"/>
        </w:rPr>
        <w:fldChar w:fldCharType="separate"/>
      </w:r>
      <w:r>
        <w:rPr>
          <w:rFonts w:hint="eastAsia" w:eastAsia="宋体"/>
          <w:lang w:eastAsia="zh-CN"/>
        </w:rPr>
        <w:t>1、</w:t>
      </w:r>
      <w:r>
        <w:rPr>
          <w:rFonts w:hint="eastAsia" w:eastAsia="宋体"/>
        </w:rPr>
        <w:t>应用监控</w:t>
      </w:r>
      <w:r>
        <w:rPr>
          <w:rFonts w:eastAsia="宋体"/>
        </w:rPr>
        <w:tab/>
      </w:r>
      <w:r>
        <w:fldChar w:fldCharType="begin"/>
      </w:r>
      <w:r>
        <w:instrText xml:space="preserve"> PAGEREF _Toc16235 </w:instrText>
      </w:r>
      <w:r>
        <w:fldChar w:fldCharType="separate"/>
      </w:r>
      <w:r>
        <w:rPr>
          <w:rFonts w:eastAsia="宋体"/>
        </w:rPr>
        <w:t>57</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_Toc23027 </w:instrText>
      </w:r>
      <w:r>
        <w:rPr>
          <w:caps/>
          <w:kern w:val="2"/>
          <w:szCs w:val="21"/>
        </w:rPr>
        <w:fldChar w:fldCharType="separate"/>
      </w:r>
      <w:r>
        <w:rPr>
          <w:rFonts w:hint="eastAsia" w:eastAsia="宋体"/>
          <w:lang w:eastAsia="zh-CN"/>
        </w:rPr>
        <w:t>2、</w:t>
      </w:r>
      <w:r>
        <w:rPr>
          <w:rFonts w:hint="eastAsia" w:eastAsia="宋体"/>
        </w:rPr>
        <w:t>基础平台监控</w:t>
      </w:r>
      <w:r>
        <w:rPr>
          <w:rFonts w:eastAsia="宋体"/>
        </w:rPr>
        <w:tab/>
      </w:r>
      <w:r>
        <w:fldChar w:fldCharType="begin"/>
      </w:r>
      <w:r>
        <w:instrText xml:space="preserve"> PAGEREF _Toc23027 </w:instrText>
      </w:r>
      <w:r>
        <w:fldChar w:fldCharType="separate"/>
      </w:r>
      <w:r>
        <w:rPr>
          <w:rFonts w:eastAsia="宋体"/>
        </w:rPr>
        <w:t>57</w:t>
      </w:r>
      <w:r>
        <w:fldChar w:fldCharType="end"/>
      </w:r>
      <w:r>
        <w:rPr>
          <w:caps/>
          <w:kern w:val="2"/>
          <w:szCs w:val="21"/>
        </w:rPr>
        <w:fldChar w:fldCharType="end"/>
      </w:r>
    </w:p>
    <w:p>
      <w:pPr>
        <w:pStyle w:val="23"/>
        <w:tabs>
          <w:tab w:val="right" w:leader="dot" w:pos="9638"/>
        </w:tabs>
      </w:pPr>
      <w:r>
        <w:rPr>
          <w:caps/>
          <w:kern w:val="2"/>
          <w:szCs w:val="21"/>
        </w:rPr>
        <w:fldChar w:fldCharType="begin"/>
      </w:r>
      <w:r>
        <w:rPr>
          <w:caps/>
          <w:kern w:val="2"/>
          <w:szCs w:val="21"/>
        </w:rPr>
        <w:instrText xml:space="preserve"> HYPERLINK \l _Toc29587 </w:instrText>
      </w:r>
      <w:r>
        <w:rPr>
          <w:caps/>
          <w:kern w:val="2"/>
          <w:szCs w:val="21"/>
        </w:rPr>
        <w:fldChar w:fldCharType="separate"/>
      </w:r>
      <w:r>
        <w:rPr>
          <w:rFonts w:hint="eastAsia" w:eastAsia="宋体"/>
        </w:rPr>
        <w:t>附录一 故障等级及服务时效要求</w:t>
      </w:r>
      <w:r>
        <w:rPr>
          <w:rFonts w:eastAsia="宋体"/>
        </w:rPr>
        <w:tab/>
      </w:r>
      <w:r>
        <w:fldChar w:fldCharType="begin"/>
      </w:r>
      <w:r>
        <w:instrText xml:space="preserve"> PAGEREF _Toc29587 </w:instrText>
      </w:r>
      <w:r>
        <w:fldChar w:fldCharType="separate"/>
      </w:r>
      <w:r>
        <w:rPr>
          <w:rFonts w:eastAsia="宋体"/>
        </w:rPr>
        <w:t>57</w:t>
      </w:r>
      <w:r>
        <w:fldChar w:fldCharType="end"/>
      </w:r>
      <w:r>
        <w:rPr>
          <w:caps/>
          <w:kern w:val="2"/>
          <w:szCs w:val="21"/>
        </w:rPr>
        <w:fldChar w:fldCharType="end"/>
      </w:r>
    </w:p>
    <w:p>
      <w:pPr>
        <w:pStyle w:val="23"/>
        <w:tabs>
          <w:tab w:val="right" w:leader="dot" w:pos="9638"/>
        </w:tabs>
      </w:pPr>
      <w:r>
        <w:rPr>
          <w:caps/>
          <w:kern w:val="2"/>
          <w:szCs w:val="21"/>
        </w:rPr>
        <w:fldChar w:fldCharType="begin"/>
      </w:r>
      <w:r>
        <w:rPr>
          <w:caps/>
          <w:kern w:val="2"/>
          <w:szCs w:val="21"/>
        </w:rPr>
        <w:instrText xml:space="preserve"> HYPERLINK \l _Toc10550 </w:instrText>
      </w:r>
      <w:r>
        <w:rPr>
          <w:caps/>
          <w:kern w:val="2"/>
          <w:szCs w:val="21"/>
        </w:rPr>
        <w:fldChar w:fldCharType="separate"/>
      </w:r>
      <w:r>
        <w:rPr>
          <w:rFonts w:hint="eastAsia" w:eastAsia="宋体"/>
        </w:rPr>
        <w:t>附录二 项目移交文档</w:t>
      </w:r>
      <w:r>
        <w:rPr>
          <w:rFonts w:eastAsia="宋体"/>
        </w:rPr>
        <w:tab/>
      </w:r>
      <w:r>
        <w:fldChar w:fldCharType="begin"/>
      </w:r>
      <w:r>
        <w:instrText xml:space="preserve"> PAGEREF _Toc10550 </w:instrText>
      </w:r>
      <w:r>
        <w:fldChar w:fldCharType="separate"/>
      </w:r>
      <w:r>
        <w:rPr>
          <w:rFonts w:eastAsia="宋体"/>
        </w:rPr>
        <w:t>58</w:t>
      </w:r>
      <w:r>
        <w:fldChar w:fldCharType="end"/>
      </w:r>
      <w:r>
        <w:rPr>
          <w:caps/>
          <w:kern w:val="2"/>
          <w:szCs w:val="21"/>
        </w:rPr>
        <w:fldChar w:fldCharType="end"/>
      </w:r>
    </w:p>
    <w:p>
      <w:pPr>
        <w:pStyle w:val="23"/>
        <w:tabs>
          <w:tab w:val="right" w:leader="dot" w:pos="9638"/>
        </w:tabs>
      </w:pPr>
      <w:r>
        <w:rPr>
          <w:caps/>
          <w:kern w:val="2"/>
          <w:szCs w:val="21"/>
        </w:rPr>
        <w:fldChar w:fldCharType="begin"/>
      </w:r>
      <w:r>
        <w:rPr>
          <w:caps/>
          <w:kern w:val="2"/>
          <w:szCs w:val="21"/>
        </w:rPr>
        <w:instrText xml:space="preserve"> HYPERLINK \l _Toc1591 </w:instrText>
      </w:r>
      <w:r>
        <w:rPr>
          <w:caps/>
          <w:kern w:val="2"/>
          <w:szCs w:val="21"/>
        </w:rPr>
        <w:fldChar w:fldCharType="separate"/>
      </w:r>
      <w:r>
        <w:rPr>
          <w:rFonts w:hint="eastAsia" w:eastAsia="宋体"/>
        </w:rPr>
        <w:t>附录三 信息系统安全分级管理办法</w:t>
      </w:r>
      <w:r>
        <w:rPr>
          <w:rFonts w:eastAsia="宋体"/>
        </w:rPr>
        <w:tab/>
      </w:r>
      <w:r>
        <w:fldChar w:fldCharType="begin"/>
      </w:r>
      <w:r>
        <w:instrText xml:space="preserve"> PAGEREF _Toc1591 </w:instrText>
      </w:r>
      <w:r>
        <w:fldChar w:fldCharType="separate"/>
      </w:r>
      <w:r>
        <w:rPr>
          <w:rFonts w:eastAsia="宋体"/>
        </w:rPr>
        <w:t>59</w:t>
      </w:r>
      <w:r>
        <w:fldChar w:fldCharType="end"/>
      </w:r>
      <w:r>
        <w:rPr>
          <w:caps/>
          <w:kern w:val="2"/>
          <w:szCs w:val="21"/>
        </w:rPr>
        <w:fldChar w:fldCharType="end"/>
      </w:r>
    </w:p>
    <w:p>
      <w:pPr>
        <w:pStyle w:val="23"/>
        <w:tabs>
          <w:tab w:val="right" w:leader="dot" w:pos="9638"/>
        </w:tabs>
      </w:pPr>
      <w:r>
        <w:rPr>
          <w:caps/>
          <w:kern w:val="2"/>
          <w:szCs w:val="21"/>
        </w:rPr>
        <w:fldChar w:fldCharType="begin"/>
      </w:r>
      <w:r>
        <w:rPr>
          <w:caps/>
          <w:kern w:val="2"/>
          <w:szCs w:val="21"/>
        </w:rPr>
        <w:instrText xml:space="preserve"> HYPERLINK \l _Toc9514 </w:instrText>
      </w:r>
      <w:r>
        <w:rPr>
          <w:caps/>
          <w:kern w:val="2"/>
          <w:szCs w:val="21"/>
        </w:rPr>
        <w:fldChar w:fldCharType="separate"/>
      </w:r>
      <w:r>
        <w:rPr>
          <w:rFonts w:hint="eastAsia" w:eastAsia="宋体"/>
        </w:rPr>
        <w:t>附录四 信息系统安全控制基本要求</w:t>
      </w:r>
      <w:r>
        <w:rPr>
          <w:rFonts w:eastAsia="宋体"/>
        </w:rPr>
        <w:tab/>
      </w:r>
      <w:r>
        <w:fldChar w:fldCharType="begin"/>
      </w:r>
      <w:r>
        <w:instrText xml:space="preserve"> PAGEREF _Toc9514 </w:instrText>
      </w:r>
      <w:r>
        <w:fldChar w:fldCharType="separate"/>
      </w:r>
      <w:r>
        <w:rPr>
          <w:rFonts w:eastAsia="宋体"/>
        </w:rPr>
        <w:t>59</w:t>
      </w:r>
      <w:r>
        <w:fldChar w:fldCharType="end"/>
      </w:r>
      <w:r>
        <w:rPr>
          <w:caps/>
          <w:kern w:val="2"/>
          <w:szCs w:val="21"/>
        </w:rPr>
        <w:fldChar w:fldCharType="end"/>
      </w:r>
    </w:p>
    <w:p>
      <w:pPr>
        <w:pStyle w:val="62"/>
        <w:spacing w:before="156" w:after="156"/>
        <w:sectPr>
          <w:pgSz w:w="11906" w:h="16838"/>
          <w:pgMar w:top="1701" w:right="1134" w:bottom="1418" w:left="1134" w:header="851" w:footer="992" w:gutter="0"/>
          <w:pgNumType w:start="1"/>
          <w:cols w:space="720" w:num="1"/>
          <w:titlePg/>
          <w:docGrid w:type="linesAndChars" w:linePitch="312" w:charSpace="0"/>
        </w:sectPr>
      </w:pPr>
      <w:r>
        <w:rPr>
          <w:caps/>
          <w:kern w:val="2"/>
          <w:szCs w:val="21"/>
        </w:rPr>
        <w:fldChar w:fldCharType="end"/>
      </w:r>
    </w:p>
    <w:p>
      <w:pPr>
        <w:pStyle w:val="2"/>
        <w:keepLines/>
        <w:adjustRightInd/>
        <w:snapToGrid/>
        <w:spacing w:before="340" w:after="330" w:line="578" w:lineRule="auto"/>
        <w:jc w:val="both"/>
        <w:rPr>
          <w:rFonts w:eastAsia="宋体"/>
        </w:rPr>
      </w:pPr>
      <w:bookmarkStart w:id="0" w:name="_Toc18095"/>
      <w:r>
        <w:rPr>
          <w:rFonts w:hint="eastAsia" w:eastAsia="宋体"/>
        </w:rPr>
        <w:t>概述</w:t>
      </w:r>
      <w:bookmarkEnd w:id="0"/>
    </w:p>
    <w:p>
      <w:pPr>
        <w:pStyle w:val="3"/>
        <w:rPr>
          <w:lang w:eastAsia="zh-CN"/>
        </w:rPr>
      </w:pPr>
      <w:bookmarkStart w:id="1" w:name="_Toc3163"/>
      <w:bookmarkStart w:id="2" w:name="_Toc203798088"/>
      <w:bookmarkStart w:id="3" w:name="_Toc209966401"/>
      <w:r>
        <w:rPr>
          <w:rFonts w:hint="eastAsia" w:eastAsia="宋体"/>
          <w:lang w:eastAsia="zh-CN"/>
        </w:rPr>
        <w:t>目标</w:t>
      </w:r>
      <w:bookmarkEnd w:id="1"/>
    </w:p>
    <w:p>
      <w:pPr>
        <w:pStyle w:val="4"/>
        <w:rPr>
          <w:lang w:eastAsia="zh-CN"/>
        </w:rPr>
      </w:pPr>
      <w:bookmarkStart w:id="4" w:name="_Toc29470"/>
      <w:r>
        <w:rPr>
          <w:rFonts w:hint="eastAsia"/>
        </w:rPr>
        <w:t>背景</w:t>
      </w:r>
      <w:bookmarkEnd w:id="4"/>
    </w:p>
    <w:p>
      <w:pPr>
        <w:spacing w:line="360" w:lineRule="auto"/>
        <w:ind w:firstLine="400"/>
        <w:rPr>
          <w:rFonts w:cs="仿宋"/>
          <w:szCs w:val="21"/>
        </w:rPr>
      </w:pPr>
      <w:r>
        <w:rPr>
          <w:rFonts w:hint="eastAsia" w:eastAsia="宋体" w:cs="仿宋"/>
          <w:szCs w:val="21"/>
        </w:rPr>
        <w:t>2019年集团数据治理咨询项目的调研分析，太平集团各条线，业务、财务、投资、风险、产品数据应用服务入口分散，分析手段简单，数据分析手段主要以固定的统计报表为主，缺乏统一完善的数据应用模式，并且现有的数据应用存在数据不够准确、不够及时、不够灵活，不够自动化、缺乏体系等问题，分别体现的以下方面：</w:t>
      </w:r>
    </w:p>
    <w:p>
      <w:pPr>
        <w:numPr>
          <w:ilvl w:val="0"/>
          <w:numId w:val="3"/>
        </w:numPr>
        <w:spacing w:line="360" w:lineRule="auto"/>
        <w:ind w:firstLine="480" w:firstLineChars="200"/>
        <w:rPr>
          <w:rFonts w:cs="仿宋"/>
          <w:szCs w:val="21"/>
        </w:rPr>
      </w:pPr>
      <w:r>
        <w:rPr>
          <w:rFonts w:hint="eastAsia" w:eastAsia="宋体" w:cs="仿宋"/>
          <w:szCs w:val="21"/>
        </w:rPr>
        <w:t>集团业务条线数据应用主要是报表和指标的统计分析，应用系统以MIS系统为主，但是系统使用情况并不理想，系统的年活跃用户比例只有18%，主要问题是数据及时性不理想以及缺乏明细数据分析。</w:t>
      </w:r>
    </w:p>
    <w:p>
      <w:pPr>
        <w:numPr>
          <w:ilvl w:val="0"/>
          <w:numId w:val="3"/>
        </w:numPr>
        <w:spacing w:line="360" w:lineRule="auto"/>
        <w:ind w:firstLine="480" w:firstLineChars="200"/>
        <w:rPr>
          <w:rFonts w:cs="仿宋"/>
          <w:szCs w:val="21"/>
        </w:rPr>
      </w:pPr>
      <w:r>
        <w:rPr>
          <w:rFonts w:hint="eastAsia" w:eastAsia="宋体" w:cs="仿宋"/>
          <w:szCs w:val="21"/>
        </w:rPr>
        <w:t>集团财务条线除了财务报表外，目前财务部门的数据分析工作基本为线下进行，缺乏比较好的分析工具和环境，基于财务数据的深度分析较为困难。</w:t>
      </w:r>
    </w:p>
    <w:p>
      <w:pPr>
        <w:numPr>
          <w:ilvl w:val="0"/>
          <w:numId w:val="3"/>
        </w:numPr>
        <w:spacing w:line="360" w:lineRule="auto"/>
        <w:ind w:firstLine="480" w:firstLineChars="200"/>
        <w:rPr>
          <w:rFonts w:cs="仿宋"/>
          <w:szCs w:val="21"/>
        </w:rPr>
      </w:pPr>
      <w:r>
        <w:rPr>
          <w:rFonts w:hint="eastAsia" w:eastAsia="宋体" w:cs="仿宋"/>
          <w:szCs w:val="21"/>
        </w:rPr>
        <w:t>集团投资条线目前主要应用MIS的报表系统，应用体验比较欠缺，以静态报表为主，缺乏可分析、可交互的手段，各投资平台系统建设情况不一，数据处理和数据共享存在一定障碍。</w:t>
      </w:r>
    </w:p>
    <w:p>
      <w:pPr>
        <w:numPr>
          <w:ilvl w:val="0"/>
          <w:numId w:val="3"/>
        </w:numPr>
        <w:spacing w:line="360" w:lineRule="auto"/>
        <w:ind w:firstLine="480" w:firstLineChars="200"/>
        <w:rPr>
          <w:rFonts w:cs="仿宋"/>
          <w:szCs w:val="21"/>
        </w:rPr>
      </w:pPr>
      <w:r>
        <w:rPr>
          <w:rFonts w:hint="eastAsia" w:eastAsia="宋体" w:cs="仿宋"/>
          <w:szCs w:val="21"/>
        </w:rPr>
        <w:t>集团风险条线由于风险数据主要来源于其他条线，风险管理的相关系统目前的数据主要以其他条线提供的汇总的中间数据为主，明细数据相对较少，数据获取频率较低，数据质量有待提高，部分数据不保留历史，无法进行比较分析。</w:t>
      </w:r>
    </w:p>
    <w:p>
      <w:pPr>
        <w:numPr>
          <w:ilvl w:val="0"/>
          <w:numId w:val="3"/>
        </w:numPr>
        <w:spacing w:line="360" w:lineRule="auto"/>
        <w:ind w:firstLine="480" w:firstLineChars="200"/>
        <w:rPr>
          <w:rFonts w:cs="仿宋"/>
          <w:szCs w:val="21"/>
        </w:rPr>
      </w:pPr>
      <w:r>
        <w:rPr>
          <w:rFonts w:hint="eastAsia" w:eastAsia="宋体" w:cs="仿宋"/>
          <w:szCs w:val="21"/>
        </w:rPr>
        <w:t>集团产品条线目前主要以产品管理系统为主，但产品系统对于外部数据，目前还是以人工的，零散的方式进行收集整合，在数据明细程度、自动化、报表时效性方面有待提升。</w:t>
      </w:r>
    </w:p>
    <w:p/>
    <w:p>
      <w:pPr>
        <w:pStyle w:val="4"/>
      </w:pPr>
      <w:bookmarkStart w:id="5" w:name="_Toc6189"/>
      <w:r>
        <w:rPr>
          <w:rFonts w:hint="eastAsia"/>
        </w:rPr>
        <w:t>目标</w:t>
      </w:r>
      <w:bookmarkEnd w:id="5"/>
    </w:p>
    <w:bookmarkEnd w:id="2"/>
    <w:bookmarkEnd w:id="3"/>
    <w:p>
      <w:pPr>
        <w:numPr>
          <w:ilvl w:val="0"/>
          <w:numId w:val="0"/>
        </w:numPr>
        <w:tabs>
          <w:tab w:val="left" w:pos="0"/>
        </w:tabs>
        <w:spacing w:line="360" w:lineRule="auto"/>
        <w:ind w:firstLine="480" w:firstLineChars="200"/>
        <w:rPr>
          <w:rFonts w:hint="eastAsia" w:cs="仿宋"/>
          <w:szCs w:val="21"/>
          <w:lang w:val="zh-CN"/>
        </w:rPr>
      </w:pPr>
      <w:bookmarkStart w:id="6" w:name="_Toc209966402"/>
      <w:bookmarkStart w:id="7" w:name="_Toc203798089"/>
      <w:r>
        <w:rPr>
          <w:rFonts w:hint="eastAsia" w:eastAsia="宋体" w:cs="仿宋"/>
          <w:szCs w:val="21"/>
          <w:lang w:val="zh-CN"/>
        </w:rPr>
        <w:t>为实现集团对经营业务指标的智能化</w:t>
      </w:r>
      <w:r>
        <w:rPr>
          <w:rFonts w:hint="eastAsia" w:eastAsia="宋体" w:cs="仿宋"/>
          <w:szCs w:val="21"/>
          <w:lang w:val="en-US" w:eastAsia="zh-CN"/>
        </w:rPr>
        <w:t>管理目标</w:t>
      </w:r>
      <w:r>
        <w:rPr>
          <w:rFonts w:hint="eastAsia" w:eastAsia="宋体" w:cs="仿宋"/>
          <w:szCs w:val="21"/>
          <w:lang w:val="zh-CN"/>
        </w:rPr>
        <w:t>，</w:t>
      </w:r>
      <w:r>
        <w:rPr>
          <w:rFonts w:hint="eastAsia" w:eastAsia="宋体" w:cs="仿宋"/>
          <w:szCs w:val="21"/>
          <w:lang w:val="en-US" w:eastAsia="zh-CN"/>
        </w:rPr>
        <w:t>以经营管理逻辑为基础、以技术为手段进行关键指标图谱建设</w:t>
      </w:r>
      <w:r>
        <w:rPr>
          <w:rFonts w:hint="eastAsia" w:eastAsia="宋体" w:cs="仿宋"/>
          <w:szCs w:val="21"/>
          <w:lang w:val="zh-CN"/>
        </w:rPr>
        <w:t>，</w:t>
      </w:r>
      <w:r>
        <w:rPr>
          <w:rFonts w:hint="eastAsia" w:eastAsia="宋体" w:cs="仿宋"/>
          <w:szCs w:val="21"/>
          <w:lang w:val="en-US" w:eastAsia="zh-CN"/>
        </w:rPr>
        <w:t>通过指标之间的有效关联准确定位经营问题并实现问题的闭环管理。同时利用大数据、人工智能等技术实现数据报表的准确定位和差异化展示，并能对经营结果进行分析和预测。</w:t>
      </w:r>
    </w:p>
    <w:p>
      <w:pPr>
        <w:numPr>
          <w:ilvl w:val="0"/>
          <w:numId w:val="0"/>
        </w:numPr>
        <w:tabs>
          <w:tab w:val="left" w:pos="0"/>
        </w:tabs>
        <w:spacing w:line="360" w:lineRule="auto"/>
        <w:ind w:firstLine="480" w:firstLineChars="200"/>
        <w:rPr>
          <w:rFonts w:hint="eastAsia" w:cs="仿宋"/>
          <w:szCs w:val="21"/>
          <w:lang w:val="zh-CN"/>
        </w:rPr>
      </w:pPr>
      <w:r>
        <w:rPr>
          <w:rFonts w:hint="eastAsia" w:eastAsia="宋体" w:cs="仿宋"/>
          <w:szCs w:val="21"/>
          <w:lang w:val="en-US" w:eastAsia="zh-CN"/>
        </w:rPr>
        <w:t>根据上述目标，</w:t>
      </w:r>
      <w:r>
        <w:rPr>
          <w:rFonts w:hint="eastAsia" w:eastAsia="宋体" w:cs="仿宋"/>
          <w:szCs w:val="21"/>
        </w:rPr>
        <w:t>在</w:t>
      </w:r>
      <w:r>
        <w:rPr>
          <w:rFonts w:hint="eastAsia" w:eastAsia="宋体" w:cs="仿宋"/>
          <w:szCs w:val="21"/>
          <w:lang w:val="zh-CN"/>
        </w:rPr>
        <w:t>基于集团统一数据平台提供的统一数据模型和基于大数据架构的计算能力</w:t>
      </w:r>
      <w:r>
        <w:rPr>
          <w:rFonts w:hint="eastAsia" w:eastAsia="宋体" w:cs="仿宋"/>
          <w:szCs w:val="21"/>
        </w:rPr>
        <w:t>下</w:t>
      </w:r>
      <w:r>
        <w:rPr>
          <w:rFonts w:hint="eastAsia" w:eastAsia="宋体" w:cs="仿宋"/>
          <w:szCs w:val="21"/>
          <w:lang w:val="zh-CN"/>
        </w:rPr>
        <w:t>，</w:t>
      </w:r>
      <w:r>
        <w:rPr>
          <w:rFonts w:hint="eastAsia" w:eastAsia="宋体" w:cs="仿宋"/>
          <w:szCs w:val="21"/>
        </w:rPr>
        <w:t>需</w:t>
      </w:r>
      <w:r>
        <w:rPr>
          <w:rFonts w:hint="eastAsia" w:eastAsia="宋体" w:cs="仿宋"/>
          <w:szCs w:val="21"/>
          <w:lang w:val="zh-CN"/>
        </w:rPr>
        <w:t>建立一套基于业务核心指标之上的</w:t>
      </w:r>
      <w:r>
        <w:rPr>
          <w:rFonts w:hint="eastAsia" w:eastAsia="宋体" w:cs="仿宋"/>
          <w:szCs w:val="21"/>
          <w:lang w:val="en-US" w:eastAsia="zh-CN"/>
        </w:rPr>
        <w:t>指标智能引擎管理系统，包括但不限于</w:t>
      </w:r>
      <w:r>
        <w:rPr>
          <w:rFonts w:hint="eastAsia" w:eastAsia="宋体" w:cs="仿宋"/>
          <w:szCs w:val="21"/>
          <w:lang w:val="zh-CN"/>
        </w:rPr>
        <w:t>指标智能搜索（</w:t>
      </w:r>
      <w:r>
        <w:rPr>
          <w:rFonts w:hint="eastAsia" w:eastAsia="宋体" w:cs="仿宋"/>
          <w:szCs w:val="21"/>
          <w:lang w:val="en-US" w:eastAsia="zh-CN"/>
        </w:rPr>
        <w:t>含语音输入）</w:t>
      </w:r>
      <w:r>
        <w:rPr>
          <w:rFonts w:hint="eastAsia" w:eastAsia="宋体" w:cs="仿宋"/>
          <w:szCs w:val="21"/>
          <w:lang w:val="zh-CN"/>
        </w:rPr>
        <w:t>、</w:t>
      </w:r>
      <w:r>
        <w:rPr>
          <w:rFonts w:hint="eastAsia" w:eastAsia="宋体" w:cs="仿宋"/>
          <w:szCs w:val="21"/>
          <w:lang w:val="en-US" w:eastAsia="zh-CN"/>
        </w:rPr>
        <w:t>以指标逻辑为基础的指标库</w:t>
      </w:r>
      <w:r>
        <w:rPr>
          <w:rFonts w:hint="eastAsia" w:eastAsia="宋体" w:cs="仿宋"/>
          <w:szCs w:val="21"/>
          <w:lang w:val="zh-CN"/>
        </w:rPr>
        <w:t>、指标智能预警、指标问题追踪管理和智能信息推送等功能。</w:t>
      </w:r>
    </w:p>
    <w:p>
      <w:pPr>
        <w:pStyle w:val="3"/>
        <w:rPr>
          <w:lang w:eastAsia="zh-CN"/>
        </w:rPr>
      </w:pPr>
      <w:bookmarkStart w:id="8" w:name="_Toc23276"/>
      <w:r>
        <w:rPr>
          <w:rFonts w:hint="eastAsia" w:eastAsia="宋体"/>
          <w:lang w:eastAsia="zh-CN"/>
        </w:rPr>
        <w:t>范围</w:t>
      </w:r>
      <w:bookmarkEnd w:id="8"/>
    </w:p>
    <w:p>
      <w:pPr>
        <w:pStyle w:val="4"/>
        <w:rPr>
          <w:lang w:eastAsia="zh-CN"/>
        </w:rPr>
      </w:pPr>
      <w:bookmarkStart w:id="9" w:name="_Toc796"/>
      <w:r>
        <w:rPr>
          <w:rFonts w:hint="eastAsia" w:eastAsia="宋体"/>
          <w:lang w:eastAsia="zh-CN"/>
        </w:rPr>
        <w:t>项目</w:t>
      </w:r>
      <w:r>
        <w:rPr>
          <w:rFonts w:hint="eastAsia"/>
        </w:rPr>
        <w:t>范围</w:t>
      </w:r>
      <w:bookmarkEnd w:id="9"/>
    </w:p>
    <w:p>
      <w:pPr>
        <w:pStyle w:val="73"/>
        <w:widowControl/>
        <w:numPr>
          <w:ilvl w:val="1"/>
          <w:numId w:val="4"/>
        </w:numPr>
        <w:overflowPunct w:val="0"/>
        <w:autoSpaceDE w:val="0"/>
        <w:autoSpaceDN w:val="0"/>
        <w:adjustRightInd w:val="0"/>
        <w:snapToGrid w:val="0"/>
        <w:spacing w:line="360" w:lineRule="auto"/>
        <w:ind w:firstLineChars="0"/>
        <w:textAlignment w:val="baseline"/>
        <w:rPr>
          <w:rFonts w:ascii="仿宋" w:hAnsi="仿宋" w:eastAsia="仿宋" w:cs="仿宋"/>
          <w:kern w:val="0"/>
          <w:sz w:val="28"/>
          <w:szCs w:val="28"/>
        </w:rPr>
      </w:pPr>
      <w:r>
        <w:rPr>
          <w:rFonts w:hint="eastAsia" w:ascii="仿宋" w:hAnsi="仿宋" w:eastAsia="宋体" w:cs="仿宋"/>
          <w:kern w:val="0"/>
          <w:sz w:val="28"/>
          <w:szCs w:val="28"/>
          <w:lang w:val="zh-CN"/>
        </w:rPr>
        <w:t>本项目涉及机构包含但不限于太平集团、太平人寿、太平财险、太平养老、太平资产、太平投资、太平金科、太平金服、太平石化金租、太平科技、太平养管、太平再保险（中国）、太平香港、太平再保险（香港）、太平金控、太寿香港、太平再保顾问、太平澳门、太平英国、太平新加坡、太平印尼等机构相关人员。</w:t>
      </w:r>
      <w:r>
        <w:rPr>
          <w:rFonts w:hint="eastAsia" w:ascii="仿宋" w:hAnsi="仿宋" w:eastAsia="宋体" w:cs="仿宋"/>
          <w:kern w:val="0"/>
          <w:sz w:val="28"/>
          <w:szCs w:val="28"/>
        </w:rPr>
        <w:t>指标智能引擎系统主要实现功能包括但不限于：</w:t>
      </w:r>
    </w:p>
    <w:p>
      <w:pPr>
        <w:rPr>
          <w:rFonts w:ascii="仿宋" w:hAnsi="仿宋" w:eastAsia="仿宋" w:cs="仿宋"/>
          <w:kern w:val="0"/>
          <w:sz w:val="28"/>
          <w:szCs w:val="28"/>
          <w:lang w:val="zh-CN"/>
        </w:rPr>
      </w:pPr>
      <w:r>
        <w:rPr>
          <w:rFonts w:hint="eastAsia" w:ascii="仿宋" w:hAnsi="仿宋" w:eastAsia="宋体" w:cs="仿宋"/>
          <w:kern w:val="0"/>
          <w:sz w:val="28"/>
          <w:szCs w:val="28"/>
          <w:lang w:val="zh-CN"/>
        </w:rPr>
        <w:t>1)指标智能搜索功能</w:t>
      </w:r>
    </w:p>
    <w:p>
      <w:pPr>
        <w:numPr>
          <w:ilvl w:val="0"/>
          <w:numId w:val="0"/>
        </w:numPr>
        <w:spacing w:line="240" w:lineRule="auto"/>
        <w:ind w:firstLine="560" w:firstLineChars="200"/>
        <w:rPr>
          <w:rFonts w:hint="default" w:ascii="仿宋" w:hAnsi="仿宋" w:eastAsia="仿宋" w:cs="仿宋"/>
          <w:kern w:val="0"/>
          <w:sz w:val="28"/>
          <w:szCs w:val="28"/>
          <w:lang w:val="en-US" w:eastAsia="zh-CN"/>
        </w:rPr>
      </w:pPr>
      <w:r>
        <w:rPr>
          <w:rFonts w:hint="eastAsia" w:ascii="仿宋" w:hAnsi="仿宋" w:eastAsia="宋体" w:cs="仿宋"/>
          <w:kern w:val="0"/>
          <w:sz w:val="28"/>
          <w:szCs w:val="28"/>
          <w:lang w:val="zh-CN"/>
        </w:rPr>
        <w:t>该功能支持对指标关键字的模糊和精准搜索，当用户在模糊搜索时，可查询相关全部信息，例如：输入“寿险”，即可查询寿险相关全部经营定量指标。当用户对指标精准搜索时，可查询该指标的全部相关信息，及与其关联的数据。同时在搜索输入过程中，基于用户的历史信息查询习惯，</w:t>
      </w:r>
      <w:r>
        <w:rPr>
          <w:rFonts w:hint="eastAsia" w:ascii="仿宋" w:hAnsi="仿宋" w:eastAsia="宋体" w:cs="仿宋"/>
          <w:kern w:val="0"/>
          <w:sz w:val="28"/>
          <w:szCs w:val="28"/>
        </w:rPr>
        <w:t>及相似用户的历史搜索</w:t>
      </w:r>
      <w:r>
        <w:rPr>
          <w:rFonts w:hint="eastAsia" w:ascii="仿宋" w:hAnsi="仿宋" w:eastAsia="宋体" w:cs="仿宋"/>
          <w:kern w:val="0"/>
          <w:sz w:val="28"/>
          <w:szCs w:val="28"/>
          <w:lang w:val="zh-CN"/>
        </w:rPr>
        <w:t>及系统预设的关键字库，支持联想搜索，联想用户的可能关注点。</w:t>
      </w:r>
    </w:p>
    <w:p>
      <w:pPr>
        <w:rPr>
          <w:rFonts w:ascii="仿宋" w:hAnsi="仿宋" w:eastAsia="仿宋" w:cs="仿宋"/>
          <w:kern w:val="0"/>
          <w:sz w:val="28"/>
          <w:szCs w:val="28"/>
          <w:lang w:val="zh-CN"/>
        </w:rPr>
      </w:pPr>
      <w:r>
        <w:rPr>
          <w:rFonts w:hint="eastAsia" w:ascii="仿宋" w:hAnsi="仿宋" w:eastAsia="宋体" w:cs="仿宋"/>
          <w:kern w:val="0"/>
          <w:sz w:val="28"/>
          <w:szCs w:val="28"/>
          <w:lang w:val="zh-CN"/>
        </w:rPr>
        <w:t>2)指标图谱关联功能</w:t>
      </w:r>
    </w:p>
    <w:p>
      <w:pPr>
        <w:numPr>
          <w:ilvl w:val="0"/>
          <w:numId w:val="0"/>
        </w:numPr>
        <w:spacing w:line="240" w:lineRule="auto"/>
        <w:ind w:firstLine="560" w:firstLineChars="200"/>
        <w:rPr>
          <w:rFonts w:ascii="仿宋" w:hAnsi="仿宋" w:eastAsia="仿宋" w:cs="仿宋"/>
          <w:kern w:val="0"/>
          <w:sz w:val="28"/>
          <w:szCs w:val="28"/>
          <w:lang w:val="zh-CN"/>
        </w:rPr>
      </w:pPr>
      <w:r>
        <w:rPr>
          <w:rFonts w:hint="eastAsia" w:ascii="仿宋" w:hAnsi="仿宋" w:eastAsia="宋体" w:cs="仿宋"/>
          <w:kern w:val="0"/>
          <w:sz w:val="28"/>
          <w:szCs w:val="28"/>
          <w:lang w:val="zh-CN"/>
        </w:rPr>
        <w:t>该功能支持根据战略规划和年度经营管理计划设置核心指标库，</w:t>
      </w:r>
      <w:r>
        <w:rPr>
          <w:rFonts w:hint="eastAsia" w:ascii="仿宋" w:hAnsi="仿宋" w:eastAsia="宋体" w:cs="仿宋"/>
          <w:kern w:val="0"/>
          <w:sz w:val="28"/>
          <w:szCs w:val="28"/>
        </w:rPr>
        <w:t>通过大数据等技术挖掘指标之间的关联关系，构建指标图谱。</w:t>
      </w:r>
    </w:p>
    <w:p>
      <w:pPr>
        <w:numPr>
          <w:ilvl w:val="0"/>
          <w:numId w:val="0"/>
        </w:numPr>
        <w:rPr>
          <w:rFonts w:ascii="仿宋" w:hAnsi="仿宋" w:eastAsia="仿宋" w:cs="仿宋"/>
          <w:kern w:val="0"/>
          <w:sz w:val="28"/>
          <w:szCs w:val="28"/>
          <w:lang w:val="zh-CN"/>
        </w:rPr>
      </w:pPr>
      <w:r>
        <w:rPr>
          <w:rFonts w:hint="eastAsia" w:ascii="仿宋" w:hAnsi="仿宋" w:eastAsia="宋体" w:cs="仿宋"/>
          <w:kern w:val="0"/>
          <w:sz w:val="28"/>
          <w:szCs w:val="28"/>
        </w:rPr>
        <w:t>3）数据</w:t>
      </w:r>
      <w:r>
        <w:rPr>
          <w:rFonts w:hint="eastAsia" w:ascii="仿宋" w:hAnsi="仿宋" w:eastAsia="宋体" w:cs="仿宋"/>
          <w:kern w:val="0"/>
          <w:sz w:val="28"/>
          <w:szCs w:val="28"/>
          <w:lang w:val="zh-CN"/>
        </w:rPr>
        <w:t>问题追踪管理功能</w:t>
      </w:r>
    </w:p>
    <w:p>
      <w:pPr>
        <w:numPr>
          <w:ilvl w:val="0"/>
          <w:numId w:val="0"/>
        </w:numPr>
        <w:spacing w:line="240" w:lineRule="auto"/>
        <w:ind w:firstLine="560" w:firstLineChars="200"/>
        <w:rPr>
          <w:rFonts w:ascii="仿宋" w:hAnsi="仿宋" w:eastAsia="仿宋" w:cs="仿宋"/>
          <w:kern w:val="0"/>
          <w:sz w:val="28"/>
          <w:szCs w:val="28"/>
          <w:lang w:val="zh-CN"/>
        </w:rPr>
      </w:pPr>
      <w:r>
        <w:rPr>
          <w:rFonts w:hint="eastAsia" w:ascii="仿宋" w:hAnsi="仿宋" w:eastAsia="宋体" w:cs="仿宋"/>
          <w:kern w:val="0"/>
          <w:sz w:val="28"/>
          <w:szCs w:val="28"/>
          <w:lang w:val="zh-CN"/>
        </w:rPr>
        <w:t>该功能支持对异常核心指标进行关联指标分析，并将问题通过邮件、短信等形式定向发送给相关责任人，要求相关责任人进行及时处理并反馈，实现对异常指标的管理闭环。</w:t>
      </w:r>
    </w:p>
    <w:p>
      <w:pPr>
        <w:rPr>
          <w:rFonts w:ascii="仿宋" w:hAnsi="仿宋" w:eastAsia="仿宋" w:cs="仿宋"/>
          <w:kern w:val="0"/>
          <w:sz w:val="28"/>
          <w:szCs w:val="28"/>
          <w:lang w:val="zh-CN"/>
        </w:rPr>
      </w:pPr>
      <w:r>
        <w:rPr>
          <w:rFonts w:hint="eastAsia" w:ascii="仿宋" w:hAnsi="仿宋" w:eastAsia="宋体" w:cs="仿宋"/>
          <w:kern w:val="0"/>
          <w:sz w:val="28"/>
          <w:szCs w:val="28"/>
          <w:lang w:val="zh-CN"/>
        </w:rPr>
        <w:t>4)智能推送功能</w:t>
      </w:r>
    </w:p>
    <w:p>
      <w:pPr>
        <w:spacing w:line="240" w:lineRule="auto"/>
        <w:ind w:firstLine="560" w:firstLineChars="200"/>
        <w:rPr>
          <w:rFonts w:ascii="仿宋" w:hAnsi="仿宋" w:eastAsia="仿宋" w:cs="仿宋"/>
          <w:kern w:val="0"/>
          <w:sz w:val="28"/>
          <w:szCs w:val="28"/>
          <w:lang w:val="zh-CN"/>
        </w:rPr>
      </w:pPr>
      <w:r>
        <w:rPr>
          <w:rFonts w:hint="eastAsia" w:ascii="仿宋" w:hAnsi="仿宋" w:eastAsia="宋体" w:cs="仿宋"/>
          <w:kern w:val="0"/>
          <w:sz w:val="28"/>
          <w:szCs w:val="28"/>
          <w:lang w:val="zh-CN"/>
        </w:rPr>
        <w:t>该功能支持基于千人千面的信息推送，基于用户画像，分析用户关注的报表或核心指标信息，定制化智能推送内容并进行每日推送。</w:t>
      </w:r>
    </w:p>
    <w:p>
      <w:pPr>
        <w:rPr>
          <w:rFonts w:ascii="仿宋" w:hAnsi="仿宋" w:eastAsia="仿宋" w:cs="仿宋"/>
          <w:kern w:val="0"/>
          <w:sz w:val="28"/>
          <w:szCs w:val="28"/>
          <w:lang w:val="zh-CN"/>
        </w:rPr>
      </w:pPr>
      <w:r>
        <w:rPr>
          <w:rFonts w:hint="eastAsia" w:ascii="仿宋" w:hAnsi="仿宋" w:eastAsia="宋体" w:cs="仿宋"/>
          <w:kern w:val="0"/>
          <w:sz w:val="28"/>
          <w:szCs w:val="28"/>
          <w:lang w:val="zh-CN"/>
        </w:rPr>
        <w:t>5）</w:t>
      </w:r>
      <w:r>
        <w:rPr>
          <w:rFonts w:hint="eastAsia" w:ascii="仿宋" w:hAnsi="仿宋" w:eastAsia="宋体" w:cs="仿宋"/>
          <w:kern w:val="0"/>
          <w:sz w:val="28"/>
          <w:szCs w:val="28"/>
          <w:lang w:val="en-US" w:eastAsia="zh-CN"/>
        </w:rPr>
        <w:t>监管</w:t>
      </w:r>
      <w:r>
        <w:rPr>
          <w:rFonts w:hint="eastAsia" w:ascii="仿宋" w:hAnsi="仿宋" w:eastAsia="宋体" w:cs="仿宋"/>
          <w:kern w:val="0"/>
          <w:sz w:val="28"/>
          <w:szCs w:val="28"/>
          <w:lang w:val="zh-CN"/>
        </w:rPr>
        <w:t>信息报备管理功能</w:t>
      </w:r>
    </w:p>
    <w:p>
      <w:pPr>
        <w:spacing w:line="240" w:lineRule="auto"/>
        <w:ind w:firstLine="560" w:firstLineChars="200"/>
        <w:rPr>
          <w:rFonts w:ascii="仿宋" w:hAnsi="仿宋" w:eastAsia="仿宋" w:cs="仿宋"/>
          <w:kern w:val="0"/>
          <w:sz w:val="28"/>
          <w:szCs w:val="28"/>
        </w:rPr>
      </w:pPr>
      <w:r>
        <w:rPr>
          <w:rFonts w:hint="eastAsia" w:ascii="仿宋" w:hAnsi="仿宋" w:eastAsia="宋体" w:cs="仿宋"/>
          <w:kern w:val="0"/>
          <w:sz w:val="28"/>
          <w:szCs w:val="28"/>
          <w:lang w:val="zh-CN"/>
        </w:rPr>
        <w:t>集团及各专业公司会定期向监管部门报送经营管理信息，该功能实现对报送的经营管理信息进行报备管理，报送主体用户可以进行报送信息的录入，包括报送时间、报送文件名称、监管机构名称等并可以上传报送文档；报备管理用户可以查询各机构的报送情况和相关的材料信息，</w:t>
      </w:r>
      <w:r>
        <w:rPr>
          <w:rFonts w:hint="eastAsia" w:ascii="仿宋" w:hAnsi="仿宋" w:eastAsia="宋体" w:cs="仿宋"/>
          <w:kern w:val="0"/>
          <w:sz w:val="28"/>
          <w:szCs w:val="28"/>
        </w:rPr>
        <w:t>并支持对报备信息从不同维度的统计、分析。</w:t>
      </w:r>
    </w:p>
    <w:p>
      <w:pPr>
        <w:numPr>
          <w:ilvl w:val="0"/>
          <w:numId w:val="5"/>
        </w:numPr>
        <w:spacing w:line="240" w:lineRule="auto"/>
        <w:rPr>
          <w:rFonts w:ascii="仿宋" w:hAnsi="仿宋" w:eastAsia="仿宋" w:cs="仿宋"/>
          <w:kern w:val="0"/>
          <w:sz w:val="28"/>
          <w:szCs w:val="28"/>
        </w:rPr>
      </w:pPr>
      <w:r>
        <w:rPr>
          <w:rFonts w:hint="eastAsia" w:ascii="仿宋" w:hAnsi="仿宋" w:eastAsia="宋体" w:cs="仿宋"/>
          <w:kern w:val="0"/>
          <w:sz w:val="28"/>
          <w:szCs w:val="28"/>
          <w:lang w:val="en-US" w:eastAsia="zh-CN"/>
        </w:rPr>
        <w:t>数据</w:t>
      </w:r>
      <w:r>
        <w:rPr>
          <w:rFonts w:hint="eastAsia" w:ascii="仿宋" w:hAnsi="仿宋" w:eastAsia="宋体" w:cs="仿宋"/>
          <w:kern w:val="0"/>
          <w:sz w:val="28"/>
          <w:szCs w:val="28"/>
          <w:lang w:val="zh-CN"/>
        </w:rPr>
        <w:t>报表报送管理</w:t>
      </w:r>
      <w:r>
        <w:rPr>
          <w:rFonts w:hint="eastAsia" w:ascii="仿宋" w:hAnsi="仿宋" w:eastAsia="宋体" w:cs="仿宋"/>
          <w:kern w:val="0"/>
          <w:sz w:val="28"/>
          <w:szCs w:val="28"/>
        </w:rPr>
        <w:t>功能</w:t>
      </w:r>
    </w:p>
    <w:p>
      <w:pPr>
        <w:spacing w:line="240" w:lineRule="auto"/>
        <w:ind w:firstLine="560" w:firstLineChars="200"/>
        <w:rPr>
          <w:rFonts w:cs="仿宋"/>
          <w:szCs w:val="21"/>
        </w:rPr>
      </w:pPr>
      <w:r>
        <w:rPr>
          <w:rFonts w:hint="eastAsia" w:ascii="仿宋" w:hAnsi="仿宋" w:eastAsia="宋体" w:cs="仿宋"/>
          <w:kern w:val="0"/>
          <w:sz w:val="28"/>
          <w:szCs w:val="28"/>
          <w:lang w:val="en-US" w:eastAsia="zh-CN"/>
        </w:rPr>
        <w:t>根据集团数据报表报送要求支持对专业公司上报数据的生成、填列、审核和提交，实现上报数据的归档和查询，同时支持对报送管理流程的灵活配置，对报送时效进行追踪管理。</w:t>
      </w:r>
    </w:p>
    <w:p>
      <w:pPr>
        <w:adjustRightInd w:val="0"/>
        <w:snapToGrid w:val="0"/>
        <w:spacing w:line="360" w:lineRule="auto"/>
        <w:ind w:firstLine="480" w:firstLineChars="200"/>
      </w:pPr>
    </w:p>
    <w:p>
      <w:pPr>
        <w:pStyle w:val="4"/>
        <w:rPr>
          <w:lang w:eastAsia="zh-CN"/>
        </w:rPr>
      </w:pPr>
      <w:bookmarkStart w:id="10" w:name="_Toc26292"/>
      <w:r>
        <w:rPr>
          <w:rFonts w:hint="eastAsia"/>
        </w:rPr>
        <w:t>功能模块范围</w:t>
      </w:r>
      <w:bookmarkEnd w:id="10"/>
    </w:p>
    <w:p>
      <w:pPr>
        <w:rPr>
          <w:rFonts w:hint="eastAsia" w:eastAsia="宋体"/>
          <w:lang w:val="en-US" w:eastAsia="zh-CN"/>
        </w:rPr>
      </w:pPr>
      <w:r>
        <w:rPr>
          <w:rFonts w:hint="eastAsia" w:eastAsia="宋体"/>
          <w:lang w:val="en-US" w:eastAsia="zh-CN"/>
        </w:rPr>
        <w:t>待补充</w:t>
      </w:r>
    </w:p>
    <w:bookmarkEnd w:id="6"/>
    <w:bookmarkEnd w:id="7"/>
    <w:p>
      <w:pPr>
        <w:pStyle w:val="3"/>
        <w:rPr>
          <w:lang w:eastAsia="zh-CN"/>
        </w:rPr>
      </w:pPr>
      <w:bookmarkStart w:id="11" w:name="_Toc24350"/>
      <w:r>
        <w:rPr>
          <w:rFonts w:hint="eastAsia"/>
        </w:rPr>
        <w:t>约定</w:t>
      </w:r>
      <w:r>
        <w:rPr>
          <w:rFonts w:hint="eastAsia" w:eastAsia="宋体"/>
          <w:lang w:eastAsia="zh-CN"/>
        </w:rPr>
        <w:t>、限制及假设</w:t>
      </w:r>
      <w:bookmarkEnd w:id="11"/>
    </w:p>
    <w:p>
      <w:pPr>
        <w:adjustRightInd w:val="0"/>
        <w:snapToGrid w:val="0"/>
        <w:spacing w:line="360" w:lineRule="auto"/>
        <w:ind w:firstLine="480" w:firstLineChars="200"/>
        <w:rPr>
          <w:rFonts w:cs="仿宋"/>
          <w:szCs w:val="21"/>
        </w:rPr>
      </w:pPr>
      <w:r>
        <w:rPr>
          <w:rFonts w:eastAsia="宋体" w:cs="仿宋"/>
          <w:szCs w:val="21"/>
        </w:rPr>
        <w:t>无</w:t>
      </w:r>
    </w:p>
    <w:p>
      <w:pPr>
        <w:pStyle w:val="3"/>
        <w:rPr>
          <w:lang w:eastAsia="zh-CN"/>
        </w:rPr>
      </w:pPr>
      <w:bookmarkStart w:id="12" w:name="_Toc9531"/>
      <w:r>
        <w:rPr>
          <w:rFonts w:hint="eastAsia" w:eastAsia="宋体"/>
          <w:lang w:eastAsia="zh-CN"/>
        </w:rPr>
        <w:t>适用读者</w:t>
      </w:r>
      <w:bookmarkEnd w:id="12"/>
      <w:bookmarkStart w:id="13" w:name="_Toc209966403"/>
      <w:bookmarkStart w:id="14" w:name="_Toc203798090"/>
    </w:p>
    <w:p>
      <w:pPr>
        <w:adjustRightInd w:val="0"/>
        <w:snapToGrid w:val="0"/>
        <w:spacing w:line="360" w:lineRule="auto"/>
        <w:ind w:firstLine="480" w:firstLineChars="200"/>
        <w:rPr>
          <w:rFonts w:cs="仿宋"/>
          <w:szCs w:val="21"/>
        </w:rPr>
      </w:pPr>
      <w:r>
        <w:rPr>
          <w:rFonts w:hint="eastAsia" w:eastAsia="宋体" w:cs="仿宋"/>
          <w:szCs w:val="21"/>
        </w:rPr>
        <w:t>本项目相关的业务部门、技术部门、项目开发团队</w:t>
      </w:r>
    </w:p>
    <w:bookmarkEnd w:id="13"/>
    <w:bookmarkEnd w:id="14"/>
    <w:p>
      <w:pPr>
        <w:pStyle w:val="3"/>
      </w:pPr>
      <w:bookmarkStart w:id="15" w:name="_Toc14850"/>
      <w:r>
        <w:rPr>
          <w:rFonts w:hint="eastAsia"/>
        </w:rPr>
        <w:t>参考文档</w:t>
      </w:r>
      <w:bookmarkEnd w:id="15"/>
      <w:bookmarkStart w:id="16" w:name="_Toc191466255"/>
      <w:bookmarkEnd w:id="16"/>
      <w:bookmarkStart w:id="17" w:name="_Toc191466258"/>
      <w:bookmarkEnd w:id="17"/>
      <w:bookmarkStart w:id="18" w:name="_Toc191466257"/>
      <w:bookmarkEnd w:id="18"/>
      <w:bookmarkStart w:id="19" w:name="_Toc191468359"/>
      <w:bookmarkEnd w:id="19"/>
      <w:bookmarkStart w:id="20" w:name="_Toc191468361"/>
      <w:bookmarkEnd w:id="20"/>
      <w:bookmarkStart w:id="21" w:name="_Toc191468362"/>
      <w:bookmarkEnd w:id="21"/>
      <w:bookmarkStart w:id="22" w:name="_Toc191466256"/>
      <w:bookmarkEnd w:id="22"/>
      <w:bookmarkStart w:id="23" w:name="_Toc191466252"/>
      <w:bookmarkEnd w:id="23"/>
      <w:bookmarkStart w:id="24" w:name="_Toc191466254"/>
      <w:bookmarkEnd w:id="24"/>
      <w:bookmarkStart w:id="25" w:name="_Toc191468364"/>
      <w:bookmarkEnd w:id="25"/>
      <w:bookmarkStart w:id="26" w:name="_Toc191468363"/>
      <w:bookmarkEnd w:id="26"/>
      <w:bookmarkStart w:id="27" w:name="_Toc191468360"/>
      <w:bookmarkEnd w:id="27"/>
      <w:bookmarkStart w:id="28" w:name="_Toc191468365"/>
      <w:bookmarkEnd w:id="28"/>
      <w:bookmarkStart w:id="29" w:name="_Toc191466253"/>
      <w:bookmarkEnd w:id="29"/>
    </w:p>
    <w:p>
      <w:pPr>
        <w:adjustRightInd w:val="0"/>
        <w:snapToGrid w:val="0"/>
        <w:spacing w:line="360" w:lineRule="auto"/>
        <w:ind w:firstLine="480" w:firstLineChars="200"/>
        <w:rPr>
          <w:rFonts w:cs="仿宋"/>
          <w:szCs w:val="21"/>
        </w:rPr>
      </w:pPr>
      <w:r>
        <w:rPr>
          <w:rFonts w:eastAsia="宋体" w:cs="仿宋"/>
          <w:szCs w:val="21"/>
        </w:rPr>
        <w:t>【指标智能引擎项目立项报告_20191017】</w:t>
      </w:r>
    </w:p>
    <w:p>
      <w:pPr>
        <w:adjustRightInd w:val="0"/>
        <w:snapToGrid w:val="0"/>
        <w:spacing w:line="360" w:lineRule="auto"/>
        <w:ind w:firstLine="480" w:firstLineChars="200"/>
        <w:rPr>
          <w:rFonts w:hint="eastAsia" w:eastAsia="宋体" w:cs="仿宋"/>
          <w:szCs w:val="21"/>
          <w:lang w:eastAsia="zh-CN"/>
        </w:rPr>
      </w:pPr>
      <w:r>
        <w:rPr>
          <w:rFonts w:hint="eastAsia" w:eastAsia="宋体" w:cs="仿宋"/>
          <w:szCs w:val="21"/>
          <w:lang w:eastAsia="zh-CN"/>
        </w:rPr>
        <w:t>【招标需求-集团经营指标智能引擎项目招标需求说明书_v0.8_0623】</w:t>
      </w:r>
    </w:p>
    <w:p>
      <w:pPr>
        <w:pStyle w:val="3"/>
        <w:rPr>
          <w:lang w:eastAsia="zh-CN"/>
        </w:rPr>
      </w:pPr>
      <w:bookmarkStart w:id="30" w:name="_Toc9927"/>
      <w:r>
        <w:rPr>
          <w:rFonts w:hint="eastAsia"/>
        </w:rPr>
        <w:t>名词</w:t>
      </w:r>
      <w:r>
        <w:rPr>
          <w:rFonts w:hint="eastAsia" w:eastAsia="宋体"/>
          <w:lang w:eastAsia="zh-CN"/>
        </w:rPr>
        <w:t>和缩略语</w:t>
      </w:r>
      <w:bookmarkEnd w:id="30"/>
    </w:p>
    <w:p>
      <w:pPr>
        <w:adjustRightInd w:val="0"/>
        <w:snapToGrid w:val="0"/>
        <w:spacing w:line="360" w:lineRule="auto"/>
        <w:rPr>
          <w:ins w:id="0" w:author="周婷" w:date="2020-08-26T14:33:18Z"/>
          <w:rFonts w:hint="eastAsia"/>
          <w:bCs/>
          <w:kern w:val="44"/>
          <w:szCs w:val="21"/>
          <w:lang w:eastAsia="zh-CN"/>
        </w:rPr>
      </w:pPr>
      <w:ins w:id="1" w:author="周婷" w:date="2020-08-26T14:33:03Z">
        <w:r>
          <w:rPr>
            <w:rFonts w:hint="eastAsia" w:eastAsia="宋体" w:cs="仿宋"/>
            <w:szCs w:val="21"/>
            <w:lang w:eastAsia="zh-CN"/>
          </w:rPr>
          <w:t>【</w:t>
        </w:r>
      </w:ins>
      <w:ins w:id="2" w:author="周婷" w:date="2020-08-26T14:33:05Z">
        <w:r>
          <w:rPr>
            <w:rFonts w:hint="eastAsia" w:eastAsia="宋体" w:cs="仿宋"/>
            <w:szCs w:val="21"/>
            <w:lang w:eastAsia="zh-CN"/>
          </w:rPr>
          <w:t>模糊搜索</w:t>
        </w:r>
      </w:ins>
      <w:ins w:id="3" w:author="周婷" w:date="2020-08-26T14:33:03Z">
        <w:r>
          <w:rPr>
            <w:rFonts w:hint="eastAsia" w:eastAsia="宋体" w:cs="仿宋"/>
            <w:szCs w:val="21"/>
            <w:lang w:eastAsia="zh-CN"/>
          </w:rPr>
          <w:t>】</w:t>
        </w:r>
      </w:ins>
      <w:ins w:id="4" w:author="周婷" w:date="2020-08-26T14:28:24Z">
        <w:r>
          <w:rPr>
            <w:rFonts w:hint="eastAsia" w:eastAsia="宋体" w:cs="仿宋"/>
            <w:szCs w:val="21"/>
            <w:lang w:eastAsia="zh-CN"/>
          </w:rPr>
          <w:t>：</w:t>
        </w:r>
      </w:ins>
      <w:ins w:id="5" w:author="周婷" w:date="2020-08-26T14:30:18Z">
        <w:r>
          <w:rPr>
            <w:rFonts w:hint="eastAsia" w:eastAsia="宋体" w:cs="仿宋"/>
            <w:szCs w:val="21"/>
            <w:lang w:eastAsia="zh-CN"/>
          </w:rPr>
          <w:t>输入</w:t>
        </w:r>
      </w:ins>
      <w:ins w:id="6" w:author="周婷" w:date="2020-08-26T14:31:25Z">
        <w:r>
          <w:rPr>
            <w:rFonts w:hint="eastAsia" w:eastAsia="宋体" w:cs="仿宋"/>
            <w:szCs w:val="21"/>
            <w:lang w:eastAsia="zh-CN"/>
          </w:rPr>
          <w:t>一串</w:t>
        </w:r>
      </w:ins>
      <w:ins w:id="7" w:author="周婷" w:date="2020-08-26T14:30:18Z">
        <w:r>
          <w:rPr>
            <w:rFonts w:hint="eastAsia" w:eastAsia="宋体" w:cs="仿宋"/>
            <w:szCs w:val="21"/>
            <w:lang w:eastAsia="zh-CN"/>
          </w:rPr>
          <w:t>字符或者数字，</w:t>
        </w:r>
      </w:ins>
      <w:ins w:id="8" w:author="周婷" w:date="2020-08-26T14:31:33Z">
        <w:r>
          <w:rPr>
            <w:rFonts w:hint="eastAsia" w:eastAsia="宋体" w:cs="仿宋"/>
            <w:szCs w:val="21"/>
            <w:lang w:eastAsia="zh-CN"/>
          </w:rPr>
          <w:t>只有</w:t>
        </w:r>
      </w:ins>
      <w:ins w:id="9" w:author="周婷" w:date="2020-08-26T14:30:18Z">
        <w:r>
          <w:rPr>
            <w:rFonts w:hint="eastAsia" w:eastAsia="宋体" w:cs="仿宋"/>
            <w:szCs w:val="21"/>
            <w:lang w:eastAsia="zh-CN"/>
          </w:rPr>
          <w:t>搜索范围中包含该信息</w:t>
        </w:r>
      </w:ins>
      <w:ins w:id="10" w:author="周婷" w:date="2020-08-26T14:31:40Z">
        <w:r>
          <w:rPr>
            <w:rFonts w:hint="eastAsia" w:eastAsia="宋体" w:cs="仿宋"/>
            <w:szCs w:val="21"/>
            <w:lang w:eastAsia="zh-CN"/>
          </w:rPr>
          <w:t>且</w:t>
        </w:r>
      </w:ins>
      <w:ins w:id="11" w:author="周婷" w:date="2020-08-26T14:31:52Z">
        <w:r>
          <w:rPr>
            <w:rFonts w:hint="eastAsia" w:eastAsia="宋体" w:cs="仿宋"/>
            <w:szCs w:val="21"/>
            <w:lang w:eastAsia="zh-CN"/>
          </w:rPr>
          <w:t>信息</w:t>
        </w:r>
      </w:ins>
      <w:ins w:id="12" w:author="周婷" w:date="2020-08-26T14:31:54Z">
        <w:r>
          <w:rPr>
            <w:rFonts w:hint="eastAsia" w:eastAsia="宋体" w:cs="仿宋"/>
            <w:szCs w:val="21"/>
            <w:lang w:eastAsia="zh-CN"/>
          </w:rPr>
          <w:t>顺序</w:t>
        </w:r>
      </w:ins>
      <w:ins w:id="13" w:author="周婷" w:date="2020-08-26T14:31:57Z">
        <w:r>
          <w:rPr>
            <w:rFonts w:hint="eastAsia" w:eastAsia="宋体" w:cs="仿宋"/>
            <w:szCs w:val="21"/>
            <w:lang w:eastAsia="zh-CN"/>
          </w:rPr>
          <w:t>也</w:t>
        </w:r>
      </w:ins>
      <w:ins w:id="14" w:author="周婷" w:date="2020-08-26T14:32:01Z">
        <w:r>
          <w:rPr>
            <w:rFonts w:hint="eastAsia" w:eastAsia="宋体" w:cs="仿宋"/>
            <w:szCs w:val="21"/>
            <w:lang w:eastAsia="zh-CN"/>
          </w:rPr>
          <w:t>一致</w:t>
        </w:r>
      </w:ins>
      <w:ins w:id="15" w:author="周婷" w:date="2020-08-26T14:32:02Z">
        <w:r>
          <w:rPr>
            <w:rFonts w:hint="eastAsia" w:eastAsia="宋体" w:cs="仿宋"/>
            <w:szCs w:val="21"/>
            <w:lang w:eastAsia="zh-CN"/>
          </w:rPr>
          <w:t>并且</w:t>
        </w:r>
      </w:ins>
      <w:ins w:id="16" w:author="周婷" w:date="2020-08-26T14:32:05Z">
        <w:r>
          <w:rPr>
            <w:rFonts w:hint="eastAsia" w:eastAsia="宋体" w:cs="仿宋"/>
            <w:szCs w:val="21"/>
            <w:lang w:eastAsia="zh-CN"/>
          </w:rPr>
          <w:t>连贯</w:t>
        </w:r>
      </w:ins>
      <w:ins w:id="17" w:author="周婷" w:date="2020-08-26T14:32:37Z">
        <w:r>
          <w:rPr>
            <w:rFonts w:hint="eastAsia" w:eastAsia="宋体" w:cs="仿宋"/>
            <w:szCs w:val="21"/>
            <w:lang w:eastAsia="zh-CN"/>
          </w:rPr>
          <w:t>的</w:t>
        </w:r>
      </w:ins>
      <w:ins w:id="18" w:author="周婷" w:date="2020-08-26T14:32:41Z">
        <w:r>
          <w:rPr>
            <w:rFonts w:hint="eastAsia" w:eastAsia="宋体" w:cs="仿宋"/>
            <w:szCs w:val="21"/>
            <w:lang w:eastAsia="zh-CN"/>
          </w:rPr>
          <w:t>内容</w:t>
        </w:r>
      </w:ins>
      <w:ins w:id="19" w:author="周婷" w:date="2020-08-26T14:32:42Z">
        <w:r>
          <w:rPr>
            <w:rFonts w:hint="eastAsia" w:eastAsia="宋体" w:cs="仿宋"/>
            <w:szCs w:val="21"/>
            <w:lang w:eastAsia="zh-CN"/>
          </w:rPr>
          <w:t>才会</w:t>
        </w:r>
      </w:ins>
      <w:ins w:id="20" w:author="周婷" w:date="2020-08-26T14:32:49Z">
        <w:r>
          <w:rPr>
            <w:rFonts w:hint="eastAsia" w:eastAsia="宋体" w:cs="仿宋"/>
            <w:szCs w:val="21"/>
            <w:lang w:eastAsia="zh-CN"/>
          </w:rPr>
          <w:t>筛选</w:t>
        </w:r>
      </w:ins>
      <w:ins w:id="21" w:author="周婷" w:date="2020-08-26T14:32:50Z">
        <w:r>
          <w:rPr>
            <w:rFonts w:hint="eastAsia" w:eastAsia="宋体" w:cs="仿宋"/>
            <w:szCs w:val="21"/>
            <w:lang w:eastAsia="zh-CN"/>
          </w:rPr>
          <w:t>出来</w:t>
        </w:r>
      </w:ins>
      <w:ins w:id="22" w:author="周婷" w:date="2020-08-26T14:28:24Z">
        <w:r>
          <w:rPr>
            <w:rFonts w:hint="eastAsia" w:eastAsia="宋体"/>
            <w:bCs/>
            <w:kern w:val="44"/>
            <w:szCs w:val="21"/>
            <w:lang w:eastAsia="zh-CN"/>
          </w:rPr>
          <w:t>。例子：如果有一张报表名称为“累计有效风险保额”，则输入“累计有效”可以搜索出该张报表，输入“累计效”不能搜索出该张报表。</w:t>
        </w:r>
      </w:ins>
    </w:p>
    <w:p>
      <w:pPr>
        <w:adjustRightInd w:val="0"/>
        <w:snapToGrid w:val="0"/>
        <w:spacing w:line="360" w:lineRule="auto"/>
        <w:rPr>
          <w:ins w:id="23" w:author="周婷" w:date="2020-08-26T14:33:30Z"/>
          <w:rFonts w:hint="eastAsia"/>
          <w:bCs/>
          <w:kern w:val="44"/>
          <w:szCs w:val="21"/>
          <w:lang w:eastAsia="zh-CN"/>
        </w:rPr>
      </w:pPr>
      <w:ins w:id="24" w:author="周婷" w:date="2020-08-26T14:33:24Z">
        <w:r>
          <w:rPr>
            <w:rFonts w:hint="eastAsia" w:eastAsia="宋体"/>
            <w:bCs/>
            <w:kern w:val="44"/>
            <w:szCs w:val="21"/>
            <w:lang w:eastAsia="zh-CN"/>
          </w:rPr>
          <w:t>【</w:t>
        </w:r>
      </w:ins>
      <w:ins w:id="25" w:author="周婷" w:date="2020-08-26T14:33:27Z">
        <w:r>
          <w:rPr>
            <w:rFonts w:hint="eastAsia" w:eastAsia="宋体"/>
            <w:bCs/>
            <w:kern w:val="44"/>
            <w:szCs w:val="21"/>
            <w:lang w:eastAsia="zh-CN"/>
          </w:rPr>
          <w:t>整表</w:t>
        </w:r>
      </w:ins>
      <w:ins w:id="26" w:author="周婷" w:date="2020-08-26T14:33:28Z">
        <w:r>
          <w:rPr>
            <w:rFonts w:hint="eastAsia" w:eastAsia="宋体"/>
            <w:bCs/>
            <w:kern w:val="44"/>
            <w:szCs w:val="21"/>
            <w:lang w:eastAsia="zh-CN"/>
          </w:rPr>
          <w:t>填列</w:t>
        </w:r>
      </w:ins>
      <w:ins w:id="27" w:author="周婷" w:date="2020-08-26T14:33:24Z">
        <w:r>
          <w:rPr>
            <w:rFonts w:hint="eastAsia" w:eastAsia="宋体"/>
            <w:bCs/>
            <w:kern w:val="44"/>
            <w:szCs w:val="21"/>
            <w:lang w:eastAsia="zh-CN"/>
          </w:rPr>
          <w:t>】</w:t>
        </w:r>
      </w:ins>
      <w:ins w:id="28" w:author="周婷" w:date="2020-08-26T14:33:30Z">
        <w:r>
          <w:rPr>
            <w:rFonts w:hint="eastAsia" w:eastAsia="宋体"/>
            <w:bCs/>
            <w:kern w:val="44"/>
            <w:szCs w:val="21"/>
            <w:lang w:eastAsia="zh-CN"/>
          </w:rPr>
          <w:t>：</w:t>
        </w:r>
      </w:ins>
      <w:ins w:id="29" w:author="周婷" w:date="2020-08-26T14:34:29Z">
        <w:r>
          <w:rPr>
            <w:rFonts w:hint="eastAsia" w:eastAsia="宋体"/>
            <w:bCs/>
            <w:kern w:val="44"/>
            <w:szCs w:val="21"/>
            <w:lang w:eastAsia="zh-CN"/>
          </w:rPr>
          <w:t>同</w:t>
        </w:r>
      </w:ins>
      <w:ins w:id="30" w:author="周婷" w:date="2020-08-26T14:34:06Z">
        <w:r>
          <w:rPr>
            <w:rFonts w:hint="eastAsia" w:eastAsia="宋体"/>
            <w:lang w:eastAsia="zh-CN"/>
          </w:rPr>
          <w:t>一张报表，同一家报送单位只会分配一个提交人员填列，则称为“整表填列”，即一个人填列整张报表</w:t>
        </w:r>
      </w:ins>
      <w:ins w:id="31" w:author="周婷" w:date="2020-08-26T14:34:21Z">
        <w:r>
          <w:rPr>
            <w:rFonts w:hint="eastAsia" w:eastAsia="宋体"/>
            <w:lang w:eastAsia="zh-CN"/>
          </w:rPr>
          <w:t>，</w:t>
        </w:r>
      </w:ins>
    </w:p>
    <w:p>
      <w:pPr>
        <w:adjustRightInd w:val="0"/>
        <w:snapToGrid w:val="0"/>
        <w:spacing w:line="360" w:lineRule="auto"/>
        <w:rPr>
          <w:rFonts w:hint="eastAsia"/>
          <w:bCs/>
          <w:kern w:val="44"/>
          <w:szCs w:val="21"/>
          <w:lang w:eastAsia="zh-CN"/>
        </w:rPr>
      </w:pPr>
      <w:ins w:id="32" w:author="周婷" w:date="2020-08-26T14:33:39Z">
        <w:r>
          <w:rPr>
            <w:rFonts w:hint="eastAsia" w:eastAsia="宋体"/>
            <w:bCs/>
            <w:kern w:val="44"/>
            <w:szCs w:val="21"/>
            <w:lang w:eastAsia="zh-CN"/>
          </w:rPr>
          <w:t>【</w:t>
        </w:r>
      </w:ins>
      <w:ins w:id="33" w:author="周婷" w:date="2020-08-26T14:33:42Z">
        <w:r>
          <w:rPr>
            <w:rFonts w:hint="eastAsia" w:eastAsia="宋体"/>
            <w:bCs/>
            <w:kern w:val="44"/>
            <w:szCs w:val="21"/>
            <w:lang w:eastAsia="zh-CN"/>
          </w:rPr>
          <w:t>非整表填列</w:t>
        </w:r>
      </w:ins>
      <w:ins w:id="34" w:author="周婷" w:date="2020-08-26T14:33:39Z">
        <w:r>
          <w:rPr>
            <w:rFonts w:hint="eastAsia" w:eastAsia="宋体"/>
            <w:bCs/>
            <w:kern w:val="44"/>
            <w:szCs w:val="21"/>
            <w:lang w:eastAsia="zh-CN"/>
          </w:rPr>
          <w:t>】</w:t>
        </w:r>
      </w:ins>
      <w:ins w:id="35" w:author="周婷" w:date="2020-08-26T14:33:43Z">
        <w:r>
          <w:rPr>
            <w:rFonts w:hint="eastAsia" w:eastAsia="宋体"/>
            <w:bCs/>
            <w:kern w:val="44"/>
            <w:szCs w:val="21"/>
            <w:lang w:eastAsia="zh-CN"/>
          </w:rPr>
          <w:t>：</w:t>
        </w:r>
      </w:ins>
      <w:ins w:id="36" w:author="周婷" w:date="2020-08-26T14:34:23Z">
        <w:r>
          <w:rPr>
            <w:rFonts w:hint="eastAsia" w:eastAsia="宋体"/>
            <w:lang w:eastAsia="zh-CN"/>
          </w:rPr>
          <w:t>同一张报表，同一家报送单位会根据指标的不同分配</w:t>
        </w:r>
      </w:ins>
      <w:ins w:id="37" w:author="周婷" w:date="2020-08-26T14:34:37Z">
        <w:r>
          <w:rPr>
            <w:rFonts w:hint="eastAsia" w:eastAsia="宋体"/>
            <w:lang w:eastAsia="zh-CN"/>
          </w:rPr>
          <w:t>给</w:t>
        </w:r>
      </w:ins>
      <w:ins w:id="38" w:author="周婷" w:date="2020-08-26T14:34:23Z">
        <w:r>
          <w:rPr>
            <w:rFonts w:hint="eastAsia" w:eastAsia="宋体"/>
            <w:lang w:eastAsia="zh-CN"/>
          </w:rPr>
          <w:t>不同的提交人员，则称为“非整表填列”。</w:t>
        </w:r>
      </w:ins>
    </w:p>
    <w:p>
      <w:pPr>
        <w:pStyle w:val="2"/>
        <w:keepLines/>
        <w:adjustRightInd/>
        <w:snapToGrid/>
        <w:spacing w:before="340" w:after="330" w:line="578" w:lineRule="auto"/>
        <w:jc w:val="both"/>
        <w:rPr>
          <w:rFonts w:eastAsia="宋体"/>
        </w:rPr>
      </w:pPr>
      <w:bookmarkStart w:id="31" w:name="_Toc32223"/>
      <w:bookmarkStart w:id="32" w:name="_Toc209966405"/>
      <w:bookmarkStart w:id="33" w:name="_Toc203798092"/>
      <w:r>
        <w:rPr>
          <w:rFonts w:hint="eastAsia" w:eastAsia="宋体"/>
        </w:rPr>
        <w:t>功能性需求</w:t>
      </w:r>
      <w:bookmarkEnd w:id="31"/>
      <w:bookmarkEnd w:id="32"/>
      <w:bookmarkEnd w:id="33"/>
    </w:p>
    <w:p>
      <w:pPr>
        <w:pStyle w:val="3"/>
      </w:pPr>
      <w:bookmarkStart w:id="34" w:name="_Toc209966406"/>
      <w:bookmarkStart w:id="35" w:name="_Toc1102"/>
      <w:bookmarkStart w:id="36" w:name="_Toc203798093"/>
      <w:r>
        <w:rPr>
          <w:rFonts w:hint="eastAsia" w:eastAsia="宋体"/>
          <w:lang w:eastAsia="zh-CN"/>
        </w:rPr>
        <w:t>概述</w:t>
      </w:r>
      <w:bookmarkEnd w:id="34"/>
      <w:bookmarkEnd w:id="35"/>
      <w:bookmarkEnd w:id="36"/>
    </w:p>
    <w:p>
      <w:pPr>
        <w:rPr>
          <w:rFonts w:hint="eastAsia"/>
          <w:lang w:eastAsia="zh-CN"/>
        </w:rPr>
      </w:pPr>
    </w:p>
    <w:tbl>
      <w:tblPr>
        <w:tblStyle w:val="31"/>
        <w:tblW w:w="76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6"/>
        <w:gridCol w:w="1629"/>
        <w:gridCol w:w="3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2036" w:type="dxa"/>
            <w:shd w:val="clear" w:color="auto" w:fill="E7E6E6" w:themeFill="background2"/>
          </w:tcPr>
          <w:p>
            <w:pPr>
              <w:rPr>
                <w:rFonts w:hint="eastAsia"/>
                <w:color w:val="auto"/>
                <w:vertAlign w:val="baseline"/>
                <w:lang w:eastAsia="zh-CN"/>
              </w:rPr>
            </w:pPr>
            <w:r>
              <w:rPr>
                <w:rFonts w:hint="eastAsia" w:eastAsia="宋体"/>
                <w:b/>
                <w:bCs/>
                <w:color w:val="auto"/>
                <w:vertAlign w:val="baseline"/>
                <w:lang w:eastAsia="zh-CN"/>
              </w:rPr>
              <w:t>角色</w:t>
            </w:r>
          </w:p>
        </w:tc>
        <w:tc>
          <w:tcPr>
            <w:tcW w:w="1629" w:type="dxa"/>
            <w:shd w:val="clear" w:color="auto" w:fill="E7E6E6" w:themeFill="background2"/>
          </w:tcPr>
          <w:p>
            <w:pPr>
              <w:rPr>
                <w:rFonts w:hint="eastAsia"/>
                <w:color w:val="auto"/>
                <w:vertAlign w:val="baseline"/>
                <w:lang w:eastAsia="zh-CN"/>
              </w:rPr>
            </w:pPr>
            <w:r>
              <w:rPr>
                <w:rFonts w:hint="eastAsia" w:eastAsia="宋体"/>
                <w:b/>
                <w:bCs/>
                <w:color w:val="auto"/>
                <w:vertAlign w:val="baseline"/>
                <w:lang w:eastAsia="zh-CN"/>
              </w:rPr>
              <w:t>按钮组</w:t>
            </w:r>
          </w:p>
        </w:tc>
        <w:tc>
          <w:tcPr>
            <w:tcW w:w="3945" w:type="dxa"/>
            <w:shd w:val="clear" w:color="auto" w:fill="E7E6E6" w:themeFill="background2"/>
          </w:tcPr>
          <w:p>
            <w:pPr>
              <w:rPr>
                <w:rFonts w:hint="default" w:ascii="宋体" w:hAnsi="宋体" w:eastAsia="宋体" w:cs="宋体"/>
                <w:b/>
                <w:bCs/>
                <w:color w:val="auto"/>
                <w:sz w:val="24"/>
                <w:szCs w:val="24"/>
                <w:vertAlign w:val="baseline"/>
                <w:lang w:val="en-US" w:eastAsia="zh-CN" w:bidi="ar-SA"/>
              </w:rPr>
            </w:pPr>
            <w:r>
              <w:rPr>
                <w:rFonts w:hint="eastAsia" w:eastAsia="宋体"/>
                <w:b/>
                <w:bCs/>
                <w:color w:val="auto"/>
                <w:vertAlign w:val="baseline"/>
                <w:lang w:eastAsia="zh-CN"/>
              </w:rPr>
              <w:t>菜单</w:t>
            </w:r>
            <w:r>
              <w:rPr>
                <w:rFonts w:hint="eastAsia" w:eastAsia="宋体"/>
                <w:b/>
                <w:bCs/>
                <w:color w:val="auto"/>
                <w:vertAlign w:val="baseline"/>
                <w:lang w:val="en-US" w:eastAsia="zh-CN"/>
              </w:rPr>
              <w:t>-</w:t>
            </w:r>
            <w:r>
              <w:rPr>
                <w:rFonts w:hint="eastAsia" w:eastAsia="宋体"/>
                <w:b/>
                <w:bCs/>
                <w:color w:val="auto"/>
                <w:vertAlign w:val="baseline"/>
                <w:lang w:eastAsia="zh-CN"/>
              </w:rPr>
              <w:t>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2036" w:type="dxa"/>
          </w:tcPr>
          <w:p>
            <w:pPr>
              <w:rPr>
                <w:rFonts w:hint="eastAsia"/>
                <w:vertAlign w:val="baseline"/>
                <w:lang w:eastAsia="zh-CN"/>
              </w:rPr>
            </w:pPr>
            <w:r>
              <w:rPr>
                <w:rFonts w:hint="eastAsia" w:eastAsia="宋体"/>
                <w:vertAlign w:val="baseline"/>
                <w:lang w:eastAsia="zh-CN"/>
              </w:rPr>
              <w:t>报送管理员</w:t>
            </w:r>
          </w:p>
        </w:tc>
        <w:tc>
          <w:tcPr>
            <w:tcW w:w="1629" w:type="dxa"/>
          </w:tcPr>
          <w:p>
            <w:pPr>
              <w:rPr>
                <w:rFonts w:hint="eastAsia"/>
                <w:vertAlign w:val="baseline"/>
                <w:lang w:eastAsia="zh-CN"/>
              </w:rPr>
            </w:pPr>
            <w:r>
              <w:rPr>
                <w:rFonts w:hint="eastAsia" w:eastAsia="宋体"/>
                <w:vertAlign w:val="baseline"/>
                <w:lang w:eastAsia="zh-CN"/>
              </w:rPr>
              <w:t>报送管理</w:t>
            </w:r>
          </w:p>
        </w:tc>
        <w:tc>
          <w:tcPr>
            <w:tcW w:w="3945" w:type="dxa"/>
          </w:tcPr>
          <w:p>
            <w:pPr>
              <w:rPr>
                <w:rFonts w:hint="eastAsia"/>
                <w:vertAlign w:val="baseline"/>
                <w:lang w:val="en-US" w:eastAsia="zh-CN"/>
              </w:rPr>
            </w:pPr>
            <w:r>
              <w:rPr>
                <w:rFonts w:hint="eastAsia" w:eastAsia="宋体"/>
                <w:vertAlign w:val="baseline"/>
                <w:lang w:val="en-US" w:eastAsia="zh-CN"/>
              </w:rPr>
              <w:t xml:space="preserve">报送配置-新增 </w:t>
            </w:r>
          </w:p>
          <w:p>
            <w:pPr>
              <w:rPr>
                <w:rFonts w:hint="eastAsia"/>
                <w:vertAlign w:val="baseline"/>
                <w:lang w:val="en-US" w:eastAsia="zh-CN"/>
              </w:rPr>
            </w:pPr>
            <w:r>
              <w:rPr>
                <w:rFonts w:hint="eastAsia" w:eastAsia="宋体"/>
                <w:vertAlign w:val="baseline"/>
                <w:lang w:val="en-US" w:eastAsia="zh-CN"/>
              </w:rPr>
              <w:t xml:space="preserve">报送配置-编辑 </w:t>
            </w:r>
          </w:p>
          <w:p>
            <w:pPr>
              <w:rPr>
                <w:rFonts w:hint="eastAsia"/>
                <w:vertAlign w:val="baseline"/>
                <w:lang w:val="en-US" w:eastAsia="zh-CN"/>
              </w:rPr>
            </w:pPr>
            <w:r>
              <w:rPr>
                <w:rFonts w:hint="eastAsia" w:eastAsia="宋体"/>
                <w:vertAlign w:val="baseline"/>
                <w:lang w:val="en-US" w:eastAsia="zh-CN"/>
              </w:rPr>
              <w:t>报送配置-停用</w:t>
            </w:r>
          </w:p>
          <w:p>
            <w:pPr>
              <w:rPr>
                <w:rFonts w:hint="eastAsia"/>
                <w:vertAlign w:val="baseline"/>
                <w:lang w:val="en-US" w:eastAsia="zh-CN"/>
              </w:rPr>
            </w:pPr>
            <w:r>
              <w:rPr>
                <w:rFonts w:hint="eastAsia" w:eastAsia="宋体"/>
                <w:vertAlign w:val="baseline"/>
                <w:lang w:val="en-US" w:eastAsia="zh-CN"/>
              </w:rPr>
              <w:t>报送配置-启用</w:t>
            </w:r>
          </w:p>
          <w:p>
            <w:pPr>
              <w:rPr>
                <w:rFonts w:hint="eastAsia"/>
                <w:vertAlign w:val="baseline"/>
                <w:lang w:eastAsia="zh-CN"/>
              </w:rPr>
            </w:pPr>
            <w:r>
              <w:rPr>
                <w:rFonts w:hint="eastAsia" w:eastAsia="宋体"/>
                <w:vertAlign w:val="baseline"/>
                <w:lang w:val="en-US" w:eastAsia="zh-CN"/>
              </w:rPr>
              <w:t>报送配置-</w:t>
            </w:r>
            <w:r>
              <w:rPr>
                <w:rFonts w:hint="eastAsia" w:eastAsia="宋体"/>
                <w:vertAlign w:val="baseline"/>
                <w:lang w:eastAsia="zh-CN"/>
              </w:rPr>
              <w:t>查询</w:t>
            </w:r>
          </w:p>
          <w:p>
            <w:pPr>
              <w:rPr>
                <w:rFonts w:hint="eastAsia"/>
                <w:vertAlign w:val="baseline"/>
                <w:lang w:val="en-US" w:eastAsia="zh-CN"/>
              </w:rPr>
            </w:pPr>
            <w:r>
              <w:rPr>
                <w:rFonts w:hint="eastAsia" w:eastAsia="宋体"/>
                <w:vertAlign w:val="baseline"/>
                <w:lang w:val="en-US" w:eastAsia="zh-CN"/>
              </w:rPr>
              <w:t>报送配置-重置</w:t>
            </w:r>
          </w:p>
          <w:p>
            <w:pPr>
              <w:rPr>
                <w:rFonts w:hint="eastAsia"/>
                <w:vertAlign w:val="baseline"/>
                <w:lang w:val="en-US" w:eastAsia="zh-CN"/>
              </w:rPr>
            </w:pPr>
            <w:r>
              <w:rPr>
                <w:rFonts w:hint="eastAsia" w:eastAsia="宋体"/>
                <w:vertAlign w:val="baseline"/>
                <w:lang w:val="en-US" w:eastAsia="zh-CN"/>
              </w:rPr>
              <w:t>任务处理-退回</w:t>
            </w:r>
          </w:p>
          <w:p>
            <w:pPr>
              <w:rPr>
                <w:rFonts w:hint="eastAsia"/>
                <w:vertAlign w:val="baseline"/>
                <w:lang w:eastAsia="zh-CN"/>
              </w:rPr>
            </w:pPr>
            <w:r>
              <w:rPr>
                <w:rFonts w:hint="eastAsia" w:eastAsia="宋体"/>
                <w:vertAlign w:val="baseline"/>
                <w:lang w:val="en-US" w:eastAsia="zh-CN"/>
              </w:rPr>
              <w:t>任务处理-</w:t>
            </w:r>
            <w:r>
              <w:rPr>
                <w:rFonts w:hint="eastAsia" w:eastAsia="宋体"/>
                <w:vertAlign w:val="baseline"/>
                <w:lang w:eastAsia="zh-CN"/>
              </w:rPr>
              <w:t>查询</w:t>
            </w:r>
          </w:p>
          <w:p>
            <w:pPr>
              <w:rPr>
                <w:rFonts w:hint="eastAsia"/>
                <w:vertAlign w:val="baseline"/>
                <w:lang w:val="en-US" w:eastAsia="zh-CN"/>
              </w:rPr>
            </w:pPr>
            <w:r>
              <w:rPr>
                <w:rFonts w:hint="eastAsia" w:eastAsia="宋体"/>
                <w:vertAlign w:val="baseline"/>
                <w:lang w:val="en-US" w:eastAsia="zh-CN"/>
              </w:rPr>
              <w:t>任务处理-重置</w:t>
            </w:r>
          </w:p>
          <w:p>
            <w:pPr>
              <w:rPr>
                <w:rFonts w:hint="eastAsia"/>
                <w:vertAlign w:val="baseline"/>
                <w:lang w:eastAsia="zh-CN"/>
              </w:rPr>
            </w:pPr>
            <w:r>
              <w:rPr>
                <w:rFonts w:hint="eastAsia" w:eastAsia="宋体"/>
                <w:vertAlign w:val="baseline"/>
                <w:lang w:val="en-US" w:eastAsia="zh-CN"/>
              </w:rPr>
              <w:t>报送查询-</w:t>
            </w:r>
            <w:r>
              <w:rPr>
                <w:rFonts w:hint="eastAsia" w:eastAsia="宋体"/>
                <w:vertAlign w:val="baseline"/>
                <w:lang w:eastAsia="zh-CN"/>
              </w:rPr>
              <w:t>查询</w:t>
            </w:r>
          </w:p>
          <w:p>
            <w:pPr>
              <w:rPr>
                <w:rFonts w:hint="default"/>
                <w:vertAlign w:val="baseline"/>
                <w:lang w:val="en-US" w:eastAsia="zh-CN"/>
              </w:rPr>
            </w:pPr>
            <w:r>
              <w:rPr>
                <w:rFonts w:hint="eastAsia" w:eastAsia="宋体"/>
                <w:vertAlign w:val="baseline"/>
                <w:lang w:val="en-US" w:eastAsia="zh-CN"/>
              </w:rPr>
              <w:t>报送查询-重置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2036" w:type="dxa"/>
          </w:tcPr>
          <w:p>
            <w:pPr>
              <w:rPr>
                <w:rFonts w:hint="eastAsia" w:eastAsia="宋体"/>
                <w:vertAlign w:val="baseline"/>
                <w:lang w:eastAsia="zh-CN"/>
              </w:rPr>
            </w:pPr>
            <w:r>
              <w:rPr>
                <w:rFonts w:hint="eastAsia" w:eastAsia="宋体"/>
                <w:vertAlign w:val="baseline"/>
                <w:lang w:eastAsia="zh-CN"/>
              </w:rPr>
              <w:t>报送跟踪人员</w:t>
            </w:r>
          </w:p>
        </w:tc>
        <w:tc>
          <w:tcPr>
            <w:tcW w:w="1629" w:type="dxa"/>
          </w:tcPr>
          <w:p>
            <w:pPr>
              <w:rPr>
                <w:rFonts w:hint="eastAsia"/>
                <w:vertAlign w:val="baseline"/>
                <w:lang w:eastAsia="zh-CN"/>
              </w:rPr>
            </w:pPr>
            <w:r>
              <w:rPr>
                <w:rFonts w:hint="eastAsia" w:eastAsia="宋体"/>
                <w:vertAlign w:val="baseline"/>
                <w:lang w:eastAsia="zh-CN"/>
              </w:rPr>
              <w:t>报送跟踪</w:t>
            </w:r>
          </w:p>
        </w:tc>
        <w:tc>
          <w:tcPr>
            <w:tcW w:w="3945" w:type="dxa"/>
          </w:tcPr>
          <w:p>
            <w:pPr>
              <w:rPr>
                <w:rFonts w:hint="eastAsia"/>
                <w:vertAlign w:val="baseline"/>
                <w:lang w:eastAsia="zh-CN"/>
              </w:rPr>
            </w:pPr>
            <w:r>
              <w:rPr>
                <w:rFonts w:hint="eastAsia" w:eastAsia="宋体"/>
                <w:vertAlign w:val="baseline"/>
                <w:lang w:val="en-US" w:eastAsia="zh-CN"/>
              </w:rPr>
              <w:t>任务处理-</w:t>
            </w:r>
            <w:r>
              <w:rPr>
                <w:rFonts w:hint="eastAsia" w:eastAsia="宋体"/>
                <w:vertAlign w:val="baseline"/>
                <w:lang w:eastAsia="zh-CN"/>
              </w:rPr>
              <w:t>查询</w:t>
            </w:r>
          </w:p>
          <w:p>
            <w:pPr>
              <w:rPr>
                <w:rFonts w:hint="eastAsia"/>
                <w:vertAlign w:val="baseline"/>
                <w:lang w:val="en-US" w:eastAsia="zh-CN"/>
              </w:rPr>
            </w:pPr>
            <w:r>
              <w:rPr>
                <w:rFonts w:hint="eastAsia" w:eastAsia="宋体"/>
                <w:vertAlign w:val="baseline"/>
                <w:lang w:val="en-US" w:eastAsia="zh-CN"/>
              </w:rPr>
              <w:t>任务处理-重置</w:t>
            </w:r>
          </w:p>
          <w:p>
            <w:pPr>
              <w:rPr>
                <w:rFonts w:hint="eastAsia"/>
                <w:vertAlign w:val="baseline"/>
                <w:lang w:val="en-US" w:eastAsia="zh-CN"/>
              </w:rPr>
            </w:pPr>
            <w:r>
              <w:rPr>
                <w:rFonts w:hint="eastAsia" w:eastAsia="宋体"/>
                <w:vertAlign w:val="baseline"/>
                <w:lang w:val="en-US" w:eastAsia="zh-CN"/>
              </w:rPr>
              <w:t>报送查询-</w:t>
            </w:r>
            <w:r>
              <w:rPr>
                <w:rFonts w:hint="eastAsia" w:eastAsia="宋体"/>
                <w:vertAlign w:val="baseline"/>
                <w:lang w:eastAsia="zh-CN"/>
              </w:rPr>
              <w:t>查询</w:t>
            </w:r>
          </w:p>
          <w:p>
            <w:pPr>
              <w:rPr>
                <w:rFonts w:hint="eastAsia"/>
                <w:vertAlign w:val="baseline"/>
                <w:lang w:val="en-US" w:eastAsia="zh-CN"/>
              </w:rPr>
            </w:pPr>
            <w:r>
              <w:rPr>
                <w:rFonts w:hint="eastAsia" w:eastAsia="宋体"/>
                <w:vertAlign w:val="baseline"/>
                <w:lang w:val="en-US" w:eastAsia="zh-CN"/>
              </w:rPr>
              <w:t>报送查询-重置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2036" w:type="dxa"/>
            <w:vAlign w:val="top"/>
          </w:tcPr>
          <w:p>
            <w:pPr>
              <w:rPr>
                <w:rFonts w:hint="eastAsia" w:ascii="宋体" w:hAnsi="宋体" w:eastAsia="宋体" w:cs="宋体"/>
                <w:sz w:val="24"/>
                <w:szCs w:val="24"/>
                <w:vertAlign w:val="baseline"/>
                <w:lang w:val="en-US" w:eastAsia="zh-CN" w:bidi="ar-SA"/>
              </w:rPr>
            </w:pPr>
            <w:r>
              <w:rPr>
                <w:rFonts w:hint="eastAsia" w:eastAsia="宋体"/>
                <w:lang w:eastAsia="zh-CN"/>
              </w:rPr>
              <w:t>报送提交人员</w:t>
            </w:r>
          </w:p>
        </w:tc>
        <w:tc>
          <w:tcPr>
            <w:tcW w:w="1629"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报送提交</w:t>
            </w:r>
          </w:p>
        </w:tc>
        <w:tc>
          <w:tcPr>
            <w:tcW w:w="3945" w:type="dxa"/>
          </w:tcPr>
          <w:p>
            <w:pPr>
              <w:rPr>
                <w:rFonts w:hint="eastAsia"/>
                <w:vertAlign w:val="baseline"/>
                <w:lang w:val="en-US" w:eastAsia="zh-CN"/>
              </w:rPr>
            </w:pPr>
            <w:r>
              <w:rPr>
                <w:rFonts w:hint="eastAsia" w:eastAsia="宋体"/>
                <w:vertAlign w:val="baseline"/>
                <w:lang w:val="en-US" w:eastAsia="zh-CN"/>
              </w:rPr>
              <w:t>任务处理-保存</w:t>
            </w:r>
          </w:p>
          <w:p>
            <w:pPr>
              <w:rPr>
                <w:rFonts w:hint="eastAsia"/>
                <w:vertAlign w:val="baseline"/>
                <w:lang w:val="en-US" w:eastAsia="zh-CN"/>
              </w:rPr>
            </w:pPr>
            <w:r>
              <w:rPr>
                <w:rFonts w:hint="eastAsia" w:eastAsia="宋体"/>
                <w:vertAlign w:val="baseline"/>
                <w:lang w:val="en-US" w:eastAsia="zh-CN"/>
              </w:rPr>
              <w:t>任务处理-提交</w:t>
            </w:r>
          </w:p>
          <w:p>
            <w:pPr>
              <w:rPr>
                <w:rFonts w:hint="eastAsia"/>
                <w:vertAlign w:val="baseline"/>
                <w:lang w:val="en-US" w:eastAsia="zh-CN"/>
              </w:rPr>
            </w:pPr>
            <w:r>
              <w:rPr>
                <w:rFonts w:hint="eastAsia" w:eastAsia="宋体"/>
                <w:vertAlign w:val="baseline"/>
                <w:lang w:val="en-US" w:eastAsia="zh-CN"/>
              </w:rPr>
              <w:t>任务处理-撤回</w:t>
            </w:r>
          </w:p>
          <w:p>
            <w:pPr>
              <w:rPr>
                <w:rFonts w:hint="eastAsia"/>
                <w:vertAlign w:val="baseline"/>
                <w:lang w:eastAsia="zh-CN"/>
              </w:rPr>
            </w:pPr>
            <w:r>
              <w:rPr>
                <w:rFonts w:hint="eastAsia" w:eastAsia="宋体"/>
                <w:vertAlign w:val="baseline"/>
                <w:lang w:val="en-US" w:eastAsia="zh-CN"/>
              </w:rPr>
              <w:t>任务处理-</w:t>
            </w:r>
            <w:r>
              <w:rPr>
                <w:rFonts w:hint="eastAsia" w:eastAsia="宋体"/>
                <w:vertAlign w:val="baseline"/>
                <w:lang w:eastAsia="zh-CN"/>
              </w:rPr>
              <w:t>查询</w:t>
            </w:r>
          </w:p>
          <w:p>
            <w:pPr>
              <w:rPr>
                <w:rFonts w:hint="eastAsia"/>
                <w:vertAlign w:val="baseline"/>
                <w:lang w:val="en-US" w:eastAsia="zh-CN"/>
              </w:rPr>
            </w:pPr>
            <w:r>
              <w:rPr>
                <w:rFonts w:hint="eastAsia" w:eastAsia="宋体"/>
                <w:vertAlign w:val="baseline"/>
                <w:lang w:val="en-US" w:eastAsia="zh-CN"/>
              </w:rPr>
              <w:t>任务处理-重置</w:t>
            </w:r>
          </w:p>
          <w:p>
            <w:pPr>
              <w:rPr>
                <w:rFonts w:hint="eastAsia"/>
                <w:vertAlign w:val="baseline"/>
                <w:lang w:val="en-US" w:eastAsia="zh-CN"/>
              </w:rPr>
            </w:pPr>
            <w:r>
              <w:rPr>
                <w:rFonts w:hint="eastAsia" w:eastAsia="宋体"/>
                <w:vertAlign w:val="baseline"/>
                <w:lang w:val="en-US" w:eastAsia="zh-CN"/>
              </w:rPr>
              <w:t>报送查询-</w:t>
            </w:r>
            <w:r>
              <w:rPr>
                <w:rFonts w:hint="eastAsia" w:eastAsia="宋体"/>
                <w:vertAlign w:val="baseline"/>
                <w:lang w:eastAsia="zh-CN"/>
              </w:rPr>
              <w:t>查询</w:t>
            </w:r>
          </w:p>
          <w:p>
            <w:pPr>
              <w:rPr>
                <w:rFonts w:hint="eastAsia"/>
                <w:vertAlign w:val="baseline"/>
                <w:lang w:val="en-US" w:eastAsia="zh-CN"/>
              </w:rPr>
            </w:pPr>
            <w:r>
              <w:rPr>
                <w:rFonts w:hint="eastAsia" w:eastAsia="宋体"/>
                <w:vertAlign w:val="baseline"/>
                <w:lang w:val="en-US" w:eastAsia="zh-CN"/>
              </w:rPr>
              <w:t>报送查询-重置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2036" w:type="dxa"/>
            <w:vAlign w:val="top"/>
          </w:tcPr>
          <w:p>
            <w:pPr>
              <w:rPr>
                <w:rFonts w:hint="eastAsia" w:ascii="宋体" w:hAnsi="宋体" w:eastAsia="宋体" w:cs="宋体"/>
                <w:sz w:val="24"/>
                <w:szCs w:val="24"/>
                <w:vertAlign w:val="baseline"/>
                <w:lang w:val="en-US" w:eastAsia="zh-CN" w:bidi="ar-SA"/>
              </w:rPr>
            </w:pPr>
            <w:r>
              <w:rPr>
                <w:rFonts w:hint="eastAsia" w:eastAsia="宋体"/>
                <w:lang w:eastAsia="zh-CN"/>
              </w:rPr>
              <w:t>报送审核人员</w:t>
            </w:r>
          </w:p>
        </w:tc>
        <w:tc>
          <w:tcPr>
            <w:tcW w:w="1629"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报送审核</w:t>
            </w:r>
          </w:p>
        </w:tc>
        <w:tc>
          <w:tcPr>
            <w:tcW w:w="3945" w:type="dxa"/>
          </w:tcPr>
          <w:p>
            <w:pPr>
              <w:rPr>
                <w:rFonts w:hint="eastAsia"/>
                <w:vertAlign w:val="baseline"/>
                <w:lang w:val="en-US" w:eastAsia="zh-CN"/>
              </w:rPr>
            </w:pPr>
            <w:r>
              <w:rPr>
                <w:rFonts w:hint="eastAsia" w:eastAsia="宋体"/>
                <w:vertAlign w:val="baseline"/>
                <w:lang w:val="en-US" w:eastAsia="zh-CN"/>
              </w:rPr>
              <w:t>任务处理-审核</w:t>
            </w:r>
          </w:p>
          <w:p>
            <w:pPr>
              <w:rPr>
                <w:rFonts w:hint="eastAsia"/>
                <w:vertAlign w:val="baseline"/>
                <w:lang w:eastAsia="zh-CN"/>
              </w:rPr>
            </w:pPr>
            <w:r>
              <w:rPr>
                <w:rFonts w:hint="eastAsia" w:eastAsia="宋体"/>
                <w:vertAlign w:val="baseline"/>
                <w:lang w:val="en-US" w:eastAsia="zh-CN"/>
              </w:rPr>
              <w:t>任务处理-</w:t>
            </w:r>
            <w:r>
              <w:rPr>
                <w:rFonts w:hint="eastAsia" w:eastAsia="宋体"/>
                <w:vertAlign w:val="baseline"/>
                <w:lang w:eastAsia="zh-CN"/>
              </w:rPr>
              <w:t>查询</w:t>
            </w:r>
          </w:p>
          <w:p>
            <w:pPr>
              <w:rPr>
                <w:rFonts w:hint="eastAsia"/>
                <w:vertAlign w:val="baseline"/>
                <w:lang w:val="en-US" w:eastAsia="zh-CN"/>
              </w:rPr>
            </w:pPr>
            <w:r>
              <w:rPr>
                <w:rFonts w:hint="eastAsia" w:eastAsia="宋体"/>
                <w:vertAlign w:val="baseline"/>
                <w:lang w:val="en-US" w:eastAsia="zh-CN"/>
              </w:rPr>
              <w:t>任务处理-重置</w:t>
            </w:r>
          </w:p>
          <w:p>
            <w:pPr>
              <w:rPr>
                <w:rFonts w:hint="eastAsia"/>
                <w:vertAlign w:val="baseline"/>
                <w:lang w:val="en-US" w:eastAsia="zh-CN"/>
              </w:rPr>
            </w:pPr>
            <w:r>
              <w:rPr>
                <w:rFonts w:hint="eastAsia" w:eastAsia="宋体"/>
                <w:vertAlign w:val="baseline"/>
                <w:lang w:val="en-US" w:eastAsia="zh-CN"/>
              </w:rPr>
              <w:t>报送查询-</w:t>
            </w:r>
            <w:r>
              <w:rPr>
                <w:rFonts w:hint="eastAsia" w:eastAsia="宋体"/>
                <w:vertAlign w:val="baseline"/>
                <w:lang w:eastAsia="zh-CN"/>
              </w:rPr>
              <w:t>查询</w:t>
            </w:r>
          </w:p>
          <w:p>
            <w:pPr>
              <w:rPr>
                <w:rFonts w:hint="eastAsia"/>
                <w:vertAlign w:val="baseline"/>
                <w:lang w:val="en-US" w:eastAsia="zh-CN"/>
              </w:rPr>
            </w:pPr>
            <w:r>
              <w:rPr>
                <w:rFonts w:hint="eastAsia" w:eastAsia="宋体"/>
                <w:vertAlign w:val="baseline"/>
                <w:lang w:val="en-US" w:eastAsia="zh-CN"/>
              </w:rPr>
              <w:t>报送查询-重置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2036" w:type="dxa"/>
            <w:vAlign w:val="top"/>
          </w:tcPr>
          <w:p>
            <w:pPr>
              <w:jc w:val="left"/>
              <w:rPr>
                <w:rFonts w:hint="eastAsia"/>
                <w:lang w:eastAsia="zh-CN"/>
              </w:rPr>
            </w:pPr>
            <w:r>
              <w:rPr>
                <w:rFonts w:hint="eastAsia" w:eastAsia="宋体"/>
                <w:lang w:eastAsia="zh-CN"/>
              </w:rPr>
              <w:t>集团用户</w:t>
            </w:r>
          </w:p>
        </w:tc>
        <w:tc>
          <w:tcPr>
            <w:tcW w:w="1629" w:type="dxa"/>
            <w:vAlign w:val="top"/>
          </w:tcPr>
          <w:p>
            <w:pPr>
              <w:jc w:val="left"/>
              <w:rPr>
                <w:rFonts w:hint="eastAsia" w:ascii="宋体" w:hAnsi="宋体" w:eastAsia="宋体" w:cs="宋体"/>
                <w:sz w:val="24"/>
                <w:szCs w:val="24"/>
                <w:vertAlign w:val="baseline"/>
                <w:lang w:val="en-US" w:eastAsia="zh-CN" w:bidi="ar-SA"/>
              </w:rPr>
            </w:pPr>
            <w:r>
              <w:rPr>
                <w:rFonts w:hint="eastAsia" w:eastAsia="宋体" w:cs="宋体"/>
                <w:sz w:val="24"/>
                <w:szCs w:val="24"/>
                <w:vertAlign w:val="baseline"/>
                <w:lang w:val="en-US" w:eastAsia="zh-CN" w:bidi="ar-SA"/>
              </w:rPr>
              <w:t>集团查看</w:t>
            </w:r>
          </w:p>
        </w:tc>
        <w:tc>
          <w:tcPr>
            <w:tcW w:w="3945" w:type="dxa"/>
            <w:vAlign w:val="top"/>
          </w:tcPr>
          <w:p>
            <w:pPr>
              <w:rPr>
                <w:rFonts w:hint="eastAsia"/>
                <w:vertAlign w:val="baseline"/>
                <w:lang w:val="en-US" w:eastAsia="zh-CN"/>
              </w:rPr>
            </w:pPr>
            <w:r>
              <w:rPr>
                <w:rFonts w:hint="eastAsia" w:eastAsia="宋体"/>
                <w:vertAlign w:val="baseline"/>
                <w:lang w:val="en-US" w:eastAsia="zh-CN"/>
              </w:rPr>
              <w:t>任务处理-审核</w:t>
            </w:r>
          </w:p>
          <w:p>
            <w:pPr>
              <w:rPr>
                <w:rFonts w:hint="eastAsia"/>
                <w:vertAlign w:val="baseline"/>
                <w:lang w:eastAsia="zh-CN"/>
              </w:rPr>
            </w:pPr>
            <w:r>
              <w:rPr>
                <w:rFonts w:hint="eastAsia" w:eastAsia="宋体"/>
                <w:vertAlign w:val="baseline"/>
                <w:lang w:val="en-US" w:eastAsia="zh-CN"/>
              </w:rPr>
              <w:t>任务处理-</w:t>
            </w:r>
            <w:r>
              <w:rPr>
                <w:rFonts w:hint="eastAsia" w:eastAsia="宋体"/>
                <w:vertAlign w:val="baseline"/>
                <w:lang w:eastAsia="zh-CN"/>
              </w:rPr>
              <w:t>查询</w:t>
            </w:r>
          </w:p>
          <w:p>
            <w:pPr>
              <w:rPr>
                <w:rFonts w:hint="eastAsia"/>
                <w:vertAlign w:val="baseline"/>
                <w:lang w:val="en-US" w:eastAsia="zh-CN"/>
              </w:rPr>
            </w:pPr>
            <w:r>
              <w:rPr>
                <w:rFonts w:hint="eastAsia" w:eastAsia="宋体"/>
                <w:vertAlign w:val="baseline"/>
                <w:lang w:val="en-US" w:eastAsia="zh-CN"/>
              </w:rPr>
              <w:t>任务处理-重置</w:t>
            </w:r>
          </w:p>
          <w:p>
            <w:pPr>
              <w:rPr>
                <w:rFonts w:hint="eastAsia"/>
                <w:vertAlign w:val="baseline"/>
                <w:lang w:val="en-US" w:eastAsia="zh-CN"/>
              </w:rPr>
            </w:pPr>
            <w:r>
              <w:rPr>
                <w:rFonts w:hint="eastAsia" w:eastAsia="宋体"/>
                <w:vertAlign w:val="baseline"/>
                <w:lang w:val="en-US" w:eastAsia="zh-CN"/>
              </w:rPr>
              <w:t>报送查询-</w:t>
            </w:r>
            <w:r>
              <w:rPr>
                <w:rFonts w:hint="eastAsia" w:eastAsia="宋体"/>
                <w:vertAlign w:val="baseline"/>
                <w:lang w:eastAsia="zh-CN"/>
              </w:rPr>
              <w:t>查询</w:t>
            </w:r>
          </w:p>
          <w:p>
            <w:pPr>
              <w:rPr>
                <w:rFonts w:hint="eastAsia" w:ascii="宋体" w:hAnsi="宋体" w:eastAsia="宋体" w:cs="宋体"/>
                <w:sz w:val="24"/>
                <w:szCs w:val="24"/>
                <w:vertAlign w:val="baseline"/>
                <w:lang w:val="en-US" w:eastAsia="zh-CN" w:bidi="ar-SA"/>
              </w:rPr>
            </w:pPr>
            <w:r>
              <w:rPr>
                <w:rFonts w:hint="eastAsia" w:eastAsia="宋体"/>
                <w:vertAlign w:val="baseline"/>
                <w:lang w:val="en-US" w:eastAsia="zh-CN"/>
              </w:rPr>
              <w:t>报送查询-重置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ins w:id="39" w:author="周婷" w:date="2020-08-26T20:12:08Z"/>
        </w:trPr>
        <w:tc>
          <w:tcPr>
            <w:tcW w:w="2036" w:type="dxa"/>
            <w:vAlign w:val="top"/>
          </w:tcPr>
          <w:p>
            <w:pPr>
              <w:jc w:val="left"/>
              <w:rPr>
                <w:ins w:id="40" w:author="周婷" w:date="2020-08-26T20:12:08Z"/>
                <w:rFonts w:hint="eastAsia"/>
                <w:lang w:eastAsia="zh-CN"/>
              </w:rPr>
            </w:pPr>
            <w:ins w:id="41" w:author="周婷" w:date="2020-08-26T20:12:11Z">
              <w:r>
                <w:rPr>
                  <w:rFonts w:hint="eastAsia" w:eastAsia="宋体"/>
                  <w:lang w:eastAsia="zh-CN"/>
                </w:rPr>
                <w:t>集团</w:t>
              </w:r>
            </w:ins>
            <w:ins w:id="42" w:author="周婷" w:date="2020-08-26T20:12:12Z">
              <w:r>
                <w:rPr>
                  <w:rFonts w:hint="eastAsia" w:eastAsia="宋体"/>
                  <w:lang w:eastAsia="zh-CN"/>
                </w:rPr>
                <w:t>审核</w:t>
              </w:r>
            </w:ins>
            <w:ins w:id="43" w:author="周婷" w:date="2020-08-26T20:12:18Z">
              <w:r>
                <w:rPr>
                  <w:rFonts w:hint="eastAsia" w:eastAsia="宋体"/>
                  <w:lang w:eastAsia="zh-CN"/>
                </w:rPr>
                <w:t>用户</w:t>
              </w:r>
            </w:ins>
          </w:p>
        </w:tc>
        <w:tc>
          <w:tcPr>
            <w:tcW w:w="1629" w:type="dxa"/>
            <w:vAlign w:val="top"/>
          </w:tcPr>
          <w:p>
            <w:pPr>
              <w:jc w:val="left"/>
              <w:rPr>
                <w:ins w:id="44" w:author="周婷" w:date="2020-08-26T20:12:08Z"/>
                <w:rFonts w:hint="eastAsia" w:cs="宋体"/>
                <w:sz w:val="24"/>
                <w:szCs w:val="24"/>
                <w:vertAlign w:val="baseline"/>
                <w:lang w:val="en-US" w:eastAsia="zh-CN" w:bidi="ar-SA"/>
              </w:rPr>
            </w:pPr>
            <w:ins w:id="45" w:author="周婷" w:date="2020-08-26T20:12:21Z">
              <w:r>
                <w:rPr>
                  <w:rFonts w:hint="eastAsia" w:eastAsia="宋体" w:cs="宋体"/>
                  <w:sz w:val="24"/>
                  <w:szCs w:val="24"/>
                  <w:vertAlign w:val="baseline"/>
                  <w:lang w:val="en-US" w:eastAsia="zh-CN" w:bidi="ar-SA"/>
                </w:rPr>
                <w:t>集团</w:t>
              </w:r>
            </w:ins>
            <w:ins w:id="46" w:author="周婷" w:date="2020-08-26T20:12:22Z">
              <w:r>
                <w:rPr>
                  <w:rFonts w:hint="eastAsia" w:eastAsia="宋体" w:cs="宋体"/>
                  <w:sz w:val="24"/>
                  <w:szCs w:val="24"/>
                  <w:vertAlign w:val="baseline"/>
                  <w:lang w:val="en-US" w:eastAsia="zh-CN" w:bidi="ar-SA"/>
                </w:rPr>
                <w:t>审核</w:t>
              </w:r>
            </w:ins>
          </w:p>
        </w:tc>
        <w:tc>
          <w:tcPr>
            <w:tcW w:w="3945" w:type="dxa"/>
            <w:vAlign w:val="top"/>
          </w:tcPr>
          <w:p>
            <w:pPr>
              <w:rPr>
                <w:ins w:id="47" w:author="周婷" w:date="2020-08-26T20:12:35Z"/>
                <w:rFonts w:hint="eastAsia"/>
                <w:vertAlign w:val="baseline"/>
                <w:lang w:val="en-US" w:eastAsia="zh-CN"/>
              </w:rPr>
            </w:pPr>
            <w:ins w:id="48" w:author="周婷" w:date="2020-08-26T20:12:35Z">
              <w:r>
                <w:rPr>
                  <w:rFonts w:hint="eastAsia" w:eastAsia="宋体"/>
                  <w:vertAlign w:val="baseline"/>
                  <w:lang w:val="en-US" w:eastAsia="zh-CN"/>
                </w:rPr>
                <w:t>任务处理-审核</w:t>
              </w:r>
            </w:ins>
          </w:p>
          <w:p>
            <w:pPr>
              <w:rPr>
                <w:ins w:id="49" w:author="周婷" w:date="2020-08-26T20:12:42Z"/>
                <w:rFonts w:hint="eastAsia"/>
                <w:vertAlign w:val="baseline"/>
                <w:lang w:eastAsia="zh-CN"/>
              </w:rPr>
            </w:pPr>
            <w:ins w:id="50" w:author="周婷" w:date="2020-08-26T20:12:42Z">
              <w:r>
                <w:rPr>
                  <w:rFonts w:hint="eastAsia" w:eastAsia="宋体"/>
                  <w:vertAlign w:val="baseline"/>
                  <w:lang w:val="en-US" w:eastAsia="zh-CN"/>
                </w:rPr>
                <w:t>任务处理-</w:t>
              </w:r>
            </w:ins>
            <w:ins w:id="51" w:author="周婷" w:date="2020-08-26T20:12:47Z">
              <w:r>
                <w:rPr>
                  <w:rFonts w:hint="eastAsia" w:eastAsia="宋体"/>
                  <w:vertAlign w:val="baseline"/>
                  <w:lang w:eastAsia="zh-CN"/>
                </w:rPr>
                <w:t>编辑</w:t>
              </w:r>
            </w:ins>
          </w:p>
          <w:p>
            <w:pPr>
              <w:rPr>
                <w:ins w:id="52" w:author="周婷" w:date="2020-08-26T20:12:35Z"/>
                <w:rFonts w:hint="eastAsia"/>
                <w:vertAlign w:val="baseline"/>
                <w:lang w:eastAsia="zh-CN"/>
              </w:rPr>
            </w:pPr>
            <w:ins w:id="53" w:author="周婷" w:date="2020-08-26T20:12:35Z">
              <w:r>
                <w:rPr>
                  <w:rFonts w:hint="eastAsia" w:eastAsia="宋体"/>
                  <w:vertAlign w:val="baseline"/>
                  <w:lang w:val="en-US" w:eastAsia="zh-CN"/>
                </w:rPr>
                <w:t>任务处理-</w:t>
              </w:r>
            </w:ins>
            <w:ins w:id="54" w:author="周婷" w:date="2020-08-26T20:12:35Z">
              <w:r>
                <w:rPr>
                  <w:rFonts w:hint="eastAsia" w:eastAsia="宋体"/>
                  <w:vertAlign w:val="baseline"/>
                  <w:lang w:eastAsia="zh-CN"/>
                </w:rPr>
                <w:t>查询</w:t>
              </w:r>
            </w:ins>
          </w:p>
          <w:p>
            <w:pPr>
              <w:rPr>
                <w:ins w:id="55" w:author="周婷" w:date="2020-08-26T20:12:35Z"/>
                <w:rFonts w:hint="eastAsia"/>
                <w:vertAlign w:val="baseline"/>
                <w:lang w:val="en-US" w:eastAsia="zh-CN"/>
              </w:rPr>
            </w:pPr>
            <w:ins w:id="56" w:author="周婷" w:date="2020-08-26T20:12:35Z">
              <w:r>
                <w:rPr>
                  <w:rFonts w:hint="eastAsia" w:eastAsia="宋体"/>
                  <w:vertAlign w:val="baseline"/>
                  <w:lang w:val="en-US" w:eastAsia="zh-CN"/>
                </w:rPr>
                <w:t>任务处理-重置</w:t>
              </w:r>
            </w:ins>
          </w:p>
          <w:p>
            <w:pPr>
              <w:rPr>
                <w:ins w:id="57" w:author="周婷" w:date="2020-08-26T20:12:35Z"/>
                <w:rFonts w:hint="eastAsia"/>
                <w:vertAlign w:val="baseline"/>
                <w:lang w:val="en-US" w:eastAsia="zh-CN"/>
              </w:rPr>
            </w:pPr>
            <w:ins w:id="58" w:author="周婷" w:date="2020-08-26T20:12:35Z">
              <w:r>
                <w:rPr>
                  <w:rFonts w:hint="eastAsia" w:eastAsia="宋体"/>
                  <w:vertAlign w:val="baseline"/>
                  <w:lang w:val="en-US" w:eastAsia="zh-CN"/>
                </w:rPr>
                <w:t>报送查询-</w:t>
              </w:r>
            </w:ins>
            <w:ins w:id="59" w:author="周婷" w:date="2020-08-26T20:12:35Z">
              <w:r>
                <w:rPr>
                  <w:rFonts w:hint="eastAsia" w:eastAsia="宋体"/>
                  <w:vertAlign w:val="baseline"/>
                  <w:lang w:eastAsia="zh-CN"/>
                </w:rPr>
                <w:t>查询</w:t>
              </w:r>
            </w:ins>
          </w:p>
          <w:p>
            <w:pPr>
              <w:rPr>
                <w:ins w:id="60" w:author="周婷" w:date="2020-08-26T20:12:08Z"/>
                <w:rFonts w:hint="eastAsia"/>
                <w:vertAlign w:val="baseline"/>
                <w:lang w:val="en-US" w:eastAsia="zh-CN"/>
              </w:rPr>
            </w:pPr>
            <w:ins w:id="61" w:author="周婷" w:date="2020-08-26T20:12:35Z">
              <w:r>
                <w:rPr>
                  <w:rFonts w:hint="eastAsia" w:eastAsia="宋体"/>
                  <w:vertAlign w:val="baseline"/>
                  <w:lang w:val="en-US" w:eastAsia="zh-CN"/>
                </w:rPr>
                <w:t>报送查询-重置</w:t>
              </w:r>
            </w:ins>
          </w:p>
        </w:tc>
      </w:tr>
    </w:tbl>
    <w:p/>
    <w:p>
      <w:pPr>
        <w:pStyle w:val="4"/>
        <w:ind w:left="709"/>
      </w:pPr>
      <w:bookmarkStart w:id="37" w:name="_Toc25099"/>
      <w:r>
        <w:rPr>
          <w:rFonts w:hint="eastAsia" w:eastAsia="宋体"/>
          <w:lang w:eastAsia="zh-CN"/>
        </w:rPr>
        <w:t>菜单</w:t>
      </w:r>
      <w:bookmarkEnd w:id="37"/>
    </w:p>
    <w:p>
      <w:r>
        <w:drawing>
          <wp:inline distT="0" distB="0" distL="114300" distR="114300">
            <wp:extent cx="3990975" cy="3714750"/>
            <wp:effectExtent l="0" t="0" r="952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3990975" cy="3714750"/>
                    </a:xfrm>
                    <a:prstGeom prst="rect">
                      <a:avLst/>
                    </a:prstGeom>
                    <a:noFill/>
                    <a:ln>
                      <a:noFill/>
                    </a:ln>
                  </pic:spPr>
                </pic:pic>
              </a:graphicData>
            </a:graphic>
          </wp:inline>
        </w:drawing>
      </w:r>
    </w:p>
    <w:p>
      <w:pPr>
        <w:pStyle w:val="4"/>
        <w:ind w:left="709"/>
      </w:pPr>
      <w:bookmarkStart w:id="38" w:name="_Toc31014"/>
      <w:r>
        <w:rPr>
          <w:rFonts w:hint="eastAsia" w:eastAsia="宋体"/>
          <w:lang w:eastAsia="zh-CN"/>
        </w:rPr>
        <w:t>按钮</w:t>
      </w:r>
      <w:bookmarkEnd w:id="38"/>
    </w:p>
    <w:tbl>
      <w:tblPr>
        <w:tblStyle w:val="31"/>
        <w:tblW w:w="98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1730"/>
        <w:gridCol w:w="3294"/>
        <w:gridCol w:w="3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eastAsia"/>
                <w:b/>
                <w:bCs/>
                <w:color w:val="000000"/>
                <w:vertAlign w:val="baseline"/>
                <w:lang w:eastAsia="zh-CN"/>
              </w:rPr>
            </w:pPr>
            <w:r>
              <w:rPr>
                <w:rFonts w:hint="eastAsia" w:eastAsia="宋体"/>
                <w:b/>
                <w:bCs/>
                <w:color w:val="000000"/>
                <w:vertAlign w:val="baseline"/>
                <w:lang w:eastAsia="zh-CN"/>
              </w:rPr>
              <w:t>菜单</w:t>
            </w:r>
          </w:p>
        </w:tc>
        <w:tc>
          <w:tcPr>
            <w:tcW w:w="1730" w:type="dxa"/>
          </w:tcPr>
          <w:p>
            <w:pPr>
              <w:rPr>
                <w:rFonts w:hint="default"/>
                <w:vertAlign w:val="baseline"/>
                <w:lang w:eastAsia="zh-CN"/>
              </w:rPr>
            </w:pPr>
            <w:r>
              <w:rPr>
                <w:rFonts w:hint="eastAsia" w:eastAsia="宋体"/>
                <w:b/>
                <w:bCs/>
                <w:color w:val="000000"/>
                <w:vertAlign w:val="baseline"/>
                <w:lang w:eastAsia="zh-CN"/>
              </w:rPr>
              <w:t>按钮名称</w:t>
            </w:r>
          </w:p>
        </w:tc>
        <w:tc>
          <w:tcPr>
            <w:tcW w:w="3294" w:type="dxa"/>
          </w:tcPr>
          <w:p>
            <w:pPr>
              <w:rPr>
                <w:rFonts w:hint="eastAsia"/>
                <w:b/>
                <w:bCs/>
                <w:color w:val="000000"/>
                <w:vertAlign w:val="baseline"/>
                <w:lang w:eastAsia="zh-CN"/>
              </w:rPr>
            </w:pPr>
            <w:r>
              <w:rPr>
                <w:rFonts w:hint="eastAsia" w:eastAsia="宋体"/>
                <w:b/>
                <w:bCs/>
                <w:color w:val="000000"/>
                <w:vertAlign w:val="baseline"/>
                <w:lang w:eastAsia="zh-CN"/>
              </w:rPr>
              <w:t>前提</w:t>
            </w:r>
          </w:p>
        </w:tc>
        <w:tc>
          <w:tcPr>
            <w:tcW w:w="3995" w:type="dxa"/>
          </w:tcPr>
          <w:p>
            <w:pPr>
              <w:rPr>
                <w:rFonts w:hint="default"/>
                <w:vertAlign w:val="baseline"/>
                <w:lang w:eastAsia="zh-CN"/>
              </w:rPr>
            </w:pPr>
            <w:r>
              <w:rPr>
                <w:rFonts w:hint="eastAsia" w:eastAsia="宋体"/>
                <w:b/>
                <w:bCs/>
                <w:color w:val="000000"/>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restart"/>
          </w:tcPr>
          <w:p>
            <w:pPr>
              <w:bidi w:val="0"/>
              <w:jc w:val="both"/>
              <w:rPr>
                <w:rFonts w:hint="eastAsia"/>
                <w:lang w:val="en-US" w:eastAsia="zh-CN"/>
              </w:rPr>
            </w:pPr>
          </w:p>
          <w:p>
            <w:pPr>
              <w:bidi w:val="0"/>
              <w:jc w:val="both"/>
              <w:rPr>
                <w:rFonts w:hint="eastAsia"/>
                <w:lang w:val="en-US" w:eastAsia="zh-CN"/>
              </w:rPr>
            </w:pPr>
          </w:p>
          <w:p>
            <w:pPr>
              <w:bidi w:val="0"/>
              <w:jc w:val="both"/>
              <w:rPr>
                <w:rFonts w:hint="eastAsia"/>
                <w:lang w:val="en-US" w:eastAsia="zh-CN"/>
              </w:rPr>
            </w:pPr>
          </w:p>
          <w:p>
            <w:pPr>
              <w:bidi w:val="0"/>
              <w:jc w:val="both"/>
              <w:rPr>
                <w:rFonts w:hint="eastAsia"/>
                <w:lang w:val="en-US" w:eastAsia="zh-CN"/>
              </w:rPr>
            </w:pPr>
            <w:r>
              <w:rPr>
                <w:rFonts w:hint="eastAsia" w:eastAsia="宋体"/>
                <w:lang w:val="en-US" w:eastAsia="zh-CN"/>
              </w:rPr>
              <w:t>报送配置</w:t>
            </w:r>
          </w:p>
        </w:tc>
        <w:tc>
          <w:tcPr>
            <w:tcW w:w="1730" w:type="dxa"/>
          </w:tcPr>
          <w:p>
            <w:pPr>
              <w:rPr>
                <w:rFonts w:hint="eastAsia"/>
                <w:vertAlign w:val="baseline"/>
                <w:lang w:eastAsia="zh-CN"/>
              </w:rPr>
            </w:pPr>
            <w:r>
              <w:rPr>
                <w:rFonts w:hint="eastAsia" w:eastAsia="宋体"/>
                <w:vertAlign w:val="baseline"/>
                <w:lang w:eastAsia="zh-CN"/>
              </w:rPr>
              <w:t>新增</w:t>
            </w:r>
          </w:p>
        </w:tc>
        <w:tc>
          <w:tcPr>
            <w:tcW w:w="3294" w:type="dxa"/>
            <w:vAlign w:val="top"/>
          </w:tcPr>
          <w:p>
            <w:pPr>
              <w:rPr>
                <w:rFonts w:hint="eastAsia"/>
                <w:vertAlign w:val="baseline"/>
                <w:lang w:eastAsia="zh-CN"/>
              </w:rPr>
            </w:pPr>
          </w:p>
        </w:tc>
        <w:tc>
          <w:tcPr>
            <w:tcW w:w="3995" w:type="dxa"/>
            <w:vAlign w:val="top"/>
          </w:tcPr>
          <w:p>
            <w:pPr>
              <w:rPr>
                <w:rFonts w:hint="eastAsia"/>
                <w:vertAlign w:val="baseline"/>
                <w:lang w:eastAsia="zh-CN"/>
              </w:rPr>
            </w:pPr>
            <w:r>
              <w:rPr>
                <w:rFonts w:hint="eastAsia" w:eastAsia="宋体"/>
                <w:vertAlign w:val="baseline"/>
                <w:lang w:eastAsia="zh-CN"/>
              </w:rPr>
              <w:t>新增报送配置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bidi w:val="0"/>
              <w:jc w:val="both"/>
              <w:rPr>
                <w:rFonts w:hint="eastAsia"/>
                <w:lang w:val="en-US" w:eastAsia="zh-CN"/>
              </w:rPr>
            </w:pPr>
          </w:p>
        </w:tc>
        <w:tc>
          <w:tcPr>
            <w:tcW w:w="1730" w:type="dxa"/>
          </w:tcPr>
          <w:p>
            <w:pPr>
              <w:rPr>
                <w:rFonts w:hint="eastAsia"/>
                <w:vertAlign w:val="baseline"/>
                <w:lang w:eastAsia="zh-CN"/>
              </w:rPr>
            </w:pPr>
            <w:r>
              <w:rPr>
                <w:rFonts w:hint="eastAsia" w:eastAsia="宋体"/>
                <w:vertAlign w:val="baseline"/>
                <w:lang w:eastAsia="zh-CN"/>
              </w:rPr>
              <w:t>编辑</w:t>
            </w:r>
          </w:p>
        </w:tc>
        <w:tc>
          <w:tcPr>
            <w:tcW w:w="3294" w:type="dxa"/>
            <w:vAlign w:val="top"/>
          </w:tcPr>
          <w:p>
            <w:pPr>
              <w:rPr>
                <w:rFonts w:hint="eastAsia"/>
                <w:vertAlign w:val="baseline"/>
                <w:lang w:eastAsia="zh-CN"/>
              </w:rPr>
            </w:pPr>
            <w:r>
              <w:rPr>
                <w:rFonts w:hint="eastAsia" w:eastAsia="宋体"/>
                <w:vertAlign w:val="baseline"/>
                <w:lang w:eastAsia="zh-CN"/>
              </w:rPr>
              <w:t>启用状态的报送配置</w:t>
            </w:r>
          </w:p>
        </w:tc>
        <w:tc>
          <w:tcPr>
            <w:tcW w:w="3995" w:type="dxa"/>
            <w:vAlign w:val="top"/>
          </w:tcPr>
          <w:p>
            <w:pPr>
              <w:rPr>
                <w:rFonts w:hint="eastAsia"/>
                <w:vertAlign w:val="baseline"/>
                <w:lang w:eastAsia="zh-CN"/>
              </w:rPr>
            </w:pPr>
            <w:r>
              <w:rPr>
                <w:rFonts w:hint="eastAsia" w:eastAsia="宋体"/>
                <w:vertAlign w:val="baseline"/>
                <w:lang w:eastAsia="zh-CN"/>
              </w:rPr>
              <w:t>编辑报送配置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bidi w:val="0"/>
              <w:jc w:val="both"/>
              <w:rPr>
                <w:rFonts w:hint="eastAsia"/>
                <w:lang w:val="en-US" w:eastAsia="zh-CN"/>
              </w:rPr>
            </w:pPr>
          </w:p>
        </w:tc>
        <w:tc>
          <w:tcPr>
            <w:tcW w:w="1730" w:type="dxa"/>
          </w:tcPr>
          <w:p>
            <w:pPr>
              <w:rPr>
                <w:rFonts w:hint="eastAsia"/>
                <w:vertAlign w:val="baseline"/>
                <w:lang w:eastAsia="zh-CN"/>
              </w:rPr>
            </w:pPr>
            <w:r>
              <w:rPr>
                <w:rFonts w:hint="eastAsia" w:eastAsia="宋体"/>
                <w:vertAlign w:val="baseline"/>
                <w:lang w:eastAsia="zh-CN"/>
              </w:rPr>
              <w:t>停用</w:t>
            </w:r>
          </w:p>
        </w:tc>
        <w:tc>
          <w:tcPr>
            <w:tcW w:w="3294" w:type="dxa"/>
            <w:vAlign w:val="top"/>
          </w:tcPr>
          <w:p>
            <w:pPr>
              <w:rPr>
                <w:rFonts w:hint="eastAsia"/>
                <w:vertAlign w:val="baseline"/>
                <w:lang w:eastAsia="zh-CN"/>
              </w:rPr>
            </w:pPr>
            <w:r>
              <w:rPr>
                <w:rFonts w:hint="eastAsia" w:eastAsia="宋体"/>
                <w:vertAlign w:val="baseline"/>
                <w:lang w:eastAsia="zh-CN"/>
              </w:rPr>
              <w:t>启用状态的报送配置</w:t>
            </w:r>
          </w:p>
        </w:tc>
        <w:tc>
          <w:tcPr>
            <w:tcW w:w="3995"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停用报送配置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bidi w:val="0"/>
              <w:jc w:val="both"/>
              <w:rPr>
                <w:rFonts w:hint="eastAsia"/>
                <w:lang w:val="en-US" w:eastAsia="zh-CN"/>
              </w:rPr>
            </w:pPr>
          </w:p>
        </w:tc>
        <w:tc>
          <w:tcPr>
            <w:tcW w:w="1730" w:type="dxa"/>
          </w:tcPr>
          <w:p>
            <w:pPr>
              <w:rPr>
                <w:rFonts w:hint="eastAsia"/>
                <w:vertAlign w:val="baseline"/>
                <w:lang w:eastAsia="zh-CN"/>
              </w:rPr>
            </w:pPr>
            <w:r>
              <w:rPr>
                <w:rFonts w:hint="eastAsia" w:eastAsia="宋体"/>
                <w:vertAlign w:val="baseline"/>
                <w:lang w:eastAsia="zh-CN"/>
              </w:rPr>
              <w:t>启用</w:t>
            </w:r>
          </w:p>
        </w:tc>
        <w:tc>
          <w:tcPr>
            <w:tcW w:w="3294" w:type="dxa"/>
            <w:vAlign w:val="top"/>
          </w:tcPr>
          <w:p>
            <w:pPr>
              <w:rPr>
                <w:rFonts w:hint="eastAsia"/>
                <w:vertAlign w:val="baseline"/>
                <w:lang w:eastAsia="zh-CN"/>
              </w:rPr>
            </w:pPr>
            <w:r>
              <w:rPr>
                <w:rFonts w:hint="eastAsia" w:eastAsia="宋体"/>
                <w:vertAlign w:val="baseline"/>
                <w:lang w:eastAsia="zh-CN"/>
              </w:rPr>
              <w:t>停用状态的报送配置</w:t>
            </w:r>
          </w:p>
        </w:tc>
        <w:tc>
          <w:tcPr>
            <w:tcW w:w="3995"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启用报送配置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bidi w:val="0"/>
              <w:jc w:val="both"/>
              <w:rPr>
                <w:rFonts w:hint="eastAsia"/>
                <w:lang w:val="en-US" w:eastAsia="zh-CN"/>
              </w:rPr>
            </w:pPr>
          </w:p>
        </w:tc>
        <w:tc>
          <w:tcPr>
            <w:tcW w:w="1730"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查询</w:t>
            </w:r>
          </w:p>
        </w:tc>
        <w:tc>
          <w:tcPr>
            <w:tcW w:w="3294" w:type="dxa"/>
            <w:vAlign w:val="top"/>
          </w:tcPr>
          <w:p>
            <w:pPr>
              <w:rPr>
                <w:rFonts w:hint="eastAsia"/>
                <w:vertAlign w:val="baseline"/>
                <w:lang w:eastAsia="zh-CN"/>
              </w:rPr>
            </w:pPr>
            <w:r>
              <w:rPr>
                <w:rFonts w:hint="eastAsia" w:eastAsia="宋体"/>
                <w:vertAlign w:val="baseline"/>
                <w:lang w:eastAsia="zh-CN"/>
              </w:rPr>
              <w:t>报送配置列表中有数据</w:t>
            </w:r>
          </w:p>
        </w:tc>
        <w:tc>
          <w:tcPr>
            <w:tcW w:w="3995"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根据输入的查询条件进行查询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bidi w:val="0"/>
              <w:jc w:val="both"/>
              <w:rPr>
                <w:rFonts w:hint="eastAsia"/>
                <w:lang w:val="en-US" w:eastAsia="zh-CN"/>
              </w:rPr>
            </w:pPr>
          </w:p>
        </w:tc>
        <w:tc>
          <w:tcPr>
            <w:tcW w:w="1730"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重置</w:t>
            </w:r>
          </w:p>
        </w:tc>
        <w:tc>
          <w:tcPr>
            <w:tcW w:w="3294" w:type="dxa"/>
            <w:vAlign w:val="top"/>
          </w:tcPr>
          <w:p>
            <w:pPr>
              <w:rPr>
                <w:rFonts w:hint="eastAsia" w:cs="宋体"/>
                <w:sz w:val="24"/>
                <w:szCs w:val="24"/>
                <w:vertAlign w:val="baseline"/>
                <w:lang w:val="en-US" w:eastAsia="zh-CN" w:bidi="ar-SA"/>
              </w:rPr>
            </w:pPr>
          </w:p>
        </w:tc>
        <w:tc>
          <w:tcPr>
            <w:tcW w:w="3995" w:type="dxa"/>
            <w:vAlign w:val="top"/>
          </w:tcPr>
          <w:p>
            <w:pPr>
              <w:rPr>
                <w:rFonts w:hint="eastAsia" w:ascii="宋体" w:hAnsi="宋体" w:eastAsia="宋体" w:cs="宋体"/>
                <w:sz w:val="24"/>
                <w:szCs w:val="24"/>
                <w:vertAlign w:val="baseline"/>
                <w:lang w:val="en-US" w:eastAsia="zh-CN" w:bidi="ar-SA"/>
              </w:rPr>
            </w:pPr>
            <w:r>
              <w:rPr>
                <w:rFonts w:hint="eastAsia" w:eastAsia="宋体" w:cs="宋体"/>
                <w:sz w:val="24"/>
                <w:szCs w:val="24"/>
                <w:vertAlign w:val="baseline"/>
                <w:lang w:val="en-US" w:eastAsia="zh-CN" w:bidi="ar-SA"/>
              </w:rPr>
              <w:t>清除查询条件，展示所有报送配置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restart"/>
          </w:tcPr>
          <w:p>
            <w:pPr>
              <w:rPr>
                <w:rFonts w:hint="eastAsia"/>
                <w:vertAlign w:val="baseline"/>
                <w:lang w:eastAsia="zh-CN"/>
              </w:rPr>
            </w:pPr>
          </w:p>
          <w:p>
            <w:pPr>
              <w:bidi w:val="0"/>
              <w:rPr>
                <w:rFonts w:hint="eastAsia" w:ascii="宋体" w:hAnsi="宋体" w:eastAsia="宋体" w:cs="宋体"/>
                <w:sz w:val="24"/>
                <w:szCs w:val="24"/>
                <w:lang w:val="en-US" w:eastAsia="zh-CN" w:bidi="ar-SA"/>
              </w:rPr>
            </w:pPr>
          </w:p>
          <w:p>
            <w:pPr>
              <w:bidi w:val="0"/>
              <w:rPr>
                <w:rFonts w:hint="eastAsia"/>
                <w:lang w:val="en-US" w:eastAsia="zh-CN"/>
              </w:rPr>
            </w:pPr>
          </w:p>
          <w:p>
            <w:pPr>
              <w:bidi w:val="0"/>
              <w:jc w:val="both"/>
              <w:rPr>
                <w:rFonts w:hint="eastAsia"/>
                <w:lang w:val="en-US" w:eastAsia="zh-CN"/>
              </w:rPr>
            </w:pPr>
          </w:p>
          <w:p>
            <w:pPr>
              <w:bidi w:val="0"/>
              <w:jc w:val="both"/>
              <w:rPr>
                <w:rFonts w:hint="eastAsia"/>
                <w:lang w:val="en-US" w:eastAsia="zh-CN"/>
              </w:rPr>
            </w:pPr>
            <w:r>
              <w:rPr>
                <w:rFonts w:hint="eastAsia" w:eastAsia="宋体"/>
                <w:lang w:val="en-US" w:eastAsia="zh-CN"/>
              </w:rPr>
              <w:t>任务处理</w:t>
            </w:r>
          </w:p>
        </w:tc>
        <w:tc>
          <w:tcPr>
            <w:tcW w:w="1730" w:type="dxa"/>
          </w:tcPr>
          <w:p>
            <w:pPr>
              <w:rPr>
                <w:rFonts w:hint="eastAsia"/>
                <w:vertAlign w:val="baseline"/>
                <w:lang w:eastAsia="zh-CN"/>
              </w:rPr>
            </w:pPr>
            <w:r>
              <w:rPr>
                <w:rFonts w:hint="eastAsia" w:eastAsia="宋体"/>
                <w:vertAlign w:val="baseline"/>
                <w:lang w:eastAsia="zh-CN"/>
              </w:rPr>
              <w:t>保存</w:t>
            </w:r>
          </w:p>
        </w:tc>
        <w:tc>
          <w:tcPr>
            <w:tcW w:w="3294" w:type="dxa"/>
            <w:vAlign w:val="top"/>
          </w:tcPr>
          <w:p>
            <w:pPr>
              <w:rPr>
                <w:rFonts w:hint="default"/>
                <w:vertAlign w:val="baseline"/>
                <w:lang w:val="en-US" w:eastAsia="zh-CN"/>
              </w:rPr>
            </w:pPr>
            <w:r>
              <w:rPr>
                <w:rFonts w:hint="eastAsia" w:eastAsia="宋体"/>
                <w:vertAlign w:val="baseline"/>
                <w:lang w:eastAsia="zh-CN"/>
              </w:rPr>
              <w:t>未提交过的报送任务</w:t>
            </w:r>
          </w:p>
        </w:tc>
        <w:tc>
          <w:tcPr>
            <w:tcW w:w="3995" w:type="dxa"/>
            <w:vAlign w:val="top"/>
          </w:tcPr>
          <w:p>
            <w:pPr>
              <w:rPr>
                <w:rFonts w:hint="eastAsia"/>
                <w:vertAlign w:val="baseline"/>
                <w:lang w:eastAsia="zh-CN"/>
              </w:rPr>
            </w:pPr>
            <w:r>
              <w:rPr>
                <w:rFonts w:hint="eastAsia" w:eastAsia="宋体"/>
                <w:vertAlign w:val="baseline"/>
                <w:lang w:eastAsia="zh-CN"/>
              </w:rPr>
              <w:t>点击后保存报送报表，后续进来展示上次填列过的数据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bidi w:val="0"/>
              <w:jc w:val="both"/>
              <w:rPr>
                <w:rFonts w:hint="eastAsia"/>
                <w:lang w:val="en-US" w:eastAsia="zh-CN"/>
              </w:rPr>
            </w:pPr>
          </w:p>
        </w:tc>
        <w:tc>
          <w:tcPr>
            <w:tcW w:w="1730" w:type="dxa"/>
          </w:tcPr>
          <w:p>
            <w:pPr>
              <w:rPr>
                <w:rFonts w:hint="default"/>
                <w:vertAlign w:val="baseline"/>
                <w:lang w:eastAsia="zh-CN"/>
              </w:rPr>
            </w:pPr>
            <w:r>
              <w:rPr>
                <w:rFonts w:hint="eastAsia" w:eastAsia="宋体"/>
                <w:vertAlign w:val="baseline"/>
                <w:lang w:eastAsia="zh-CN"/>
              </w:rPr>
              <w:t>提交</w:t>
            </w:r>
          </w:p>
        </w:tc>
        <w:tc>
          <w:tcPr>
            <w:tcW w:w="3294" w:type="dxa"/>
            <w:vAlign w:val="top"/>
          </w:tcPr>
          <w:p>
            <w:pPr>
              <w:rPr>
                <w:rFonts w:hint="default"/>
                <w:vertAlign w:val="baseline"/>
                <w:lang w:val="en-US" w:eastAsia="zh-CN"/>
              </w:rPr>
            </w:pPr>
            <w:r>
              <w:rPr>
                <w:rFonts w:hint="eastAsia" w:eastAsia="宋体"/>
                <w:vertAlign w:val="baseline"/>
                <w:lang w:eastAsia="zh-CN"/>
              </w:rPr>
              <w:t>未提交过的报送任务</w:t>
            </w:r>
          </w:p>
        </w:tc>
        <w:tc>
          <w:tcPr>
            <w:tcW w:w="3995" w:type="dxa"/>
            <w:vAlign w:val="top"/>
          </w:tcPr>
          <w:p>
            <w:pPr>
              <w:rPr>
                <w:rFonts w:hint="default" w:ascii="宋体" w:hAnsi="宋体" w:eastAsia="宋体" w:cs="宋体"/>
                <w:sz w:val="24"/>
                <w:szCs w:val="24"/>
                <w:vertAlign w:val="baseline"/>
                <w:lang w:val="en-US" w:eastAsia="zh-CN" w:bidi="ar-SA"/>
              </w:rPr>
            </w:pPr>
            <w:r>
              <w:rPr>
                <w:rFonts w:hint="eastAsia" w:eastAsia="宋体"/>
                <w:vertAlign w:val="baseline"/>
                <w:lang w:eastAsia="zh-CN"/>
              </w:rPr>
              <w:t>点击后提交报送报表，如需填写，则填列后提交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rPr>
                <w:rFonts w:hint="eastAsia"/>
                <w:vertAlign w:val="baseline"/>
                <w:lang w:eastAsia="zh-CN"/>
              </w:rPr>
            </w:pPr>
          </w:p>
        </w:tc>
        <w:tc>
          <w:tcPr>
            <w:tcW w:w="1730" w:type="dxa"/>
          </w:tcPr>
          <w:p>
            <w:pPr>
              <w:rPr>
                <w:rFonts w:hint="default"/>
                <w:vertAlign w:val="baseline"/>
                <w:lang w:eastAsia="zh-CN"/>
              </w:rPr>
            </w:pPr>
            <w:r>
              <w:rPr>
                <w:rFonts w:hint="eastAsia" w:eastAsia="宋体"/>
                <w:vertAlign w:val="baseline"/>
                <w:lang w:eastAsia="zh-CN"/>
              </w:rPr>
              <w:t>撤回</w:t>
            </w:r>
          </w:p>
        </w:tc>
        <w:tc>
          <w:tcPr>
            <w:tcW w:w="3294" w:type="dxa"/>
            <w:vAlign w:val="top"/>
          </w:tcPr>
          <w:p>
            <w:pPr>
              <w:rPr>
                <w:rFonts w:hint="eastAsia"/>
                <w:vertAlign w:val="baseline"/>
                <w:lang w:eastAsia="zh-CN"/>
              </w:rPr>
            </w:pPr>
            <w:r>
              <w:rPr>
                <w:rFonts w:hint="eastAsia" w:eastAsia="宋体"/>
                <w:vertAlign w:val="baseline"/>
                <w:lang w:eastAsia="zh-CN"/>
              </w:rPr>
              <w:t>提交过的报送任务，但是下一个审核节点未完成审核</w:t>
            </w:r>
          </w:p>
        </w:tc>
        <w:tc>
          <w:tcPr>
            <w:tcW w:w="3995" w:type="dxa"/>
            <w:vAlign w:val="top"/>
          </w:tcPr>
          <w:p>
            <w:pPr>
              <w:rPr>
                <w:rFonts w:hint="default" w:ascii="宋体" w:hAnsi="宋体" w:eastAsia="宋体" w:cs="宋体"/>
                <w:sz w:val="24"/>
                <w:szCs w:val="24"/>
                <w:vertAlign w:val="baseline"/>
                <w:lang w:val="en-US" w:eastAsia="zh-CN" w:bidi="ar-SA"/>
              </w:rPr>
            </w:pPr>
            <w:r>
              <w:rPr>
                <w:rFonts w:hint="eastAsia" w:eastAsia="宋体"/>
                <w:vertAlign w:val="baseline"/>
                <w:lang w:eastAsia="zh-CN"/>
              </w:rPr>
              <w:t>点击后撤回报送报表的提交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rPr>
                <w:rFonts w:hint="eastAsia"/>
                <w:vertAlign w:val="baseline"/>
                <w:lang w:eastAsia="zh-CN"/>
              </w:rPr>
            </w:pPr>
          </w:p>
        </w:tc>
        <w:tc>
          <w:tcPr>
            <w:tcW w:w="1730" w:type="dxa"/>
          </w:tcPr>
          <w:p>
            <w:pPr>
              <w:rPr>
                <w:rFonts w:hint="default"/>
                <w:vertAlign w:val="baseline"/>
                <w:lang w:eastAsia="zh-CN"/>
              </w:rPr>
            </w:pPr>
            <w:r>
              <w:rPr>
                <w:rFonts w:hint="eastAsia" w:eastAsia="宋体"/>
                <w:vertAlign w:val="baseline"/>
                <w:lang w:eastAsia="zh-CN"/>
              </w:rPr>
              <w:t>审核</w:t>
            </w:r>
          </w:p>
        </w:tc>
        <w:tc>
          <w:tcPr>
            <w:tcW w:w="3294" w:type="dxa"/>
            <w:vAlign w:val="top"/>
          </w:tcPr>
          <w:p>
            <w:pPr>
              <w:rPr>
                <w:rFonts w:hint="eastAsia"/>
                <w:vertAlign w:val="baseline"/>
                <w:lang w:eastAsia="zh-CN"/>
              </w:rPr>
            </w:pPr>
            <w:r>
              <w:rPr>
                <w:rFonts w:hint="eastAsia" w:eastAsia="宋体"/>
                <w:vertAlign w:val="baseline"/>
                <w:lang w:eastAsia="zh-CN"/>
              </w:rPr>
              <w:t>上一节点的任务全部完成</w:t>
            </w:r>
          </w:p>
        </w:tc>
        <w:tc>
          <w:tcPr>
            <w:tcW w:w="3995" w:type="dxa"/>
            <w:vAlign w:val="top"/>
          </w:tcPr>
          <w:p>
            <w:pPr>
              <w:rPr>
                <w:rFonts w:hint="default" w:ascii="宋体" w:hAnsi="宋体" w:eastAsia="宋体" w:cs="宋体"/>
                <w:sz w:val="24"/>
                <w:szCs w:val="24"/>
                <w:vertAlign w:val="baseline"/>
                <w:lang w:val="en-US" w:eastAsia="zh-CN" w:bidi="ar-SA"/>
              </w:rPr>
            </w:pPr>
            <w:r>
              <w:rPr>
                <w:rFonts w:hint="eastAsia" w:eastAsia="宋体"/>
                <w:vertAlign w:val="baseline"/>
                <w:lang w:eastAsia="zh-CN"/>
              </w:rPr>
              <w:t>点击后对报送报表进行审核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2" w:author="周婷" w:date="2020-08-26T20:13:12Z"/>
        </w:trPr>
        <w:tc>
          <w:tcPr>
            <w:tcW w:w="832" w:type="dxa"/>
            <w:vMerge w:val="continue"/>
          </w:tcPr>
          <w:p>
            <w:pPr>
              <w:rPr>
                <w:ins w:id="63" w:author="周婷" w:date="2020-08-26T20:13:12Z"/>
                <w:rFonts w:hint="eastAsia"/>
                <w:vertAlign w:val="baseline"/>
                <w:lang w:eastAsia="zh-CN"/>
              </w:rPr>
            </w:pPr>
          </w:p>
        </w:tc>
        <w:tc>
          <w:tcPr>
            <w:tcW w:w="1730" w:type="dxa"/>
          </w:tcPr>
          <w:p>
            <w:pPr>
              <w:rPr>
                <w:ins w:id="64" w:author="周婷" w:date="2020-08-26T20:13:12Z"/>
                <w:rFonts w:hint="eastAsia"/>
                <w:vertAlign w:val="baseline"/>
                <w:lang w:eastAsia="zh-CN"/>
              </w:rPr>
            </w:pPr>
            <w:ins w:id="65" w:author="周婷" w:date="2020-08-26T20:13:14Z">
              <w:r>
                <w:rPr>
                  <w:rFonts w:hint="eastAsia" w:eastAsia="宋体"/>
                  <w:vertAlign w:val="baseline"/>
                  <w:lang w:eastAsia="zh-CN"/>
                </w:rPr>
                <w:t>编辑</w:t>
              </w:r>
            </w:ins>
          </w:p>
        </w:tc>
        <w:tc>
          <w:tcPr>
            <w:tcW w:w="3294" w:type="dxa"/>
            <w:vAlign w:val="top"/>
          </w:tcPr>
          <w:p>
            <w:pPr>
              <w:rPr>
                <w:ins w:id="66" w:author="周婷" w:date="2020-08-26T20:13:12Z"/>
                <w:rFonts w:hint="eastAsia"/>
                <w:vertAlign w:val="baseline"/>
                <w:lang w:eastAsia="zh-CN"/>
              </w:rPr>
            </w:pPr>
            <w:ins w:id="67" w:author="周婷" w:date="2020-08-26T20:13:58Z">
              <w:r>
                <w:rPr>
                  <w:rFonts w:hint="eastAsia" w:eastAsia="宋体"/>
                  <w:vertAlign w:val="baseline"/>
                  <w:lang w:eastAsia="zh-CN"/>
                </w:rPr>
                <w:t>待</w:t>
              </w:r>
            </w:ins>
            <w:ins w:id="68" w:author="周婷" w:date="2020-08-26T20:14:09Z">
              <w:r>
                <w:rPr>
                  <w:rFonts w:hint="eastAsia" w:eastAsia="宋体"/>
                  <w:vertAlign w:val="baseline"/>
                  <w:lang w:eastAsia="zh-CN"/>
                </w:rPr>
                <w:t>审核</w:t>
              </w:r>
            </w:ins>
            <w:ins w:id="69" w:author="周婷" w:date="2020-08-26T20:14:11Z">
              <w:r>
                <w:rPr>
                  <w:rFonts w:hint="eastAsia" w:eastAsia="宋体"/>
                  <w:vertAlign w:val="baseline"/>
                  <w:lang w:eastAsia="zh-CN"/>
                </w:rPr>
                <w:t>的</w:t>
              </w:r>
            </w:ins>
            <w:ins w:id="70" w:author="周婷" w:date="2020-08-26T20:14:18Z">
              <w:r>
                <w:rPr>
                  <w:rFonts w:hint="eastAsia" w:eastAsia="宋体"/>
                  <w:vertAlign w:val="baseline"/>
                  <w:lang w:eastAsia="zh-CN"/>
                </w:rPr>
                <w:t>报送</w:t>
              </w:r>
            </w:ins>
            <w:ins w:id="71" w:author="周婷" w:date="2020-08-26T20:14:20Z">
              <w:r>
                <w:rPr>
                  <w:rFonts w:hint="eastAsia" w:eastAsia="宋体"/>
                  <w:vertAlign w:val="baseline"/>
                  <w:lang w:eastAsia="zh-CN"/>
                </w:rPr>
                <w:t>任务</w:t>
              </w:r>
            </w:ins>
          </w:p>
        </w:tc>
        <w:tc>
          <w:tcPr>
            <w:tcW w:w="3995" w:type="dxa"/>
            <w:vAlign w:val="top"/>
          </w:tcPr>
          <w:p>
            <w:pPr>
              <w:rPr>
                <w:ins w:id="72" w:author="周婷" w:date="2020-08-26T20:13:12Z"/>
                <w:rFonts w:hint="eastAsia"/>
                <w:vertAlign w:val="baseline"/>
                <w:lang w:eastAsia="zh-CN"/>
              </w:rPr>
            </w:pPr>
            <w:ins w:id="73" w:author="周婷" w:date="2020-08-26T20:14:33Z">
              <w:r>
                <w:rPr>
                  <w:rFonts w:hint="eastAsia" w:eastAsia="宋体"/>
                  <w:vertAlign w:val="baseline"/>
                  <w:lang w:eastAsia="zh-CN"/>
                </w:rPr>
                <w:t>点击后</w:t>
              </w:r>
            </w:ins>
            <w:ins w:id="74" w:author="周婷" w:date="2020-08-26T20:14:54Z">
              <w:r>
                <w:rPr>
                  <w:rFonts w:hint="eastAsia" w:eastAsia="宋体"/>
                  <w:vertAlign w:val="baseline"/>
                  <w:lang w:eastAsia="zh-CN"/>
                </w:rPr>
                <w:t>可</w:t>
              </w:r>
            </w:ins>
            <w:ins w:id="75" w:author="周婷" w:date="2020-08-26T20:14:35Z">
              <w:r>
                <w:rPr>
                  <w:rFonts w:hint="eastAsia" w:eastAsia="宋体"/>
                  <w:vertAlign w:val="baseline"/>
                  <w:lang w:eastAsia="zh-CN"/>
                </w:rPr>
                <w:t>编辑</w:t>
              </w:r>
            </w:ins>
            <w:ins w:id="76" w:author="周婷" w:date="2020-08-26T20:14:37Z">
              <w:r>
                <w:rPr>
                  <w:rFonts w:hint="eastAsia" w:eastAsia="宋体"/>
                  <w:vertAlign w:val="baseline"/>
                  <w:lang w:eastAsia="zh-CN"/>
                </w:rPr>
                <w:t>全部</w:t>
              </w:r>
            </w:ins>
            <w:ins w:id="77" w:author="周婷" w:date="2020-08-26T20:14:59Z">
              <w:r>
                <w:rPr>
                  <w:rFonts w:hint="eastAsia" w:eastAsia="宋体"/>
                  <w:vertAlign w:val="baseline"/>
                  <w:lang w:eastAsia="zh-CN"/>
                </w:rPr>
                <w:t>可以</w:t>
              </w:r>
            </w:ins>
            <w:ins w:id="78" w:author="周婷" w:date="2020-08-26T20:15:03Z">
              <w:r>
                <w:rPr>
                  <w:rFonts w:hint="eastAsia" w:eastAsia="宋体"/>
                  <w:vertAlign w:val="baseline"/>
                  <w:lang w:eastAsia="zh-CN"/>
                </w:rPr>
                <w:t>填列的</w:t>
              </w:r>
            </w:ins>
            <w:ins w:id="79" w:author="周婷" w:date="2020-08-26T20:15:05Z">
              <w:r>
                <w:rPr>
                  <w:rFonts w:hint="eastAsia" w:eastAsia="宋体"/>
                  <w:vertAlign w:val="baseline"/>
                  <w:lang w:eastAsia="zh-CN"/>
                </w:rPr>
                <w:t>单元格</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rPr>
                <w:rFonts w:hint="eastAsia"/>
                <w:vertAlign w:val="baseline"/>
                <w:lang w:eastAsia="zh-CN"/>
              </w:rPr>
            </w:pPr>
          </w:p>
        </w:tc>
        <w:tc>
          <w:tcPr>
            <w:tcW w:w="1730" w:type="dxa"/>
          </w:tcPr>
          <w:p>
            <w:pPr>
              <w:rPr>
                <w:rFonts w:hint="default"/>
                <w:vertAlign w:val="baseline"/>
                <w:lang w:eastAsia="zh-CN"/>
              </w:rPr>
            </w:pPr>
            <w:r>
              <w:rPr>
                <w:rFonts w:hint="eastAsia" w:eastAsia="宋体"/>
                <w:vertAlign w:val="baseline"/>
                <w:lang w:eastAsia="zh-CN"/>
              </w:rPr>
              <w:t>退回</w:t>
            </w:r>
          </w:p>
        </w:tc>
        <w:tc>
          <w:tcPr>
            <w:tcW w:w="3294" w:type="dxa"/>
            <w:vAlign w:val="top"/>
          </w:tcPr>
          <w:p>
            <w:pPr>
              <w:rPr>
                <w:rFonts w:hint="eastAsia"/>
                <w:vertAlign w:val="baseline"/>
                <w:lang w:eastAsia="zh-CN"/>
              </w:rPr>
            </w:pPr>
            <w:r>
              <w:rPr>
                <w:rFonts w:hint="eastAsia" w:eastAsia="宋体"/>
                <w:vertAlign w:val="baseline"/>
                <w:lang w:eastAsia="zh-CN"/>
              </w:rPr>
              <w:t>报送任务的所有节点均完成处理</w:t>
            </w:r>
          </w:p>
        </w:tc>
        <w:tc>
          <w:tcPr>
            <w:tcW w:w="3995" w:type="dxa"/>
            <w:vAlign w:val="top"/>
          </w:tcPr>
          <w:p>
            <w:pPr>
              <w:rPr>
                <w:rFonts w:hint="default" w:ascii="宋体" w:hAnsi="宋体" w:eastAsia="宋体" w:cs="宋体"/>
                <w:sz w:val="24"/>
                <w:szCs w:val="24"/>
                <w:vertAlign w:val="baseline"/>
                <w:lang w:val="en-US" w:eastAsia="zh-CN" w:bidi="ar-SA"/>
              </w:rPr>
            </w:pPr>
            <w:r>
              <w:rPr>
                <w:rFonts w:hint="eastAsia" w:eastAsia="宋体"/>
                <w:vertAlign w:val="baseline"/>
                <w:lang w:eastAsia="zh-CN"/>
              </w:rPr>
              <w:t>点击后对报送报表进行退回，报表退回到待提交状态，可重新提交报表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rPr>
                <w:rFonts w:hint="eastAsia"/>
                <w:vertAlign w:val="baseline"/>
                <w:lang w:eastAsia="zh-CN"/>
              </w:rPr>
            </w:pPr>
          </w:p>
        </w:tc>
        <w:tc>
          <w:tcPr>
            <w:tcW w:w="1730" w:type="dxa"/>
          </w:tcPr>
          <w:p>
            <w:pPr>
              <w:rPr>
                <w:rFonts w:hint="eastAsia"/>
                <w:vertAlign w:val="baseline"/>
                <w:lang w:eastAsia="zh-CN"/>
              </w:rPr>
            </w:pPr>
            <w:r>
              <w:rPr>
                <w:rFonts w:hint="eastAsia" w:eastAsia="宋体"/>
                <w:vertAlign w:val="baseline"/>
                <w:lang w:eastAsia="zh-CN"/>
              </w:rPr>
              <w:t>查询</w:t>
            </w:r>
          </w:p>
        </w:tc>
        <w:tc>
          <w:tcPr>
            <w:tcW w:w="3294" w:type="dxa"/>
            <w:vAlign w:val="top"/>
          </w:tcPr>
          <w:p>
            <w:pPr>
              <w:rPr>
                <w:rFonts w:hint="eastAsia"/>
                <w:vertAlign w:val="baseline"/>
                <w:lang w:eastAsia="zh-CN"/>
              </w:rPr>
            </w:pPr>
            <w:r>
              <w:rPr>
                <w:rFonts w:hint="eastAsia" w:eastAsia="宋体"/>
                <w:vertAlign w:val="baseline"/>
                <w:lang w:eastAsia="zh-CN"/>
              </w:rPr>
              <w:t>报送任务处理列表中有数据</w:t>
            </w:r>
          </w:p>
        </w:tc>
        <w:tc>
          <w:tcPr>
            <w:tcW w:w="3995" w:type="dxa"/>
            <w:vAlign w:val="top"/>
          </w:tcPr>
          <w:p>
            <w:pPr>
              <w:rPr>
                <w:rFonts w:hint="default" w:ascii="宋体" w:hAnsi="宋体" w:eastAsia="宋体" w:cs="宋体"/>
                <w:sz w:val="24"/>
                <w:szCs w:val="24"/>
                <w:vertAlign w:val="baseline"/>
                <w:lang w:val="en-US" w:eastAsia="zh-CN" w:bidi="ar-SA"/>
              </w:rPr>
            </w:pPr>
            <w:r>
              <w:rPr>
                <w:rFonts w:hint="eastAsia" w:eastAsia="宋体"/>
                <w:vertAlign w:val="baseline"/>
                <w:lang w:eastAsia="zh-CN"/>
              </w:rPr>
              <w:t>根据输入的查询条件进行查询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rPr>
                <w:rFonts w:hint="eastAsia"/>
                <w:vertAlign w:val="baseline"/>
                <w:lang w:eastAsia="zh-CN"/>
              </w:rPr>
            </w:pPr>
          </w:p>
        </w:tc>
        <w:tc>
          <w:tcPr>
            <w:tcW w:w="1730" w:type="dxa"/>
          </w:tcPr>
          <w:p>
            <w:pPr>
              <w:rPr>
                <w:rFonts w:hint="eastAsia"/>
                <w:vertAlign w:val="baseline"/>
                <w:lang w:eastAsia="zh-CN"/>
              </w:rPr>
            </w:pPr>
            <w:r>
              <w:rPr>
                <w:rFonts w:hint="eastAsia" w:eastAsia="宋体"/>
                <w:vertAlign w:val="baseline"/>
                <w:lang w:eastAsia="zh-CN"/>
              </w:rPr>
              <w:t>重置</w:t>
            </w:r>
          </w:p>
        </w:tc>
        <w:tc>
          <w:tcPr>
            <w:tcW w:w="3294" w:type="dxa"/>
            <w:vAlign w:val="top"/>
          </w:tcPr>
          <w:p>
            <w:pPr>
              <w:rPr>
                <w:rFonts w:hint="eastAsia" w:cs="宋体"/>
                <w:sz w:val="24"/>
                <w:szCs w:val="24"/>
                <w:vertAlign w:val="baseline"/>
                <w:lang w:val="en-US" w:eastAsia="zh-CN" w:bidi="ar-SA"/>
              </w:rPr>
            </w:pPr>
          </w:p>
        </w:tc>
        <w:tc>
          <w:tcPr>
            <w:tcW w:w="3995" w:type="dxa"/>
            <w:vAlign w:val="top"/>
          </w:tcPr>
          <w:p>
            <w:pPr>
              <w:rPr>
                <w:rFonts w:hint="default" w:ascii="宋体" w:hAnsi="宋体" w:eastAsia="宋体" w:cs="宋体"/>
                <w:sz w:val="24"/>
                <w:szCs w:val="24"/>
                <w:vertAlign w:val="baseline"/>
                <w:lang w:val="en-US" w:eastAsia="zh-CN" w:bidi="ar-SA"/>
              </w:rPr>
            </w:pPr>
            <w:r>
              <w:rPr>
                <w:rFonts w:hint="eastAsia" w:eastAsia="宋体" w:cs="宋体"/>
                <w:sz w:val="24"/>
                <w:szCs w:val="24"/>
                <w:vertAlign w:val="baseline"/>
                <w:lang w:val="en-US" w:eastAsia="zh-CN" w:bidi="ar-SA"/>
              </w:rPr>
              <w:t>清除查询条件，展示所有报送任务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restart"/>
          </w:tcPr>
          <w:p>
            <w:pPr>
              <w:rPr>
                <w:rFonts w:hint="eastAsia"/>
                <w:vertAlign w:val="baseline"/>
                <w:lang w:eastAsia="zh-CN"/>
              </w:rPr>
            </w:pPr>
            <w:r>
              <w:rPr>
                <w:rFonts w:hint="eastAsia" w:eastAsia="宋体"/>
                <w:vertAlign w:val="baseline"/>
                <w:lang w:eastAsia="zh-CN"/>
              </w:rPr>
              <w:t>报送查询</w:t>
            </w:r>
          </w:p>
        </w:tc>
        <w:tc>
          <w:tcPr>
            <w:tcW w:w="1730"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查询</w:t>
            </w:r>
          </w:p>
        </w:tc>
        <w:tc>
          <w:tcPr>
            <w:tcW w:w="3294" w:type="dxa"/>
            <w:vAlign w:val="top"/>
          </w:tcPr>
          <w:p>
            <w:pPr>
              <w:rPr>
                <w:rFonts w:hint="eastAsia"/>
                <w:vertAlign w:val="baseline"/>
                <w:lang w:eastAsia="zh-CN"/>
              </w:rPr>
            </w:pPr>
            <w:r>
              <w:rPr>
                <w:rFonts w:hint="eastAsia" w:eastAsia="宋体"/>
                <w:vertAlign w:val="baseline"/>
                <w:lang w:eastAsia="zh-CN"/>
              </w:rPr>
              <w:t>报送数据查询列表中有数据</w:t>
            </w:r>
          </w:p>
        </w:tc>
        <w:tc>
          <w:tcPr>
            <w:tcW w:w="3995"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根据输入的查询条件进行查询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rPr>
                <w:rFonts w:hint="eastAsia"/>
                <w:vertAlign w:val="baseline"/>
                <w:lang w:eastAsia="zh-CN"/>
              </w:rPr>
            </w:pPr>
          </w:p>
        </w:tc>
        <w:tc>
          <w:tcPr>
            <w:tcW w:w="1730"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重置</w:t>
            </w:r>
          </w:p>
        </w:tc>
        <w:tc>
          <w:tcPr>
            <w:tcW w:w="3294" w:type="dxa"/>
            <w:vAlign w:val="top"/>
          </w:tcPr>
          <w:p>
            <w:pPr>
              <w:rPr>
                <w:rFonts w:hint="eastAsia" w:cs="宋体"/>
                <w:sz w:val="24"/>
                <w:szCs w:val="24"/>
                <w:vertAlign w:val="baseline"/>
                <w:lang w:val="en-US" w:eastAsia="zh-CN" w:bidi="ar-SA"/>
              </w:rPr>
            </w:pPr>
          </w:p>
        </w:tc>
        <w:tc>
          <w:tcPr>
            <w:tcW w:w="3995" w:type="dxa"/>
            <w:vAlign w:val="top"/>
          </w:tcPr>
          <w:p>
            <w:pPr>
              <w:rPr>
                <w:rFonts w:hint="eastAsia" w:ascii="宋体" w:hAnsi="宋体" w:eastAsia="宋体" w:cs="宋体"/>
                <w:sz w:val="24"/>
                <w:szCs w:val="24"/>
                <w:vertAlign w:val="baseline"/>
                <w:lang w:val="en-US" w:eastAsia="zh-CN" w:bidi="ar-SA"/>
              </w:rPr>
            </w:pPr>
            <w:r>
              <w:rPr>
                <w:rFonts w:hint="eastAsia" w:eastAsia="宋体" w:cs="宋体"/>
                <w:sz w:val="24"/>
                <w:szCs w:val="24"/>
                <w:vertAlign w:val="baseline"/>
                <w:lang w:val="en-US" w:eastAsia="zh-CN" w:bidi="ar-SA"/>
              </w:rPr>
              <w:t>清除查询条件，展示所有报表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restart"/>
          </w:tcPr>
          <w:p>
            <w:pPr>
              <w:rPr>
                <w:rFonts w:hint="eastAsia"/>
                <w:vertAlign w:val="baseline"/>
                <w:lang w:eastAsia="zh-CN"/>
              </w:rPr>
            </w:pPr>
          </w:p>
          <w:p>
            <w:pPr>
              <w:rPr>
                <w:rFonts w:hint="eastAsia"/>
                <w:vertAlign w:val="baseline"/>
                <w:lang w:eastAsia="zh-CN"/>
              </w:rPr>
            </w:pPr>
            <w:r>
              <w:rPr>
                <w:rFonts w:hint="eastAsia" w:eastAsia="宋体"/>
                <w:vertAlign w:val="baseline"/>
                <w:lang w:eastAsia="zh-CN"/>
              </w:rPr>
              <w:t>委托</w:t>
            </w:r>
          </w:p>
        </w:tc>
        <w:tc>
          <w:tcPr>
            <w:tcW w:w="1730"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val="en-US" w:eastAsia="zh-CN"/>
              </w:rPr>
              <w:t>新增</w:t>
            </w:r>
          </w:p>
        </w:tc>
        <w:tc>
          <w:tcPr>
            <w:tcW w:w="3294" w:type="dxa"/>
            <w:vAlign w:val="top"/>
          </w:tcPr>
          <w:p>
            <w:pPr>
              <w:rPr>
                <w:rFonts w:hint="eastAsia"/>
                <w:vertAlign w:val="baseline"/>
                <w:lang w:eastAsia="zh-CN"/>
              </w:rPr>
            </w:pPr>
          </w:p>
        </w:tc>
        <w:tc>
          <w:tcPr>
            <w:tcW w:w="3995"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可以新增委托任务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rPr>
                <w:rFonts w:hint="eastAsia"/>
                <w:vertAlign w:val="baseline"/>
                <w:lang w:eastAsia="zh-CN"/>
              </w:rPr>
            </w:pPr>
          </w:p>
        </w:tc>
        <w:tc>
          <w:tcPr>
            <w:tcW w:w="1730" w:type="dxa"/>
            <w:vAlign w:val="top"/>
          </w:tcPr>
          <w:p>
            <w:pPr>
              <w:rPr>
                <w:rFonts w:hint="eastAsia" w:ascii="宋体" w:hAnsi="宋体" w:eastAsia="宋体" w:cs="宋体"/>
                <w:b w:val="0"/>
                <w:bCs w:val="0"/>
                <w:sz w:val="24"/>
                <w:szCs w:val="24"/>
                <w:vertAlign w:val="baseline"/>
                <w:lang w:val="en-US" w:eastAsia="zh-CN" w:bidi="ar-SA"/>
              </w:rPr>
            </w:pPr>
            <w:r>
              <w:rPr>
                <w:rFonts w:hint="eastAsia" w:eastAsia="宋体"/>
                <w:b w:val="0"/>
                <w:bCs w:val="0"/>
                <w:vertAlign w:val="baseline"/>
                <w:lang w:eastAsia="zh-CN"/>
              </w:rPr>
              <w:t>编辑</w:t>
            </w:r>
          </w:p>
        </w:tc>
        <w:tc>
          <w:tcPr>
            <w:tcW w:w="3294" w:type="dxa"/>
            <w:vAlign w:val="top"/>
          </w:tcPr>
          <w:p>
            <w:pPr>
              <w:rPr>
                <w:rFonts w:hint="eastAsia"/>
                <w:vertAlign w:val="baseline"/>
                <w:lang w:eastAsia="zh-CN"/>
              </w:rPr>
            </w:pPr>
            <w:r>
              <w:rPr>
                <w:rFonts w:hint="eastAsia" w:eastAsia="宋体"/>
                <w:vertAlign w:val="baseline"/>
                <w:lang w:eastAsia="zh-CN"/>
              </w:rPr>
              <w:t>已有委托任务</w:t>
            </w:r>
          </w:p>
        </w:tc>
        <w:tc>
          <w:tcPr>
            <w:tcW w:w="3995"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编辑自己创建的委托任务，编辑字段和校验规则跟创建时一致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vMerge w:val="continue"/>
          </w:tcPr>
          <w:p>
            <w:pPr>
              <w:rPr>
                <w:rFonts w:hint="eastAsia"/>
                <w:vertAlign w:val="baseline"/>
                <w:lang w:eastAsia="zh-CN"/>
              </w:rPr>
            </w:pPr>
          </w:p>
        </w:tc>
        <w:tc>
          <w:tcPr>
            <w:tcW w:w="1730"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点击委托角色</w:t>
            </w:r>
          </w:p>
        </w:tc>
        <w:tc>
          <w:tcPr>
            <w:tcW w:w="3294" w:type="dxa"/>
            <w:vAlign w:val="top"/>
          </w:tcPr>
          <w:p>
            <w:pPr>
              <w:rPr>
                <w:rFonts w:hint="eastAsia"/>
                <w:vertAlign w:val="baseline"/>
                <w:lang w:eastAsia="zh-CN"/>
              </w:rPr>
            </w:pPr>
          </w:p>
        </w:tc>
        <w:tc>
          <w:tcPr>
            <w:tcW w:w="3995" w:type="dxa"/>
            <w:vAlign w:val="top"/>
          </w:tcPr>
          <w:p>
            <w:pPr>
              <w:rPr>
                <w:rFonts w:hint="eastAsia" w:ascii="宋体" w:hAnsi="宋体" w:eastAsia="宋体" w:cs="宋体"/>
                <w:sz w:val="24"/>
                <w:szCs w:val="24"/>
                <w:vertAlign w:val="baseline"/>
                <w:lang w:val="en-US" w:eastAsia="zh-CN" w:bidi="ar-SA"/>
              </w:rPr>
            </w:pPr>
            <w:r>
              <w:rPr>
                <w:rFonts w:hint="eastAsia" w:eastAsia="宋体"/>
                <w:vertAlign w:val="baseline"/>
                <w:lang w:eastAsia="zh-CN"/>
              </w:rPr>
              <w:t>跳转到对应委托处理的列表</w:t>
            </w:r>
          </w:p>
        </w:tc>
      </w:tr>
    </w:tbl>
    <w:p/>
    <w:p>
      <w:pPr>
        <w:pStyle w:val="3"/>
        <w:rPr>
          <w:lang w:eastAsia="zh-CN"/>
        </w:rPr>
      </w:pPr>
      <w:bookmarkStart w:id="39" w:name="_Toc22671"/>
      <w:r>
        <w:rPr>
          <w:rFonts w:hint="eastAsia" w:eastAsia="宋体"/>
          <w:lang w:eastAsia="zh-CN"/>
        </w:rPr>
        <w:t>业务需求</w:t>
      </w:r>
      <w:bookmarkEnd w:id="39"/>
    </w:p>
    <w:p>
      <w:pPr>
        <w:pStyle w:val="4"/>
        <w:ind w:left="709"/>
        <w:rPr>
          <w:lang w:eastAsia="zh-CN"/>
        </w:rPr>
      </w:pPr>
      <w:bookmarkStart w:id="40" w:name="_Toc27413"/>
      <w:r>
        <w:rPr>
          <w:rFonts w:hint="eastAsia" w:eastAsia="宋体"/>
          <w:lang w:eastAsia="zh-CN"/>
        </w:rPr>
        <w:t>报表报送</w:t>
      </w:r>
      <w:bookmarkEnd w:id="40"/>
    </w:p>
    <w:p>
      <w:pPr>
        <w:rPr>
          <w:rFonts w:hint="eastAsia"/>
          <w:lang w:eastAsia="zh-CN"/>
        </w:rPr>
      </w:pPr>
      <w:r>
        <w:rPr>
          <w:rFonts w:hint="eastAsia" w:eastAsia="宋体" w:cs="Arial"/>
          <w:szCs w:val="21"/>
          <w:lang w:eastAsia="zh-CN"/>
        </w:rPr>
        <w:t>新增一级菜单【报表报送】，</w:t>
      </w:r>
      <w:r>
        <w:rPr>
          <w:rFonts w:hint="eastAsia" w:eastAsia="宋体"/>
          <w:lang w:eastAsia="zh-CN"/>
        </w:rPr>
        <w:t>报表报送功能支持专业公司将数据报送给集团的报送流程的线上化管理。报送流程如下：</w:t>
      </w:r>
    </w:p>
    <w:p>
      <w:pPr>
        <w:rPr>
          <w:rFonts w:hint="eastAsia"/>
          <w:lang w:eastAsia="zh-CN"/>
        </w:rPr>
      </w:pPr>
      <w:r>
        <w:rPr>
          <w:rFonts w:hint="eastAsia"/>
          <w:lang w:eastAsia="zh-CN"/>
        </w:rPr>
        <w:drawing>
          <wp:inline distT="0" distB="0" distL="114300" distR="114300">
            <wp:extent cx="6108065" cy="4507865"/>
            <wp:effectExtent l="0" t="0" r="6985" b="6985"/>
            <wp:docPr id="13" name="图片 13" descr="报表报送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报表报送0820"/>
                    <pic:cNvPicPr>
                      <a:picLocks noChangeAspect="1"/>
                    </pic:cNvPicPr>
                  </pic:nvPicPr>
                  <pic:blipFill>
                    <a:blip r:embed="rId13"/>
                    <a:stretch>
                      <a:fillRect/>
                    </a:stretch>
                  </pic:blipFill>
                  <pic:spPr>
                    <a:xfrm>
                      <a:off x="0" y="0"/>
                      <a:ext cx="6108065" cy="4507865"/>
                    </a:xfrm>
                    <a:prstGeom prst="rect">
                      <a:avLst/>
                    </a:prstGeom>
                  </pic:spPr>
                </pic:pic>
              </a:graphicData>
            </a:graphic>
          </wp:inline>
        </w:drawing>
      </w:r>
    </w:p>
    <w:p>
      <w:pPr>
        <w:rPr>
          <w:rFonts w:hint="eastAsia"/>
          <w:lang w:val="en-US" w:eastAsia="zh-CN"/>
        </w:rPr>
      </w:pPr>
      <w:r>
        <w:rPr>
          <w:rFonts w:hint="eastAsia" w:eastAsia="宋体"/>
          <w:lang w:val="en-US" w:eastAsia="zh-CN"/>
        </w:rPr>
        <w:t>1 报表中心报送管理员创建报送配置，配置包括报表的报送单位、集团属主部门、任务创建时间、截止时间、流程节点、每一个流程阶段对应的处理人员。</w:t>
      </w:r>
    </w:p>
    <w:p>
      <w:pPr>
        <w:rPr>
          <w:rFonts w:hint="eastAsia"/>
          <w:lang w:val="en-US" w:eastAsia="zh-CN"/>
        </w:rPr>
      </w:pPr>
      <w:r>
        <w:rPr>
          <w:rFonts w:hint="eastAsia" w:eastAsia="宋体"/>
          <w:lang w:val="en-US" w:eastAsia="zh-CN"/>
        </w:rPr>
        <w:t>2 系统根据报送配置规则定期生成报送任务。</w:t>
      </w:r>
    </w:p>
    <w:p>
      <w:pPr>
        <w:rPr>
          <w:rFonts w:hint="eastAsia"/>
          <w:lang w:val="en-US" w:eastAsia="zh-CN"/>
        </w:rPr>
      </w:pPr>
      <w:r>
        <w:rPr>
          <w:rFonts w:hint="eastAsia" w:eastAsia="宋体"/>
          <w:lang w:val="en-US" w:eastAsia="zh-CN"/>
        </w:rPr>
        <w:t>3 如报表需要填列，则专业公司报送提交人员进行填列后再提交。</w:t>
      </w:r>
    </w:p>
    <w:p>
      <w:pPr>
        <w:rPr>
          <w:rFonts w:hint="eastAsia"/>
          <w:lang w:val="en-US" w:eastAsia="zh-CN"/>
        </w:rPr>
      </w:pPr>
      <w:r>
        <w:rPr>
          <w:rFonts w:hint="eastAsia" w:eastAsia="宋体"/>
          <w:lang w:val="en-US" w:eastAsia="zh-CN"/>
        </w:rPr>
        <w:t>4 如报表是通过系统计算或补录得到的，则专业公司报送提交人员查看数据无误后可直接提交，提交后冻结报表数据。</w:t>
      </w:r>
    </w:p>
    <w:p>
      <w:pPr>
        <w:rPr>
          <w:rFonts w:hint="eastAsia"/>
          <w:lang w:val="en-US" w:eastAsia="zh-CN"/>
        </w:rPr>
      </w:pPr>
      <w:r>
        <w:rPr>
          <w:rFonts w:hint="eastAsia" w:eastAsia="宋体"/>
          <w:lang w:val="en-US" w:eastAsia="zh-CN"/>
        </w:rPr>
        <w:t>5 待报表提交后，专业公司审核人员进行审核。如果有多个审核节点，则报送审核人员待上一步完成后进行审核。</w:t>
      </w:r>
    </w:p>
    <w:p>
      <w:pPr>
        <w:rPr>
          <w:rFonts w:hint="eastAsia"/>
          <w:lang w:val="en-US" w:eastAsia="zh-CN"/>
        </w:rPr>
      </w:pPr>
      <w:r>
        <w:rPr>
          <w:rFonts w:hint="eastAsia" w:eastAsia="宋体"/>
          <w:lang w:val="en-US" w:eastAsia="zh-CN"/>
        </w:rPr>
        <w:t>6 报送完成后，如果报表中心报送管理员发现报送数据有误，可进行退回操作，将报表报流程退回至待提交阶段，需让提交人员重新确认数据后提交，重新走报送流程。</w:t>
      </w:r>
    </w:p>
    <w:p>
      <w:pPr>
        <w:rPr>
          <w:rFonts w:hint="eastAsia"/>
          <w:lang w:val="en-US" w:eastAsia="zh-CN"/>
        </w:rPr>
      </w:pPr>
      <w:r>
        <w:rPr>
          <w:rFonts w:hint="eastAsia" w:eastAsia="宋体"/>
          <w:lang w:val="en-US" w:eastAsia="zh-CN"/>
        </w:rPr>
        <w:t>7 报送完成后，集团数据部门人员可查看自己权限范围内的报送数据。</w:t>
      </w:r>
    </w:p>
    <w:p>
      <w:pPr>
        <w:rPr>
          <w:rFonts w:hint="default"/>
          <w:lang w:val="en-US" w:eastAsia="zh-CN"/>
        </w:rPr>
      </w:pPr>
      <w:r>
        <w:rPr>
          <w:rFonts w:hint="eastAsia" w:eastAsia="宋体"/>
          <w:lang w:val="en-US" w:eastAsia="zh-CN"/>
        </w:rPr>
        <w:t>8 集团科技运营部可查询各子公司报送流程的任务进度和报送数据。</w:t>
      </w:r>
    </w:p>
    <w:p>
      <w:pPr>
        <w:pStyle w:val="5"/>
        <w:ind w:left="851"/>
        <w:rPr>
          <w:lang w:eastAsia="zh-CN"/>
        </w:rPr>
      </w:pPr>
      <w:r>
        <w:rPr>
          <w:rFonts w:hint="eastAsia" w:eastAsia="宋体"/>
          <w:lang w:eastAsia="zh-CN"/>
        </w:rPr>
        <w:t>报送配置</w:t>
      </w:r>
    </w:p>
    <w:p>
      <w:pPr>
        <w:adjustRightInd w:val="0"/>
        <w:snapToGrid w:val="0"/>
        <w:spacing w:before="120" w:after="120"/>
      </w:pPr>
      <w:r>
        <w:rPr>
          <w:rFonts w:eastAsia="宋体" w:cs="Arial"/>
          <w:szCs w:val="21"/>
        </w:rPr>
        <w:t>该功能支持</w:t>
      </w:r>
      <w:r>
        <w:rPr>
          <w:rFonts w:hint="eastAsia" w:eastAsia="宋体" w:cs="Arial"/>
          <w:szCs w:val="21"/>
        </w:rPr>
        <w:t>报送管理员配置每张需要走报送流程的报表的报送信息</w:t>
      </w:r>
    </w:p>
    <w:p>
      <w:pPr>
        <w:pStyle w:val="6"/>
        <w:bidi w:val="0"/>
        <w:rPr>
          <w:i w:val="0"/>
          <w:iCs w:val="0"/>
          <w:sz w:val="20"/>
          <w:szCs w:val="20"/>
          <w:lang w:eastAsia="zh-CN"/>
        </w:rPr>
      </w:pPr>
      <w:r>
        <w:rPr>
          <w:rFonts w:eastAsia="宋体"/>
          <w:i w:val="0"/>
          <w:iCs w:val="0"/>
          <w:sz w:val="20"/>
          <w:szCs w:val="20"/>
          <w:lang w:eastAsia="zh-CN"/>
        </w:rPr>
        <w:t>参与者</w:t>
      </w:r>
    </w:p>
    <w:p>
      <w:pPr>
        <w:tabs>
          <w:tab w:val="left" w:pos="0"/>
        </w:tabs>
      </w:pPr>
      <w:r>
        <w:rPr>
          <w:rFonts w:hint="eastAsia" w:eastAsia="宋体"/>
        </w:rPr>
        <w:t>报表中心的报送管理员</w:t>
      </w:r>
    </w:p>
    <w:p>
      <w:pPr>
        <w:pStyle w:val="6"/>
        <w:bidi w:val="0"/>
        <w:rPr>
          <w:i w:val="0"/>
          <w:iCs w:val="0"/>
          <w:sz w:val="20"/>
          <w:szCs w:val="20"/>
          <w:lang w:eastAsia="zh-CN"/>
        </w:rPr>
      </w:pPr>
      <w:r>
        <w:rPr>
          <w:rFonts w:eastAsia="宋体"/>
          <w:i w:val="0"/>
          <w:iCs w:val="0"/>
          <w:sz w:val="20"/>
          <w:szCs w:val="20"/>
          <w:lang w:eastAsia="zh-CN"/>
        </w:rPr>
        <w:t>输入与输出</w:t>
      </w:r>
    </w:p>
    <w:p>
      <w:r>
        <w:rPr>
          <w:rFonts w:hint="eastAsia" w:eastAsia="宋体"/>
        </w:rPr>
        <w:t>输入：选择报表，填写报送单位、报送流程节点、报表角色、报送时间</w:t>
      </w:r>
    </w:p>
    <w:p>
      <w:r>
        <w:rPr>
          <w:rFonts w:hint="eastAsia" w:eastAsia="宋体"/>
        </w:rPr>
        <w:t>输出：报送报表的报送配置</w:t>
      </w:r>
    </w:p>
    <w:p>
      <w:pPr>
        <w:pStyle w:val="6"/>
        <w:bidi w:val="0"/>
        <w:rPr>
          <w:i w:val="0"/>
          <w:iCs w:val="0"/>
          <w:sz w:val="20"/>
          <w:szCs w:val="20"/>
          <w:lang w:eastAsia="zh-CN"/>
        </w:rPr>
      </w:pPr>
      <w:r>
        <w:rPr>
          <w:rFonts w:eastAsia="宋体"/>
          <w:i w:val="0"/>
          <w:iCs w:val="0"/>
          <w:sz w:val="20"/>
          <w:szCs w:val="20"/>
          <w:lang w:eastAsia="zh-CN"/>
        </w:rPr>
        <w:t>前置条件和后置条件</w:t>
      </w:r>
    </w:p>
    <w:p>
      <w:pPr>
        <w:rPr>
          <w:rFonts w:hint="eastAsia"/>
        </w:rPr>
      </w:pPr>
      <w:r>
        <w:rPr>
          <w:rFonts w:hint="eastAsia" w:eastAsia="宋体"/>
          <w:lang w:eastAsia="zh-CN"/>
        </w:rPr>
        <w:t>前置条件：</w:t>
      </w:r>
      <w:r>
        <w:rPr>
          <w:rFonts w:hint="eastAsia" w:eastAsia="宋体"/>
        </w:rPr>
        <w:t>已完成报送报表对应的报送相关角色的创建或维护</w:t>
      </w:r>
    </w:p>
    <w:p>
      <w:pPr>
        <w:rPr>
          <w:rFonts w:hint="eastAsia" w:eastAsia="宋体"/>
          <w:lang w:eastAsia="zh-CN"/>
        </w:rPr>
      </w:pPr>
      <w:r>
        <w:rPr>
          <w:rFonts w:hint="eastAsia" w:eastAsia="宋体"/>
          <w:lang w:eastAsia="zh-CN"/>
        </w:rPr>
        <w:t>后置条件：无</w:t>
      </w:r>
    </w:p>
    <w:p>
      <w:pPr>
        <w:pStyle w:val="6"/>
        <w:bidi w:val="0"/>
        <w:rPr>
          <w:i w:val="0"/>
          <w:iCs w:val="0"/>
          <w:sz w:val="20"/>
          <w:szCs w:val="20"/>
          <w:lang w:eastAsia="zh-CN"/>
        </w:rPr>
      </w:pPr>
      <w:r>
        <w:rPr>
          <w:rFonts w:eastAsia="宋体"/>
          <w:i w:val="0"/>
          <w:iCs w:val="0"/>
          <w:sz w:val="20"/>
          <w:szCs w:val="20"/>
          <w:lang w:eastAsia="zh-CN"/>
        </w:rPr>
        <w:t>业务规则</w:t>
      </w:r>
    </w:p>
    <w:p>
      <w:r>
        <w:rPr>
          <w:rFonts w:hint="eastAsia" w:eastAsia="宋体"/>
        </w:rPr>
        <w:t>报送管理员配置报表报送信息，</w:t>
      </w:r>
    </w:p>
    <w:p>
      <w:pPr>
        <w:numPr>
          <w:ilvl w:val="0"/>
          <w:numId w:val="6"/>
        </w:numPr>
      </w:pPr>
      <w:r>
        <w:rPr>
          <w:rFonts w:hint="eastAsia" w:eastAsia="宋体"/>
        </w:rPr>
        <w:t>选择报表，</w:t>
      </w:r>
      <w:r>
        <w:rPr>
          <w:rFonts w:hint="eastAsia" w:eastAsia="宋体"/>
          <w:highlight w:val="none"/>
        </w:rPr>
        <w:t>报表可选范围为</w:t>
      </w:r>
      <w:r>
        <w:rPr>
          <w:rFonts w:hint="eastAsia" w:eastAsia="宋体"/>
          <w:highlight w:val="none"/>
          <w:lang w:eastAsia="zh-CN"/>
        </w:rPr>
        <w:t>在后台报送清单中的所有报表，当一个报表确定为报送报表时，在后台报送清单中加入这张报表，包括补录后需要报送的报表、填列后需要报送的报表、系统自动化计算出来且需要报送的报表。</w:t>
      </w:r>
    </w:p>
    <w:p>
      <w:pPr>
        <w:numPr>
          <w:ilvl w:val="0"/>
          <w:numId w:val="6"/>
        </w:numPr>
      </w:pPr>
      <w:r>
        <w:rPr>
          <w:rFonts w:hint="eastAsia" w:eastAsia="宋体"/>
        </w:rPr>
        <w:t>报表可填列的行或列在报表开发阶段就需明确，报表开发阶段根据填列要求设置报表各</w:t>
      </w:r>
      <w:del w:id="80" w:author="周婷" w:date="2020-08-26T13:47:46Z">
        <w:r>
          <w:rPr>
            <w:rFonts w:hint="eastAsia" w:eastAsia="宋体"/>
          </w:rPr>
          <w:delText>行和列</w:delText>
        </w:r>
      </w:del>
      <w:ins w:id="81" w:author="周婷" w:date="2020-08-26T13:47:46Z">
        <w:r>
          <w:rPr>
            <w:rFonts w:hint="eastAsia" w:eastAsia="宋体"/>
            <w:lang w:eastAsia="zh-CN"/>
          </w:rPr>
          <w:t>指标</w:t>
        </w:r>
      </w:ins>
      <w:r>
        <w:rPr>
          <w:rFonts w:hint="eastAsia" w:eastAsia="宋体"/>
        </w:rPr>
        <w:t>的是否可在线编辑的属性</w:t>
      </w:r>
      <w:r>
        <w:rPr>
          <w:rFonts w:hint="eastAsia" w:eastAsia="宋体"/>
          <w:lang w:eastAsia="zh-CN"/>
        </w:rPr>
        <w:t>。</w:t>
      </w:r>
      <w:r>
        <w:rPr>
          <w:rFonts w:hint="eastAsia" w:eastAsia="宋体"/>
        </w:rPr>
        <w:t>填列录入的权限控制到</w:t>
      </w:r>
      <w:r>
        <w:rPr>
          <w:rFonts w:hint="eastAsia" w:eastAsia="宋体"/>
          <w:lang w:eastAsia="zh-CN"/>
        </w:rPr>
        <w:t>指标</w:t>
      </w:r>
      <w:r>
        <w:rPr>
          <w:rFonts w:hint="eastAsia" w:eastAsia="宋体"/>
        </w:rPr>
        <w:t>，支持一张报表，同一家</w:t>
      </w:r>
      <w:r>
        <w:rPr>
          <w:rFonts w:hint="eastAsia" w:eastAsia="宋体"/>
          <w:lang w:eastAsia="zh-CN"/>
        </w:rPr>
        <w:t>报送单位</w:t>
      </w:r>
      <w:r>
        <w:rPr>
          <w:rFonts w:hint="eastAsia" w:eastAsia="宋体"/>
        </w:rPr>
        <w:t>，不同的人具有不同</w:t>
      </w:r>
      <w:r>
        <w:rPr>
          <w:rFonts w:hint="eastAsia" w:eastAsia="宋体"/>
          <w:lang w:eastAsia="zh-CN"/>
        </w:rPr>
        <w:t>指标</w:t>
      </w:r>
      <w:r>
        <w:rPr>
          <w:rFonts w:hint="eastAsia" w:eastAsia="宋体"/>
        </w:rPr>
        <w:t>的填列权限，</w:t>
      </w:r>
      <w:r>
        <w:rPr>
          <w:rFonts w:hint="eastAsia" w:eastAsia="宋体"/>
          <w:lang w:eastAsia="zh-CN"/>
        </w:rPr>
        <w:t>报送提交用户</w:t>
      </w:r>
      <w:r>
        <w:rPr>
          <w:rFonts w:hint="eastAsia" w:eastAsia="宋体"/>
        </w:rPr>
        <w:t>点开报表时，展示</w:t>
      </w:r>
      <w:r>
        <w:rPr>
          <w:rFonts w:hint="eastAsia" w:eastAsia="宋体"/>
          <w:lang w:eastAsia="zh-CN"/>
        </w:rPr>
        <w:t>用户权限范围内的</w:t>
      </w:r>
      <w:r>
        <w:rPr>
          <w:rFonts w:hint="eastAsia" w:eastAsia="宋体"/>
        </w:rPr>
        <w:t>整张报表的表样，但是仅该用户填列权限范围内的</w:t>
      </w:r>
      <w:r>
        <w:rPr>
          <w:rFonts w:hint="eastAsia" w:eastAsia="宋体"/>
          <w:lang w:eastAsia="zh-CN"/>
        </w:rPr>
        <w:t>指标</w:t>
      </w:r>
      <w:r>
        <w:rPr>
          <w:rFonts w:hint="eastAsia" w:eastAsia="宋体"/>
        </w:rPr>
        <w:t>可编辑，其他</w:t>
      </w:r>
      <w:ins w:id="82" w:author="周婷" w:date="2020-08-26T13:48:15Z">
        <w:r>
          <w:rPr>
            <w:rFonts w:hint="eastAsia" w:eastAsia="宋体"/>
            <w:lang w:eastAsia="zh-CN"/>
          </w:rPr>
          <w:t>人</w:t>
        </w:r>
      </w:ins>
      <w:ins w:id="83" w:author="周婷" w:date="2020-08-26T13:48:17Z">
        <w:r>
          <w:rPr>
            <w:rFonts w:hint="eastAsia" w:eastAsia="宋体"/>
            <w:lang w:eastAsia="zh-CN"/>
          </w:rPr>
          <w:t>填写的</w:t>
        </w:r>
      </w:ins>
      <w:r>
        <w:rPr>
          <w:rFonts w:hint="eastAsia" w:eastAsia="宋体"/>
          <w:lang w:eastAsia="zh-CN"/>
        </w:rPr>
        <w:t>指标</w:t>
      </w:r>
      <w:r>
        <w:rPr>
          <w:rFonts w:hint="eastAsia" w:eastAsia="宋体"/>
        </w:rPr>
        <w:t>为空且不可编辑。</w:t>
      </w:r>
      <w:ins w:id="84" w:author="周婷" w:date="2020-08-26T13:48:35Z">
        <w:r>
          <w:rPr>
            <w:rFonts w:hint="eastAsia" w:eastAsia="宋体"/>
            <w:lang w:eastAsia="zh-CN"/>
          </w:rPr>
          <w:t>如果</w:t>
        </w:r>
      </w:ins>
      <w:ins w:id="85" w:author="周婷" w:date="2020-08-26T14:34:47Z">
        <w:r>
          <w:rPr>
            <w:rFonts w:hint="eastAsia" w:eastAsia="宋体"/>
            <w:lang w:eastAsia="zh-CN"/>
          </w:rPr>
          <w:t>同</w:t>
        </w:r>
      </w:ins>
      <w:ins w:id="86" w:author="周婷" w:date="2020-08-26T13:48:41Z">
        <w:r>
          <w:rPr>
            <w:rFonts w:hint="eastAsia" w:eastAsia="宋体"/>
            <w:lang w:eastAsia="zh-CN"/>
          </w:rPr>
          <w:t>一张</w:t>
        </w:r>
      </w:ins>
      <w:ins w:id="87" w:author="周婷" w:date="2020-08-26T13:48:42Z">
        <w:r>
          <w:rPr>
            <w:rFonts w:hint="eastAsia" w:eastAsia="宋体"/>
            <w:lang w:eastAsia="zh-CN"/>
          </w:rPr>
          <w:t>报表</w:t>
        </w:r>
      </w:ins>
      <w:ins w:id="88" w:author="周婷" w:date="2020-08-26T13:48:44Z">
        <w:r>
          <w:rPr>
            <w:rFonts w:hint="eastAsia" w:eastAsia="宋体"/>
            <w:lang w:eastAsia="zh-CN"/>
          </w:rPr>
          <w:t>，</w:t>
        </w:r>
      </w:ins>
      <w:ins w:id="89" w:author="周婷" w:date="2020-08-26T13:48:49Z">
        <w:r>
          <w:rPr>
            <w:rFonts w:hint="eastAsia" w:eastAsia="宋体"/>
            <w:lang w:eastAsia="zh-CN"/>
          </w:rPr>
          <w:t>同一家</w:t>
        </w:r>
      </w:ins>
      <w:ins w:id="90" w:author="周婷" w:date="2020-08-26T13:48:50Z">
        <w:r>
          <w:rPr>
            <w:rFonts w:hint="eastAsia" w:eastAsia="宋体"/>
            <w:lang w:eastAsia="zh-CN"/>
          </w:rPr>
          <w:t>报送</w:t>
        </w:r>
      </w:ins>
      <w:ins w:id="91" w:author="周婷" w:date="2020-08-26T13:48:51Z">
        <w:r>
          <w:rPr>
            <w:rFonts w:hint="eastAsia" w:eastAsia="宋体"/>
            <w:lang w:eastAsia="zh-CN"/>
          </w:rPr>
          <w:t>单位</w:t>
        </w:r>
      </w:ins>
      <w:ins w:id="92" w:author="周婷" w:date="2020-08-26T13:48:53Z">
        <w:r>
          <w:rPr>
            <w:rFonts w:hint="eastAsia" w:eastAsia="宋体"/>
            <w:lang w:eastAsia="zh-CN"/>
          </w:rPr>
          <w:t>只</w:t>
        </w:r>
      </w:ins>
      <w:ins w:id="93" w:author="周婷" w:date="2020-08-26T13:48:54Z">
        <w:r>
          <w:rPr>
            <w:rFonts w:hint="eastAsia" w:eastAsia="宋体"/>
            <w:lang w:eastAsia="zh-CN"/>
          </w:rPr>
          <w:t>会</w:t>
        </w:r>
      </w:ins>
      <w:ins w:id="94" w:author="周婷" w:date="2020-08-26T13:48:57Z">
        <w:r>
          <w:rPr>
            <w:rFonts w:hint="eastAsia" w:eastAsia="宋体"/>
            <w:lang w:eastAsia="zh-CN"/>
          </w:rPr>
          <w:t>分配一个</w:t>
        </w:r>
      </w:ins>
      <w:ins w:id="95" w:author="周婷" w:date="2020-08-26T13:48:59Z">
        <w:r>
          <w:rPr>
            <w:rFonts w:hint="eastAsia" w:eastAsia="宋体"/>
            <w:lang w:eastAsia="zh-CN"/>
          </w:rPr>
          <w:t>提交</w:t>
        </w:r>
      </w:ins>
      <w:ins w:id="96" w:author="周婷" w:date="2020-08-26T13:49:00Z">
        <w:r>
          <w:rPr>
            <w:rFonts w:hint="eastAsia" w:eastAsia="宋体"/>
            <w:lang w:eastAsia="zh-CN"/>
          </w:rPr>
          <w:t>人员</w:t>
        </w:r>
      </w:ins>
      <w:ins w:id="97" w:author="周婷" w:date="2020-08-26T13:49:02Z">
        <w:r>
          <w:rPr>
            <w:rFonts w:hint="eastAsia" w:eastAsia="宋体"/>
            <w:lang w:eastAsia="zh-CN"/>
          </w:rPr>
          <w:t>填列</w:t>
        </w:r>
      </w:ins>
      <w:ins w:id="98" w:author="周婷" w:date="2020-08-26T13:49:03Z">
        <w:r>
          <w:rPr>
            <w:rFonts w:hint="eastAsia" w:eastAsia="宋体"/>
            <w:lang w:eastAsia="zh-CN"/>
          </w:rPr>
          <w:t>，</w:t>
        </w:r>
      </w:ins>
      <w:ins w:id="99" w:author="周婷" w:date="2020-08-26T13:49:06Z">
        <w:r>
          <w:rPr>
            <w:rFonts w:hint="eastAsia" w:eastAsia="宋体"/>
            <w:lang w:eastAsia="zh-CN"/>
          </w:rPr>
          <w:t>则</w:t>
        </w:r>
      </w:ins>
      <w:ins w:id="100" w:author="周婷" w:date="2020-08-26T13:49:09Z">
        <w:r>
          <w:rPr>
            <w:rFonts w:hint="eastAsia" w:eastAsia="宋体"/>
            <w:lang w:eastAsia="zh-CN"/>
          </w:rPr>
          <w:t>称为“</w:t>
        </w:r>
      </w:ins>
      <w:ins w:id="101" w:author="周婷" w:date="2020-08-26T13:49:11Z">
        <w:r>
          <w:rPr>
            <w:rFonts w:hint="eastAsia" w:eastAsia="宋体"/>
            <w:lang w:eastAsia="zh-CN"/>
          </w:rPr>
          <w:t>整表</w:t>
        </w:r>
      </w:ins>
      <w:ins w:id="102" w:author="周婷" w:date="2020-08-26T13:49:12Z">
        <w:r>
          <w:rPr>
            <w:rFonts w:hint="eastAsia" w:eastAsia="宋体"/>
            <w:lang w:eastAsia="zh-CN"/>
          </w:rPr>
          <w:t>填列</w:t>
        </w:r>
      </w:ins>
      <w:ins w:id="103" w:author="周婷" w:date="2020-08-26T13:49:09Z">
        <w:r>
          <w:rPr>
            <w:rFonts w:hint="eastAsia" w:eastAsia="宋体"/>
            <w:lang w:eastAsia="zh-CN"/>
          </w:rPr>
          <w:t>”</w:t>
        </w:r>
      </w:ins>
      <w:ins w:id="104" w:author="周婷" w:date="2020-08-26T13:49:15Z">
        <w:r>
          <w:rPr>
            <w:rFonts w:hint="eastAsia" w:eastAsia="宋体"/>
            <w:lang w:eastAsia="zh-CN"/>
          </w:rPr>
          <w:t>，</w:t>
        </w:r>
      </w:ins>
      <w:ins w:id="105" w:author="周婷" w:date="2020-08-26T13:49:17Z">
        <w:r>
          <w:rPr>
            <w:rFonts w:hint="eastAsia" w:eastAsia="宋体"/>
            <w:lang w:eastAsia="zh-CN"/>
          </w:rPr>
          <w:t>即</w:t>
        </w:r>
      </w:ins>
      <w:ins w:id="106" w:author="周婷" w:date="2020-08-26T13:49:21Z">
        <w:r>
          <w:rPr>
            <w:rFonts w:hint="eastAsia" w:eastAsia="宋体"/>
            <w:lang w:eastAsia="zh-CN"/>
          </w:rPr>
          <w:t>一个人</w:t>
        </w:r>
      </w:ins>
      <w:ins w:id="107" w:author="周婷" w:date="2020-08-26T13:49:49Z">
        <w:r>
          <w:rPr>
            <w:rFonts w:hint="eastAsia" w:eastAsia="宋体"/>
            <w:lang w:eastAsia="zh-CN"/>
          </w:rPr>
          <w:t>填列</w:t>
        </w:r>
      </w:ins>
      <w:ins w:id="108" w:author="周婷" w:date="2020-08-26T13:49:53Z">
        <w:r>
          <w:rPr>
            <w:rFonts w:hint="eastAsia" w:eastAsia="宋体"/>
            <w:lang w:eastAsia="zh-CN"/>
          </w:rPr>
          <w:t>整张</w:t>
        </w:r>
      </w:ins>
      <w:ins w:id="109" w:author="周婷" w:date="2020-08-26T13:49:54Z">
        <w:r>
          <w:rPr>
            <w:rFonts w:hint="eastAsia" w:eastAsia="宋体"/>
            <w:lang w:eastAsia="zh-CN"/>
          </w:rPr>
          <w:t>报表</w:t>
        </w:r>
      </w:ins>
      <w:ins w:id="110" w:author="周婷" w:date="2020-08-26T13:49:56Z">
        <w:r>
          <w:rPr>
            <w:rFonts w:hint="eastAsia" w:eastAsia="宋体"/>
            <w:lang w:eastAsia="zh-CN"/>
          </w:rPr>
          <w:t>；</w:t>
        </w:r>
      </w:ins>
      <w:ins w:id="111" w:author="周婷" w:date="2020-08-26T13:49:57Z">
        <w:r>
          <w:rPr>
            <w:rFonts w:hint="eastAsia" w:eastAsia="宋体"/>
            <w:lang w:eastAsia="zh-CN"/>
          </w:rPr>
          <w:t>如果</w:t>
        </w:r>
      </w:ins>
      <w:ins w:id="112" w:author="周婷" w:date="2020-08-26T13:49:59Z">
        <w:r>
          <w:rPr>
            <w:rFonts w:hint="eastAsia" w:eastAsia="宋体"/>
            <w:lang w:eastAsia="zh-CN"/>
          </w:rPr>
          <w:t>同一张</w:t>
        </w:r>
      </w:ins>
      <w:ins w:id="113" w:author="周婷" w:date="2020-08-26T13:50:00Z">
        <w:r>
          <w:rPr>
            <w:rFonts w:hint="eastAsia" w:eastAsia="宋体"/>
            <w:lang w:eastAsia="zh-CN"/>
          </w:rPr>
          <w:t>报表</w:t>
        </w:r>
      </w:ins>
      <w:ins w:id="114" w:author="周婷" w:date="2020-08-26T13:50:01Z">
        <w:r>
          <w:rPr>
            <w:rFonts w:hint="eastAsia" w:eastAsia="宋体"/>
            <w:lang w:eastAsia="zh-CN"/>
          </w:rPr>
          <w:t>，</w:t>
        </w:r>
      </w:ins>
      <w:ins w:id="115" w:author="周婷" w:date="2020-08-26T13:50:03Z">
        <w:r>
          <w:rPr>
            <w:rFonts w:hint="eastAsia" w:eastAsia="宋体"/>
            <w:lang w:eastAsia="zh-CN"/>
          </w:rPr>
          <w:t>同一</w:t>
        </w:r>
      </w:ins>
      <w:ins w:id="116" w:author="周婷" w:date="2020-08-26T13:50:04Z">
        <w:r>
          <w:rPr>
            <w:rFonts w:hint="eastAsia" w:eastAsia="宋体"/>
            <w:lang w:eastAsia="zh-CN"/>
          </w:rPr>
          <w:t>家</w:t>
        </w:r>
      </w:ins>
      <w:ins w:id="117" w:author="周婷" w:date="2020-08-26T13:50:05Z">
        <w:r>
          <w:rPr>
            <w:rFonts w:hint="eastAsia" w:eastAsia="宋体"/>
            <w:lang w:eastAsia="zh-CN"/>
          </w:rPr>
          <w:t>报送</w:t>
        </w:r>
      </w:ins>
      <w:ins w:id="118" w:author="周婷" w:date="2020-08-26T13:50:07Z">
        <w:r>
          <w:rPr>
            <w:rFonts w:hint="eastAsia" w:eastAsia="宋体"/>
            <w:lang w:eastAsia="zh-CN"/>
          </w:rPr>
          <w:t>单位</w:t>
        </w:r>
      </w:ins>
      <w:ins w:id="119" w:author="周婷" w:date="2020-08-26T13:50:10Z">
        <w:r>
          <w:rPr>
            <w:rFonts w:hint="eastAsia" w:eastAsia="宋体"/>
            <w:lang w:eastAsia="zh-CN"/>
          </w:rPr>
          <w:t>会</w:t>
        </w:r>
      </w:ins>
      <w:ins w:id="120" w:author="周婷" w:date="2020-08-26T13:50:15Z">
        <w:r>
          <w:rPr>
            <w:rFonts w:hint="eastAsia" w:eastAsia="宋体"/>
            <w:lang w:eastAsia="zh-CN"/>
          </w:rPr>
          <w:t>根据</w:t>
        </w:r>
      </w:ins>
      <w:ins w:id="121" w:author="周婷" w:date="2020-08-26T13:50:19Z">
        <w:r>
          <w:rPr>
            <w:rFonts w:hint="eastAsia" w:eastAsia="宋体"/>
            <w:lang w:eastAsia="zh-CN"/>
          </w:rPr>
          <w:t>指标的</w:t>
        </w:r>
      </w:ins>
      <w:ins w:id="122" w:author="周婷" w:date="2020-08-26T13:50:22Z">
        <w:r>
          <w:rPr>
            <w:rFonts w:hint="eastAsia" w:eastAsia="宋体"/>
            <w:lang w:eastAsia="zh-CN"/>
          </w:rPr>
          <w:t>不同</w:t>
        </w:r>
      </w:ins>
      <w:ins w:id="123" w:author="周婷" w:date="2020-08-26T13:50:31Z">
        <w:r>
          <w:rPr>
            <w:rFonts w:hint="eastAsia" w:eastAsia="宋体"/>
            <w:lang w:eastAsia="zh-CN"/>
          </w:rPr>
          <w:t>分配</w:t>
        </w:r>
      </w:ins>
      <w:ins w:id="124" w:author="周婷" w:date="2020-08-26T14:34:55Z">
        <w:r>
          <w:rPr>
            <w:rFonts w:hint="eastAsia" w:eastAsia="宋体"/>
            <w:lang w:eastAsia="zh-CN"/>
          </w:rPr>
          <w:t>给</w:t>
        </w:r>
      </w:ins>
      <w:ins w:id="125" w:author="周婷" w:date="2020-08-26T13:50:31Z">
        <w:r>
          <w:rPr>
            <w:rFonts w:hint="eastAsia" w:eastAsia="宋体"/>
            <w:lang w:eastAsia="zh-CN"/>
          </w:rPr>
          <w:t>不同的提交</w:t>
        </w:r>
      </w:ins>
      <w:ins w:id="126" w:author="周婷" w:date="2020-08-26T13:50:35Z">
        <w:r>
          <w:rPr>
            <w:rFonts w:hint="eastAsia" w:eastAsia="宋体"/>
            <w:lang w:eastAsia="zh-CN"/>
          </w:rPr>
          <w:t>人员</w:t>
        </w:r>
      </w:ins>
      <w:ins w:id="127" w:author="周婷" w:date="2020-08-26T13:50:38Z">
        <w:r>
          <w:rPr>
            <w:rFonts w:hint="eastAsia" w:eastAsia="宋体"/>
            <w:lang w:eastAsia="zh-CN"/>
          </w:rPr>
          <w:t>，</w:t>
        </w:r>
      </w:ins>
      <w:ins w:id="128" w:author="周婷" w:date="2020-08-26T13:50:39Z">
        <w:r>
          <w:rPr>
            <w:rFonts w:hint="eastAsia" w:eastAsia="宋体"/>
            <w:lang w:eastAsia="zh-CN"/>
          </w:rPr>
          <w:t>则</w:t>
        </w:r>
      </w:ins>
      <w:ins w:id="129" w:author="周婷" w:date="2020-08-26T13:50:41Z">
        <w:r>
          <w:rPr>
            <w:rFonts w:hint="eastAsia" w:eastAsia="宋体"/>
            <w:lang w:eastAsia="zh-CN"/>
          </w:rPr>
          <w:t>称为</w:t>
        </w:r>
      </w:ins>
      <w:ins w:id="130" w:author="周婷" w:date="2020-08-26T13:50:42Z">
        <w:r>
          <w:rPr>
            <w:rFonts w:hint="eastAsia" w:eastAsia="宋体"/>
            <w:lang w:eastAsia="zh-CN"/>
          </w:rPr>
          <w:t>“</w:t>
        </w:r>
      </w:ins>
      <w:ins w:id="131" w:author="周婷" w:date="2020-08-26T13:50:44Z">
        <w:r>
          <w:rPr>
            <w:rFonts w:hint="eastAsia" w:eastAsia="宋体"/>
            <w:lang w:eastAsia="zh-CN"/>
          </w:rPr>
          <w:t>非</w:t>
        </w:r>
      </w:ins>
      <w:ins w:id="132" w:author="周婷" w:date="2020-08-26T13:50:45Z">
        <w:r>
          <w:rPr>
            <w:rFonts w:hint="eastAsia" w:eastAsia="宋体"/>
            <w:lang w:eastAsia="zh-CN"/>
          </w:rPr>
          <w:t>整表</w:t>
        </w:r>
      </w:ins>
      <w:ins w:id="133" w:author="周婷" w:date="2020-08-26T13:50:46Z">
        <w:r>
          <w:rPr>
            <w:rFonts w:hint="eastAsia" w:eastAsia="宋体"/>
            <w:lang w:eastAsia="zh-CN"/>
          </w:rPr>
          <w:t>填列</w:t>
        </w:r>
      </w:ins>
      <w:ins w:id="134" w:author="周婷" w:date="2020-08-26T13:50:42Z">
        <w:r>
          <w:rPr>
            <w:rFonts w:hint="eastAsia" w:eastAsia="宋体"/>
            <w:lang w:eastAsia="zh-CN"/>
          </w:rPr>
          <w:t>”</w:t>
        </w:r>
      </w:ins>
      <w:ins w:id="135" w:author="周婷" w:date="2020-08-26T13:51:59Z">
        <w:r>
          <w:rPr>
            <w:rFonts w:hint="eastAsia" w:eastAsia="宋体"/>
            <w:lang w:eastAsia="zh-CN"/>
          </w:rPr>
          <w:t>。</w:t>
        </w:r>
      </w:ins>
      <w:ins w:id="136" w:author="周婷" w:date="2020-08-26T13:52:07Z">
        <w:r>
          <w:rPr>
            <w:rFonts w:hint="eastAsia" w:eastAsia="宋体"/>
            <w:lang w:eastAsia="zh-CN"/>
          </w:rPr>
          <w:t>“整表填列”</w:t>
        </w:r>
      </w:ins>
      <w:ins w:id="137" w:author="周婷" w:date="2020-08-26T13:52:09Z">
        <w:r>
          <w:rPr>
            <w:rFonts w:hint="eastAsia" w:eastAsia="宋体"/>
            <w:lang w:eastAsia="zh-CN"/>
          </w:rPr>
          <w:t>和</w:t>
        </w:r>
      </w:ins>
      <w:ins w:id="138" w:author="周婷" w:date="2020-08-26T13:52:10Z">
        <w:r>
          <w:rPr>
            <w:rFonts w:hint="eastAsia" w:eastAsia="宋体"/>
            <w:lang w:eastAsia="zh-CN"/>
          </w:rPr>
          <w:t>“</w:t>
        </w:r>
      </w:ins>
      <w:ins w:id="139" w:author="周婷" w:date="2020-08-26T13:52:12Z">
        <w:r>
          <w:rPr>
            <w:rFonts w:hint="eastAsia" w:eastAsia="宋体"/>
            <w:lang w:eastAsia="zh-CN"/>
          </w:rPr>
          <w:t>非</w:t>
        </w:r>
      </w:ins>
      <w:ins w:id="140" w:author="周婷" w:date="2020-08-26T13:52:10Z">
        <w:r>
          <w:rPr>
            <w:rFonts w:hint="eastAsia" w:eastAsia="宋体"/>
            <w:lang w:eastAsia="zh-CN"/>
          </w:rPr>
          <w:t>整表填列”</w:t>
        </w:r>
      </w:ins>
      <w:ins w:id="141" w:author="周婷" w:date="2020-08-26T13:52:15Z">
        <w:r>
          <w:rPr>
            <w:rFonts w:hint="eastAsia" w:eastAsia="宋体"/>
            <w:lang w:eastAsia="zh-CN"/>
          </w:rPr>
          <w:t>情况</w:t>
        </w:r>
      </w:ins>
      <w:ins w:id="142" w:author="周婷" w:date="2020-08-26T13:52:16Z">
        <w:r>
          <w:rPr>
            <w:rFonts w:hint="eastAsia" w:eastAsia="宋体"/>
            <w:lang w:eastAsia="zh-CN"/>
          </w:rPr>
          <w:t>下</w:t>
        </w:r>
      </w:ins>
      <w:ins w:id="143" w:author="周婷" w:date="2020-08-26T13:52:17Z">
        <w:r>
          <w:rPr>
            <w:rFonts w:hint="eastAsia" w:eastAsia="宋体"/>
            <w:lang w:eastAsia="zh-CN"/>
          </w:rPr>
          <w:t>，</w:t>
        </w:r>
      </w:ins>
      <w:ins w:id="144" w:author="周婷" w:date="2020-08-26T13:52:22Z">
        <w:r>
          <w:rPr>
            <w:rFonts w:hint="eastAsia" w:eastAsia="宋体"/>
            <w:lang w:eastAsia="zh-CN"/>
          </w:rPr>
          <w:t>报送</w:t>
        </w:r>
      </w:ins>
      <w:ins w:id="145" w:author="周婷" w:date="2020-08-26T13:52:24Z">
        <w:r>
          <w:rPr>
            <w:rFonts w:hint="eastAsia" w:eastAsia="宋体"/>
            <w:lang w:eastAsia="zh-CN"/>
          </w:rPr>
          <w:t>配置</w:t>
        </w:r>
      </w:ins>
      <w:ins w:id="146" w:author="周婷" w:date="2020-08-26T13:52:25Z">
        <w:r>
          <w:rPr>
            <w:rFonts w:hint="eastAsia" w:eastAsia="宋体"/>
            <w:lang w:eastAsia="zh-CN"/>
          </w:rPr>
          <w:t>中</w:t>
        </w:r>
      </w:ins>
      <w:ins w:id="147" w:author="周婷" w:date="2020-08-26T13:52:32Z">
        <w:r>
          <w:rPr>
            <w:rFonts w:hint="eastAsia" w:eastAsia="宋体"/>
            <w:lang w:eastAsia="zh-CN"/>
          </w:rPr>
          <w:t>提交</w:t>
        </w:r>
      </w:ins>
      <w:ins w:id="148" w:author="周婷" w:date="2020-08-26T13:52:34Z">
        <w:r>
          <w:rPr>
            <w:rFonts w:hint="eastAsia" w:eastAsia="宋体"/>
            <w:lang w:eastAsia="zh-CN"/>
          </w:rPr>
          <w:t>节点的</w:t>
        </w:r>
      </w:ins>
      <w:ins w:id="149" w:author="周婷" w:date="2020-08-26T13:52:36Z">
        <w:r>
          <w:rPr>
            <w:rFonts w:hint="eastAsia" w:eastAsia="宋体"/>
            <w:lang w:eastAsia="zh-CN"/>
          </w:rPr>
          <w:t>人员</w:t>
        </w:r>
      </w:ins>
      <w:ins w:id="150" w:author="周婷" w:date="2020-08-26T13:52:44Z">
        <w:r>
          <w:rPr>
            <w:rFonts w:hint="eastAsia" w:eastAsia="宋体"/>
            <w:lang w:eastAsia="zh-CN"/>
          </w:rPr>
          <w:t>分配</w:t>
        </w:r>
      </w:ins>
      <w:ins w:id="151" w:author="周婷" w:date="2020-08-26T13:52:51Z">
        <w:r>
          <w:rPr>
            <w:rFonts w:hint="eastAsia" w:eastAsia="宋体"/>
            <w:lang w:eastAsia="zh-CN"/>
          </w:rPr>
          <w:t>页面</w:t>
        </w:r>
      </w:ins>
      <w:ins w:id="152" w:author="周婷" w:date="2020-08-26T13:52:52Z">
        <w:r>
          <w:rPr>
            <w:rFonts w:hint="eastAsia" w:eastAsia="宋体"/>
            <w:lang w:eastAsia="zh-CN"/>
          </w:rPr>
          <w:t>也</w:t>
        </w:r>
      </w:ins>
      <w:ins w:id="153" w:author="周婷" w:date="2020-08-26T13:52:53Z">
        <w:r>
          <w:rPr>
            <w:rFonts w:hint="eastAsia" w:eastAsia="宋体"/>
            <w:lang w:eastAsia="zh-CN"/>
          </w:rPr>
          <w:t>会</w:t>
        </w:r>
      </w:ins>
      <w:ins w:id="154" w:author="周婷" w:date="2020-08-26T13:52:55Z">
        <w:r>
          <w:rPr>
            <w:rFonts w:hint="eastAsia" w:eastAsia="宋体"/>
            <w:lang w:eastAsia="zh-CN"/>
          </w:rPr>
          <w:t>不一样</w:t>
        </w:r>
      </w:ins>
      <w:ins w:id="155" w:author="周婷" w:date="2020-08-26T13:52:56Z">
        <w:r>
          <w:rPr>
            <w:rFonts w:hint="eastAsia" w:eastAsia="宋体"/>
            <w:lang w:eastAsia="zh-CN"/>
          </w:rPr>
          <w:t>。</w:t>
        </w:r>
      </w:ins>
    </w:p>
    <w:p>
      <w:pPr>
        <w:numPr>
          <w:ilvl w:val="0"/>
          <w:numId w:val="6"/>
        </w:numPr>
      </w:pPr>
      <w:r>
        <w:rPr>
          <w:rFonts w:hint="eastAsia" w:eastAsia="宋体"/>
        </w:rPr>
        <w:t>配置报表的报送频率及时间点</w:t>
      </w:r>
      <w:r>
        <w:rPr>
          <w:rFonts w:hint="eastAsia" w:eastAsia="宋体"/>
          <w:lang w:eastAsia="zh-CN"/>
        </w:rPr>
        <w:t>：</w:t>
      </w:r>
      <w:r>
        <w:rPr>
          <w:rFonts w:hint="eastAsia" w:eastAsia="宋体"/>
        </w:rPr>
        <w:t>报表频率</w:t>
      </w:r>
      <w:r>
        <w:rPr>
          <w:rFonts w:hint="eastAsia" w:eastAsia="宋体"/>
          <w:lang w:eastAsia="zh-CN"/>
        </w:rPr>
        <w:t>有</w:t>
      </w:r>
      <w:r>
        <w:rPr>
          <w:rFonts w:hint="eastAsia" w:eastAsia="宋体"/>
          <w:lang w:val="en-US" w:eastAsia="zh-CN"/>
        </w:rPr>
        <w:t>周/</w:t>
      </w:r>
      <w:r>
        <w:rPr>
          <w:rFonts w:hint="eastAsia" w:eastAsia="宋体"/>
          <w:lang w:eastAsia="zh-CN"/>
        </w:rPr>
        <w:t>月</w:t>
      </w:r>
      <w:r>
        <w:rPr>
          <w:rFonts w:hint="eastAsia" w:eastAsia="宋体"/>
          <w:lang w:val="en-US" w:eastAsia="zh-CN"/>
        </w:rPr>
        <w:t>/季/半年/年</w:t>
      </w:r>
      <w:r>
        <w:rPr>
          <w:rFonts w:hint="eastAsia" w:eastAsia="宋体"/>
        </w:rPr>
        <w:t>，根据频率配置</w:t>
      </w:r>
      <w:r>
        <w:rPr>
          <w:rFonts w:hint="eastAsia" w:eastAsia="宋体"/>
          <w:lang w:eastAsia="zh-CN"/>
        </w:rPr>
        <w:t>创建报送任务</w:t>
      </w:r>
      <w:r>
        <w:rPr>
          <w:rFonts w:hint="eastAsia" w:eastAsia="宋体"/>
        </w:rPr>
        <w:t>相应的日期及时间，月报则配置每月几号几点，周报则配置每周几几点，</w:t>
      </w:r>
      <w:r>
        <w:rPr>
          <w:rFonts w:hint="eastAsia" w:eastAsia="宋体"/>
          <w:lang w:eastAsia="zh-CN"/>
        </w:rPr>
        <w:t>季报则配置每季度第几个月几号几点，半年报则配置每半年第几个月几号几点，</w:t>
      </w:r>
      <w:r>
        <w:rPr>
          <w:rFonts w:hint="eastAsia" w:eastAsia="宋体"/>
        </w:rPr>
        <w:t>年报则配置每年几月几号几号，该时间点为各子公司需完成报送审核的时间点</w:t>
      </w:r>
    </w:p>
    <w:p>
      <w:pPr>
        <w:numPr>
          <w:ilvl w:val="0"/>
          <w:numId w:val="6"/>
        </w:numPr>
      </w:pPr>
      <w:r>
        <w:rPr>
          <w:rFonts w:hint="eastAsia" w:eastAsia="宋体"/>
        </w:rPr>
        <w:t>勾选需要报送这张报表的所有</w:t>
      </w:r>
      <w:r>
        <w:rPr>
          <w:rFonts w:hint="eastAsia" w:eastAsia="宋体"/>
          <w:lang w:eastAsia="zh-CN"/>
        </w:rPr>
        <w:t>报送单位</w:t>
      </w:r>
      <w:r>
        <w:rPr>
          <w:rFonts w:hint="eastAsia" w:eastAsia="宋体"/>
        </w:rPr>
        <w:t>，显示</w:t>
      </w:r>
      <w:r>
        <w:rPr>
          <w:rFonts w:hint="eastAsia" w:eastAsia="宋体"/>
          <w:lang w:eastAsia="zh-CN"/>
        </w:rPr>
        <w:t>报送单位</w:t>
      </w:r>
      <w:r>
        <w:rPr>
          <w:rFonts w:hint="eastAsia" w:eastAsia="宋体"/>
        </w:rPr>
        <w:t>简称</w:t>
      </w:r>
    </w:p>
    <w:p>
      <w:pPr>
        <w:numPr>
          <w:ilvl w:val="0"/>
          <w:numId w:val="6"/>
        </w:numPr>
      </w:pPr>
      <w:r>
        <w:rPr>
          <w:rFonts w:hint="eastAsia" w:eastAsia="宋体"/>
        </w:rPr>
        <w:t>配置流程节点，报送提交、报送审核，支持根据每张报表的报送流程的要求配置不同的流程节点，指定每个节点的处理的角色，可选的角色范围为通过报表匹配包含这张报表相关的报送功能的角色，例如报送节点可选的角色为包含这张报表报送提交权限的角色，审批节点的可选角色范围为包含这张报表报送审核权限的角色。其中报送审核节点可以设置</w:t>
      </w:r>
      <w:r>
        <w:rPr>
          <w:rFonts w:hint="eastAsia" w:eastAsia="宋体"/>
          <w:lang w:eastAsia="zh-CN"/>
        </w:rPr>
        <w:t>或不设置</w:t>
      </w:r>
      <w:r>
        <w:rPr>
          <w:rFonts w:hint="eastAsia" w:eastAsia="宋体"/>
        </w:rPr>
        <w:t>，根据报表的报送审核要求设定，多个审核节点则每个节点需指定审核角色。</w:t>
      </w:r>
    </w:p>
    <w:p>
      <w:pPr>
        <w:numPr>
          <w:ilvl w:val="0"/>
          <w:numId w:val="6"/>
        </w:numPr>
      </w:pPr>
      <w:r>
        <w:rPr>
          <w:rFonts w:hint="eastAsia" w:eastAsia="宋体"/>
        </w:rPr>
        <w:t>当一张报表在某个流程节点的角色里单个</w:t>
      </w:r>
      <w:r>
        <w:rPr>
          <w:rFonts w:hint="eastAsia" w:eastAsia="宋体"/>
          <w:lang w:eastAsia="zh-CN"/>
        </w:rPr>
        <w:t>报送单位</w:t>
      </w:r>
      <w:r>
        <w:rPr>
          <w:rFonts w:hint="eastAsia" w:eastAsia="宋体"/>
        </w:rPr>
        <w:t>有多个人的时候，配置管理员需指定处理人，后续各节点的流程流转系统默认生成给处理人</w:t>
      </w:r>
    </w:p>
    <w:p>
      <w:pPr>
        <w:numPr>
          <w:ilvl w:val="0"/>
          <w:numId w:val="6"/>
        </w:numPr>
        <w:adjustRightInd w:val="0"/>
        <w:snapToGrid w:val="0"/>
        <w:spacing w:before="120" w:after="120"/>
        <w:ind w:left="0" w:leftChars="0" w:firstLine="0" w:firstLineChars="0"/>
        <w:rPr>
          <w:rFonts w:hint="eastAsia"/>
        </w:rPr>
      </w:pPr>
      <w:r>
        <w:rPr>
          <w:rFonts w:hint="eastAsia" w:eastAsia="宋体"/>
        </w:rPr>
        <w:t>每个节点上的处理人可以将事项委托给其他候选人。</w:t>
      </w:r>
    </w:p>
    <w:p>
      <w:pPr>
        <w:numPr>
          <w:ilvl w:val="0"/>
          <w:numId w:val="6"/>
        </w:numPr>
        <w:adjustRightInd w:val="0"/>
        <w:snapToGrid w:val="0"/>
        <w:spacing w:before="120" w:after="120"/>
        <w:ind w:left="0" w:leftChars="0" w:firstLine="0" w:firstLineChars="0"/>
        <w:rPr>
          <w:rFonts w:hint="eastAsia"/>
        </w:rPr>
      </w:pPr>
      <w:r>
        <w:rPr>
          <w:rFonts w:hint="eastAsia" w:eastAsia="宋体"/>
        </w:rPr>
        <w:t>报送配置新增后，系统会根据报送频率以主键值为报表名称+数据期间+报送单位+处理人员的方式自动创建报送任务。</w:t>
      </w:r>
    </w:p>
    <w:p>
      <w:pPr>
        <w:numPr>
          <w:ilvl w:val="0"/>
          <w:numId w:val="6"/>
        </w:numPr>
        <w:adjustRightInd w:val="0"/>
        <w:snapToGrid w:val="0"/>
        <w:spacing w:before="120" w:after="120"/>
        <w:ind w:left="0" w:leftChars="0" w:firstLine="0" w:firstLineChars="0"/>
        <w:rPr>
          <w:rFonts w:hint="eastAsia"/>
        </w:rPr>
      </w:pPr>
      <w:r>
        <w:rPr>
          <w:rFonts w:hint="eastAsia" w:eastAsia="宋体"/>
        </w:rPr>
        <w:t>已配置的报送信息支持修改，支持修改报送频率时间、添加或删除</w:t>
      </w:r>
      <w:r>
        <w:rPr>
          <w:rFonts w:hint="eastAsia" w:eastAsia="宋体"/>
          <w:lang w:eastAsia="zh-CN"/>
        </w:rPr>
        <w:t>报送单位</w:t>
      </w:r>
      <w:r>
        <w:rPr>
          <w:rFonts w:hint="eastAsia" w:eastAsia="宋体"/>
        </w:rPr>
        <w:t>、流程节点、角色、处理人等</w:t>
      </w:r>
      <w:r>
        <w:rPr>
          <w:rFonts w:hint="eastAsia" w:eastAsia="宋体"/>
          <w:lang w:eastAsia="zh-CN"/>
        </w:rPr>
        <w:t>。修改的信息对修改后生成的任务开始生效，不会影响已在报送流程中的报送任务。</w:t>
      </w:r>
    </w:p>
    <w:p>
      <w:pPr>
        <w:numPr>
          <w:ilvl w:val="0"/>
          <w:numId w:val="6"/>
        </w:numPr>
        <w:adjustRightInd w:val="0"/>
        <w:snapToGrid w:val="0"/>
        <w:spacing w:before="120" w:after="120"/>
        <w:ind w:left="0" w:leftChars="0" w:firstLine="0" w:firstLineChars="0"/>
        <w:rPr>
          <w:rFonts w:hint="eastAsia"/>
        </w:rPr>
      </w:pPr>
      <w:r>
        <w:rPr>
          <w:rFonts w:hint="eastAsia" w:eastAsia="宋体"/>
          <w:lang w:val="en-US" w:eastAsia="zh-CN"/>
        </w:rPr>
        <w:t>新增的配置默认是启用状态，</w:t>
      </w:r>
      <w:r>
        <w:rPr>
          <w:rFonts w:hint="eastAsia" w:eastAsia="宋体"/>
        </w:rPr>
        <w:t>当有报送报表不需要报送了，管理员可以在报送配置中</w:t>
      </w:r>
      <w:r>
        <w:rPr>
          <w:rFonts w:hint="eastAsia" w:eastAsia="宋体"/>
          <w:lang w:eastAsia="zh-CN"/>
        </w:rPr>
        <w:t>停用对应的报送配置，停用后将不会再根据频率生成新的报送任务</w:t>
      </w:r>
      <w:r>
        <w:rPr>
          <w:rFonts w:hint="eastAsia" w:eastAsia="宋体"/>
        </w:rPr>
        <w:t>；当报送报表下的某个</w:t>
      </w:r>
      <w:r>
        <w:rPr>
          <w:rFonts w:hint="eastAsia" w:eastAsia="宋体"/>
          <w:lang w:eastAsia="zh-CN"/>
        </w:rPr>
        <w:t>报送单位</w:t>
      </w:r>
      <w:r>
        <w:rPr>
          <w:rFonts w:hint="eastAsia" w:eastAsia="宋体"/>
        </w:rPr>
        <w:t>不需要报送了，则删除该</w:t>
      </w:r>
      <w:r>
        <w:rPr>
          <w:rFonts w:hint="eastAsia" w:eastAsia="宋体"/>
          <w:lang w:eastAsia="zh-CN"/>
        </w:rPr>
        <w:t>报送单位</w:t>
      </w:r>
    </w:p>
    <w:p>
      <w:pPr>
        <w:pStyle w:val="6"/>
        <w:bidi w:val="0"/>
        <w:rPr>
          <w:i w:val="0"/>
          <w:iCs w:val="0"/>
          <w:sz w:val="20"/>
          <w:szCs w:val="20"/>
          <w:lang w:eastAsia="zh-CN"/>
        </w:rPr>
      </w:pPr>
      <w:r>
        <w:rPr>
          <w:rFonts w:eastAsia="宋体"/>
          <w:i w:val="0"/>
          <w:iCs w:val="0"/>
          <w:sz w:val="20"/>
          <w:szCs w:val="20"/>
          <w:lang w:eastAsia="zh-CN"/>
        </w:rPr>
        <w:t>页面规则及页面原型</w:t>
      </w:r>
    </w:p>
    <w:p>
      <w:pPr>
        <w:rPr>
          <w:rFonts w:hint="eastAsia" w:cs="Arial"/>
          <w:szCs w:val="21"/>
          <w:lang w:eastAsia="zh-CN"/>
        </w:rPr>
      </w:pPr>
      <w:r>
        <w:rPr>
          <w:rFonts w:hint="eastAsia" w:eastAsia="宋体" w:cs="Arial"/>
          <w:szCs w:val="21"/>
          <w:lang w:eastAsia="zh-CN"/>
        </w:rPr>
        <w:t>报送管理员点击一级菜单报送管理下二级菜单</w:t>
      </w:r>
      <w:r>
        <w:rPr>
          <w:rFonts w:hint="eastAsia" w:eastAsia="宋体" w:cs="Arial"/>
          <w:szCs w:val="21"/>
        </w:rPr>
        <w:t>【报送配置】，点击</w:t>
      </w:r>
      <w:r>
        <w:rPr>
          <w:rFonts w:hint="eastAsia" w:eastAsia="宋体" w:cs="Arial"/>
          <w:szCs w:val="21"/>
          <w:lang w:eastAsia="zh-CN"/>
        </w:rPr>
        <w:t>菜单</w:t>
      </w:r>
      <w:r>
        <w:rPr>
          <w:rFonts w:hint="eastAsia" w:eastAsia="宋体" w:cs="Arial"/>
          <w:szCs w:val="21"/>
        </w:rPr>
        <w:t>进入报送配置页面</w:t>
      </w:r>
      <w:r>
        <w:rPr>
          <w:rFonts w:hint="eastAsia" w:eastAsia="宋体" w:cs="Arial"/>
          <w:szCs w:val="21"/>
          <w:lang w:eastAsia="zh-CN"/>
        </w:rPr>
        <w:t>。</w:t>
      </w:r>
    </w:p>
    <w:p>
      <w:pPr>
        <w:rPr>
          <w:rFonts w:hint="eastAsia" w:cs="Arial"/>
          <w:szCs w:val="21"/>
          <w:lang w:eastAsia="zh-CN"/>
        </w:rPr>
      </w:pPr>
      <w:r>
        <w:drawing>
          <wp:inline distT="0" distB="0" distL="114300" distR="114300">
            <wp:extent cx="6108700" cy="2971165"/>
            <wp:effectExtent l="0" t="0" r="6350" b="635"/>
            <wp:docPr id="6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0"/>
                    <pic:cNvPicPr>
                      <a:picLocks noChangeAspect="1"/>
                    </pic:cNvPicPr>
                  </pic:nvPicPr>
                  <pic:blipFill>
                    <a:blip r:embed="rId14"/>
                    <a:stretch>
                      <a:fillRect/>
                    </a:stretch>
                  </pic:blipFill>
                  <pic:spPr>
                    <a:xfrm>
                      <a:off x="0" y="0"/>
                      <a:ext cx="6108700" cy="2971165"/>
                    </a:xfrm>
                    <a:prstGeom prst="rect">
                      <a:avLst/>
                    </a:prstGeom>
                    <a:noFill/>
                    <a:ln>
                      <a:noFill/>
                    </a:ln>
                  </pic:spPr>
                </pic:pic>
              </a:graphicData>
            </a:graphic>
          </wp:inline>
        </w:drawing>
      </w:r>
    </w:p>
    <w:p>
      <w:pPr>
        <w:pStyle w:val="7"/>
        <w:bidi w:val="0"/>
        <w:ind w:left="1152" w:leftChars="0" w:hanging="1152" w:firstLineChars="0"/>
        <w:rPr>
          <w:rFonts w:hint="eastAsia"/>
          <w:lang w:eastAsia="zh-CN"/>
        </w:rPr>
      </w:pPr>
      <w:r>
        <w:rPr>
          <w:rFonts w:hint="default" w:eastAsia="宋体"/>
          <w:lang w:eastAsia="zh-CN"/>
        </w:rPr>
        <w:t>筛选内容</w:t>
      </w:r>
    </w:p>
    <w:p>
      <w:pPr>
        <w:numPr>
          <w:ilvl w:val="-1"/>
          <w:numId w:val="0"/>
        </w:numPr>
        <w:rPr>
          <w:color w:val="000000"/>
        </w:rPr>
      </w:pPr>
      <w:r>
        <w:rPr>
          <w:rFonts w:hint="eastAsia" w:eastAsia="宋体"/>
          <w:color w:val="000000"/>
        </w:rPr>
        <w:t>列表上方支持筛选的内容有以下：</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6"/>
        <w:gridCol w:w="1575"/>
        <w:gridCol w:w="5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b/>
                <w:bCs/>
                <w:color w:val="000000"/>
              </w:rPr>
            </w:pPr>
            <w:r>
              <w:rPr>
                <w:rFonts w:hint="eastAsia" w:eastAsia="宋体"/>
                <w:b/>
                <w:bCs/>
                <w:color w:val="000000"/>
              </w:rPr>
              <w:t>可筛选字段</w:t>
            </w:r>
          </w:p>
        </w:tc>
        <w:tc>
          <w:tcPr>
            <w:tcW w:w="1575" w:type="dxa"/>
          </w:tcPr>
          <w:p>
            <w:pPr>
              <w:widowControl w:val="0"/>
              <w:jc w:val="both"/>
              <w:rPr>
                <w:b/>
                <w:bCs/>
                <w:color w:val="000000"/>
              </w:rPr>
            </w:pPr>
            <w:r>
              <w:rPr>
                <w:rFonts w:hint="eastAsia" w:eastAsia="宋体"/>
                <w:b/>
                <w:bCs/>
                <w:color w:val="000000"/>
              </w:rPr>
              <w:t>控件类型</w:t>
            </w:r>
          </w:p>
        </w:tc>
        <w:tc>
          <w:tcPr>
            <w:tcW w:w="5371" w:type="dxa"/>
          </w:tcPr>
          <w:p>
            <w:pPr>
              <w:widowControl w:val="0"/>
              <w:jc w:val="both"/>
              <w:rPr>
                <w:b/>
                <w:bCs/>
                <w:color w:val="000000"/>
              </w:rPr>
            </w:pPr>
            <w:r>
              <w:rPr>
                <w:rFonts w:hint="eastAsia" w:eastAsia="宋体"/>
                <w:b/>
                <w:bCs/>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76" w:type="dxa"/>
          </w:tcPr>
          <w:p>
            <w:pPr>
              <w:widowControl w:val="0"/>
              <w:jc w:val="both"/>
              <w:rPr>
                <w:rFonts w:hint="eastAsia" w:eastAsia="宋体"/>
                <w:color w:val="000000"/>
                <w:lang w:eastAsia="zh-CN"/>
              </w:rPr>
            </w:pPr>
            <w:r>
              <w:rPr>
                <w:rFonts w:hint="eastAsia" w:eastAsia="宋体"/>
                <w:color w:val="000000"/>
                <w:lang w:eastAsia="zh-CN"/>
              </w:rPr>
              <w:t>报表名称</w:t>
            </w:r>
          </w:p>
        </w:tc>
        <w:tc>
          <w:tcPr>
            <w:tcW w:w="1575" w:type="dxa"/>
          </w:tcPr>
          <w:p>
            <w:pPr>
              <w:widowControl w:val="0"/>
              <w:jc w:val="both"/>
              <w:rPr>
                <w:color w:val="000000"/>
              </w:rPr>
            </w:pPr>
            <w:r>
              <w:rPr>
                <w:rFonts w:hint="eastAsia" w:eastAsia="宋体"/>
                <w:color w:val="000000"/>
              </w:rPr>
              <w:t>文本输入框</w:t>
            </w:r>
          </w:p>
        </w:tc>
        <w:tc>
          <w:tcPr>
            <w:tcW w:w="5371" w:type="dxa"/>
          </w:tcPr>
          <w:p>
            <w:pPr>
              <w:widowControl w:val="0"/>
              <w:jc w:val="both"/>
              <w:rPr>
                <w:rFonts w:hint="default" w:eastAsia="宋体"/>
                <w:bCs/>
                <w:kern w:val="44"/>
                <w:szCs w:val="21"/>
                <w:lang w:val="en-US" w:eastAsia="zh-CN"/>
              </w:rPr>
            </w:pPr>
            <w:r>
              <w:rPr>
                <w:rFonts w:hint="eastAsia" w:eastAsia="宋体"/>
                <w:bCs/>
                <w:kern w:val="44"/>
                <w:szCs w:val="21"/>
              </w:rPr>
              <w:t>支持模糊搜索</w:t>
            </w:r>
            <w:r>
              <w:rPr>
                <w:rFonts w:hint="eastAsia" w:eastAsia="宋体"/>
                <w:bCs/>
                <w:kern w:val="44"/>
                <w:szCs w:val="21"/>
                <w:lang w:eastAsia="zh-CN"/>
              </w:rPr>
              <w:t>，如果没有匹配的则提示：没有搜索到“</w:t>
            </w:r>
            <w:r>
              <w:rPr>
                <w:rFonts w:hint="eastAsia" w:eastAsia="宋体"/>
                <w:bCs/>
                <w:kern w:val="44"/>
                <w:szCs w:val="21"/>
                <w:lang w:val="en-US" w:eastAsia="zh-CN"/>
              </w:rPr>
              <w:t>XXX</w:t>
            </w:r>
            <w:r>
              <w:rPr>
                <w:rFonts w:hint="eastAsia" w:eastAsia="宋体"/>
                <w:bCs/>
                <w:kern w:val="44"/>
                <w:szCs w:val="21"/>
                <w:lang w:eastAsia="zh-CN"/>
              </w:rPr>
              <w:t>”匹配的结果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eastAsia="宋体"/>
                <w:color w:val="000000"/>
                <w:lang w:eastAsia="zh-CN"/>
              </w:rPr>
            </w:pPr>
            <w:r>
              <w:rPr>
                <w:rFonts w:hint="eastAsia" w:eastAsia="宋体"/>
                <w:color w:val="000000"/>
                <w:lang w:eastAsia="zh-CN"/>
              </w:rPr>
              <w:t>报送单位</w:t>
            </w:r>
          </w:p>
        </w:tc>
        <w:tc>
          <w:tcPr>
            <w:tcW w:w="1575" w:type="dxa"/>
          </w:tcPr>
          <w:p>
            <w:pPr>
              <w:widowControl w:val="0"/>
              <w:jc w:val="both"/>
              <w:rPr>
                <w:rFonts w:hint="eastAsia" w:eastAsia="宋体" w:asciiTheme="minorHAnsi" w:hAnsiTheme="minorHAnsi" w:cstheme="minorBidi"/>
                <w:color w:val="000000"/>
                <w:kern w:val="2"/>
                <w:sz w:val="21"/>
                <w:lang w:eastAsia="zh-CN"/>
              </w:rPr>
            </w:pPr>
            <w:r>
              <w:rPr>
                <w:rFonts w:hint="eastAsia" w:eastAsia="宋体"/>
                <w:color w:val="000000"/>
                <w:vertAlign w:val="baseline"/>
                <w:lang w:eastAsia="zh-CN"/>
              </w:rPr>
              <w:t>下拉选择</w:t>
            </w:r>
          </w:p>
        </w:tc>
        <w:tc>
          <w:tcPr>
            <w:tcW w:w="5371" w:type="dxa"/>
          </w:tcPr>
          <w:p>
            <w:pPr>
              <w:widowControl w:val="0"/>
              <w:jc w:val="both"/>
              <w:rPr>
                <w:rFonts w:hint="eastAsia"/>
                <w:color w:val="000000"/>
                <w:lang w:eastAsia="zh-CN"/>
              </w:rPr>
            </w:pPr>
            <w:r>
              <w:rPr>
                <w:rFonts w:hint="eastAsia" w:eastAsia="宋体"/>
                <w:bCs/>
                <w:kern w:val="44"/>
                <w:szCs w:val="21"/>
                <w:lang w:val="en-US" w:eastAsia="zh-CN"/>
              </w:rPr>
              <w:t>1</w:t>
            </w:r>
            <w:r>
              <w:rPr>
                <w:rFonts w:hint="eastAsia" w:eastAsia="宋体"/>
                <w:bCs/>
                <w:kern w:val="44"/>
                <w:szCs w:val="21"/>
                <w:lang w:eastAsia="zh-CN"/>
              </w:rPr>
              <w:t>选项展示</w:t>
            </w:r>
            <w:r>
              <w:rPr>
                <w:rFonts w:hint="eastAsia" w:eastAsia="宋体"/>
                <w:color w:val="000000"/>
                <w:lang w:eastAsia="zh-CN"/>
              </w:rPr>
              <w:t>报送单位</w:t>
            </w:r>
          </w:p>
          <w:p>
            <w:pPr>
              <w:widowControl w:val="0"/>
              <w:jc w:val="both"/>
              <w:rPr>
                <w:rFonts w:hint="eastAsia"/>
                <w:bCs/>
                <w:kern w:val="44"/>
                <w:szCs w:val="21"/>
                <w:lang w:eastAsia="zh-CN"/>
              </w:rPr>
            </w:pPr>
            <w:r>
              <w:rPr>
                <w:rFonts w:hint="eastAsia" w:eastAsia="宋体"/>
                <w:bCs/>
                <w:kern w:val="44"/>
                <w:szCs w:val="21"/>
                <w:lang w:val="en-US" w:eastAsia="zh-CN"/>
              </w:rPr>
              <w:t>2</w:t>
            </w:r>
            <w:r>
              <w:rPr>
                <w:rFonts w:hint="eastAsia" w:eastAsia="宋体"/>
                <w:bCs/>
                <w:kern w:val="44"/>
                <w:szCs w:val="21"/>
                <w:lang w:eastAsia="zh-CN"/>
              </w:rPr>
              <w:t>支持模糊搜索，如果没有匹配的则提示：没有搜索到“</w:t>
            </w:r>
            <w:r>
              <w:rPr>
                <w:rFonts w:hint="eastAsia" w:eastAsia="宋体"/>
                <w:bCs/>
                <w:kern w:val="44"/>
                <w:szCs w:val="21"/>
                <w:lang w:val="en-US" w:eastAsia="zh-CN"/>
              </w:rPr>
              <w:t>XXX</w:t>
            </w:r>
            <w:r>
              <w:rPr>
                <w:rFonts w:hint="eastAsia" w:eastAsia="宋体"/>
                <w:bCs/>
                <w:kern w:val="44"/>
                <w:szCs w:val="21"/>
                <w:lang w:eastAsia="zh-CN"/>
              </w:rPr>
              <w:t>”匹配的结果</w:t>
            </w:r>
          </w:p>
          <w:p>
            <w:pPr>
              <w:widowControl w:val="0"/>
              <w:jc w:val="both"/>
              <w:rPr>
                <w:rFonts w:hint="default"/>
                <w:bCs/>
                <w:kern w:val="44"/>
                <w:szCs w:val="21"/>
                <w:lang w:val="en-US" w:eastAsia="zh-CN"/>
              </w:rPr>
            </w:pPr>
            <w:r>
              <w:rPr>
                <w:rFonts w:hint="eastAsia" w:eastAsia="宋体"/>
                <w:bCs/>
                <w:kern w:val="44"/>
                <w:szCs w:val="21"/>
                <w:lang w:val="en-US" w:eastAsia="zh-CN"/>
              </w:rPr>
              <w:t>3 可多选，如果选择多个，如选择了“太平香港”和“太平新加坡”，则报送单位中只要包含“太平香港”或“太平新加坡”的报送配置都会展示在列表中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color w:val="000000"/>
                <w:lang w:eastAsia="zh-CN"/>
              </w:rPr>
            </w:pPr>
            <w:r>
              <w:rPr>
                <w:rFonts w:hint="eastAsia" w:eastAsia="宋体"/>
                <w:color w:val="000000"/>
                <w:lang w:eastAsia="zh-CN"/>
              </w:rPr>
              <w:t>状态</w:t>
            </w:r>
          </w:p>
        </w:tc>
        <w:tc>
          <w:tcPr>
            <w:tcW w:w="1575" w:type="dxa"/>
          </w:tcPr>
          <w:p>
            <w:pPr>
              <w:widowControl w:val="0"/>
              <w:jc w:val="both"/>
              <w:rPr>
                <w:rFonts w:hint="eastAsia"/>
                <w:color w:val="000000"/>
              </w:rPr>
            </w:pPr>
            <w:r>
              <w:rPr>
                <w:rFonts w:hint="eastAsia" w:eastAsia="宋体"/>
                <w:color w:val="000000"/>
                <w:vertAlign w:val="baseline"/>
                <w:lang w:eastAsia="zh-CN"/>
              </w:rPr>
              <w:t>下拉选择</w:t>
            </w:r>
          </w:p>
        </w:tc>
        <w:tc>
          <w:tcPr>
            <w:tcW w:w="5371" w:type="dxa"/>
          </w:tcPr>
          <w:p>
            <w:pPr>
              <w:widowControl w:val="0"/>
              <w:jc w:val="both"/>
              <w:rPr>
                <w:rFonts w:hint="eastAsia"/>
                <w:bCs/>
                <w:kern w:val="44"/>
                <w:szCs w:val="21"/>
                <w:lang w:val="en-US" w:eastAsia="zh-CN"/>
              </w:rPr>
            </w:pPr>
            <w:r>
              <w:rPr>
                <w:rFonts w:hint="eastAsia" w:eastAsia="宋体"/>
                <w:bCs/>
                <w:kern w:val="44"/>
                <w:szCs w:val="21"/>
                <w:lang w:val="en-US" w:eastAsia="zh-CN"/>
              </w:rPr>
              <w:t>1根据表格已有数据的状态作为选项</w:t>
            </w:r>
          </w:p>
          <w:p>
            <w:pPr>
              <w:widowControl w:val="0"/>
              <w:jc w:val="both"/>
              <w:rPr>
                <w:rFonts w:hint="eastAsia"/>
                <w:bCs/>
                <w:kern w:val="44"/>
                <w:szCs w:val="21"/>
                <w:lang w:eastAsia="zh-CN"/>
              </w:rPr>
            </w:pPr>
            <w:r>
              <w:rPr>
                <w:rFonts w:hint="eastAsia" w:eastAsia="宋体"/>
                <w:bCs/>
                <w:kern w:val="44"/>
                <w:szCs w:val="21"/>
                <w:lang w:val="en-US" w:eastAsia="zh-CN"/>
              </w:rPr>
              <w:t>2</w:t>
            </w:r>
            <w:r>
              <w:rPr>
                <w:rFonts w:hint="eastAsia" w:eastAsia="宋体"/>
                <w:bCs/>
                <w:kern w:val="44"/>
                <w:szCs w:val="21"/>
                <w:lang w:eastAsia="zh-CN"/>
              </w:rPr>
              <w:t>选项包括：</w:t>
            </w:r>
          </w:p>
          <w:p>
            <w:pPr>
              <w:widowControl w:val="0"/>
              <w:jc w:val="both"/>
              <w:rPr>
                <w:rFonts w:hint="eastAsia"/>
                <w:bCs/>
                <w:kern w:val="44"/>
                <w:szCs w:val="21"/>
                <w:lang w:val="en-US" w:eastAsia="zh-CN"/>
              </w:rPr>
            </w:pPr>
            <w:r>
              <w:rPr>
                <w:rFonts w:hint="eastAsia" w:eastAsia="宋体"/>
                <w:bCs/>
                <w:kern w:val="44"/>
                <w:szCs w:val="21"/>
                <w:lang w:val="en-US" w:eastAsia="zh-CN"/>
              </w:rPr>
              <w:t>-全部</w:t>
            </w:r>
          </w:p>
          <w:p>
            <w:pPr>
              <w:widowControl w:val="0"/>
              <w:jc w:val="both"/>
              <w:rPr>
                <w:rFonts w:hint="eastAsia"/>
                <w:bCs/>
                <w:kern w:val="44"/>
                <w:szCs w:val="21"/>
                <w:lang w:val="en-US" w:eastAsia="zh-CN"/>
              </w:rPr>
            </w:pPr>
            <w:r>
              <w:rPr>
                <w:rFonts w:hint="eastAsia" w:eastAsia="宋体"/>
                <w:bCs/>
                <w:kern w:val="44"/>
                <w:szCs w:val="21"/>
                <w:lang w:val="en-US" w:eastAsia="zh-CN"/>
              </w:rPr>
              <w:t>-启用</w:t>
            </w:r>
          </w:p>
          <w:p>
            <w:pPr>
              <w:widowControl w:val="0"/>
              <w:jc w:val="both"/>
              <w:rPr>
                <w:rFonts w:hint="default"/>
                <w:bCs/>
                <w:kern w:val="44"/>
                <w:szCs w:val="21"/>
                <w:lang w:val="en-US" w:eastAsia="zh-CN"/>
              </w:rPr>
            </w:pPr>
            <w:r>
              <w:rPr>
                <w:rFonts w:hint="eastAsia" w:eastAsia="宋体"/>
                <w:bCs/>
                <w:kern w:val="44"/>
                <w:szCs w:val="21"/>
                <w:lang w:val="en-US" w:eastAsia="zh-CN"/>
              </w:rPr>
              <w:t>-停用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color w:val="000000"/>
                <w:lang w:eastAsia="zh-CN"/>
              </w:rPr>
            </w:pPr>
            <w:r>
              <w:rPr>
                <w:rFonts w:hint="eastAsia" w:eastAsia="宋体"/>
                <w:color w:val="000000"/>
                <w:lang w:eastAsia="zh-CN"/>
              </w:rPr>
              <w:t>查询</w:t>
            </w:r>
          </w:p>
        </w:tc>
        <w:tc>
          <w:tcPr>
            <w:tcW w:w="1575" w:type="dxa"/>
          </w:tcPr>
          <w:p>
            <w:pPr>
              <w:widowControl w:val="0"/>
              <w:jc w:val="both"/>
              <w:rPr>
                <w:rFonts w:hint="eastAsia" w:eastAsia="宋体"/>
                <w:color w:val="000000"/>
                <w:lang w:eastAsia="zh-CN"/>
              </w:rPr>
            </w:pPr>
            <w:r>
              <w:rPr>
                <w:rFonts w:hint="eastAsia" w:eastAsia="宋体"/>
                <w:color w:val="000000"/>
                <w:lang w:eastAsia="zh-CN"/>
              </w:rPr>
              <w:t>按钮</w:t>
            </w:r>
          </w:p>
        </w:tc>
        <w:tc>
          <w:tcPr>
            <w:tcW w:w="5371" w:type="dxa"/>
          </w:tcPr>
          <w:p>
            <w:pPr>
              <w:widowControl w:val="0"/>
              <w:jc w:val="both"/>
              <w:rPr>
                <w:rFonts w:hint="eastAsia"/>
                <w:bCs/>
                <w:kern w:val="44"/>
                <w:szCs w:val="21"/>
              </w:rPr>
            </w:pPr>
            <w:r>
              <w:rPr>
                <w:rFonts w:hint="eastAsia" w:eastAsia="宋体"/>
                <w:bCs/>
                <w:kern w:val="44"/>
                <w:szCs w:val="21"/>
                <w:lang w:val="en-US" w:eastAsia="zh-CN"/>
              </w:rPr>
              <w:t>点击后刷新页面，展示根据上述筛选条件搜索符合条件的数据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color w:val="000000"/>
                <w:lang w:eastAsia="zh-CN"/>
              </w:rPr>
            </w:pPr>
            <w:r>
              <w:rPr>
                <w:rFonts w:hint="eastAsia" w:eastAsia="宋体"/>
                <w:color w:val="000000"/>
                <w:lang w:eastAsia="zh-CN"/>
              </w:rPr>
              <w:t>重置</w:t>
            </w:r>
          </w:p>
        </w:tc>
        <w:tc>
          <w:tcPr>
            <w:tcW w:w="1575" w:type="dxa"/>
          </w:tcPr>
          <w:p>
            <w:pPr>
              <w:widowControl w:val="0"/>
              <w:jc w:val="both"/>
              <w:rPr>
                <w:rFonts w:hint="eastAsia"/>
                <w:color w:val="000000"/>
                <w:lang w:eastAsia="zh-CN"/>
              </w:rPr>
            </w:pPr>
            <w:r>
              <w:rPr>
                <w:rFonts w:hint="eastAsia" w:eastAsia="宋体"/>
                <w:color w:val="000000"/>
                <w:lang w:eastAsia="zh-CN"/>
              </w:rPr>
              <w:t>按钮</w:t>
            </w:r>
          </w:p>
        </w:tc>
        <w:tc>
          <w:tcPr>
            <w:tcW w:w="5371" w:type="dxa"/>
          </w:tcPr>
          <w:p>
            <w:pPr>
              <w:widowControl w:val="0"/>
              <w:jc w:val="both"/>
              <w:rPr>
                <w:rFonts w:hint="eastAsia"/>
                <w:bCs/>
                <w:kern w:val="44"/>
                <w:szCs w:val="21"/>
                <w:lang w:val="en-US" w:eastAsia="zh-CN"/>
              </w:rPr>
            </w:pPr>
            <w:r>
              <w:rPr>
                <w:rFonts w:hint="eastAsia" w:eastAsia="宋体"/>
                <w:bCs/>
                <w:kern w:val="44"/>
                <w:szCs w:val="21"/>
                <w:lang w:val="en-US" w:eastAsia="zh-CN"/>
              </w:rPr>
              <w:t>点击后清空筛选条件并刷新页面展示用户有权限看到的所有数据</w:t>
            </w:r>
          </w:p>
        </w:tc>
      </w:tr>
    </w:tbl>
    <w:p>
      <w:pPr>
        <w:rPr>
          <w:rFonts w:hint="eastAsia"/>
          <w:lang w:eastAsia="zh-CN"/>
        </w:rPr>
      </w:pPr>
    </w:p>
    <w:p>
      <w:pPr>
        <w:pStyle w:val="7"/>
        <w:bidi w:val="0"/>
        <w:ind w:left="1152" w:leftChars="0" w:hanging="1152" w:firstLineChars="0"/>
        <w:rPr>
          <w:rFonts w:hint="default"/>
          <w:lang w:eastAsia="zh-CN"/>
        </w:rPr>
      </w:pPr>
      <w:r>
        <w:rPr>
          <w:rFonts w:hint="eastAsia" w:eastAsia="宋体"/>
          <w:lang w:eastAsia="zh-CN"/>
        </w:rPr>
        <w:t>表格内容</w:t>
      </w:r>
    </w:p>
    <w:p>
      <w:pPr>
        <w:numPr>
          <w:ilvl w:val="-1"/>
          <w:numId w:val="0"/>
        </w:numPr>
        <w:rPr>
          <w:rFonts w:hint="eastAsia"/>
          <w:color w:val="000000"/>
          <w:lang w:eastAsia="zh-CN"/>
        </w:rPr>
      </w:pPr>
      <w:r>
        <w:rPr>
          <w:rFonts w:hint="eastAsia" w:eastAsia="宋体"/>
          <w:color w:val="000000"/>
          <w:lang w:eastAsia="zh-CN"/>
        </w:rPr>
        <w:t>列表中数据主键值为报表名称。列表中展示的内容有以下：</w:t>
      </w:r>
    </w:p>
    <w:tbl>
      <w:tblPr>
        <w:tblStyle w:val="31"/>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8"/>
        <w:gridCol w:w="2659"/>
        <w:gridCol w:w="1145"/>
        <w:gridCol w:w="4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w:t>
            </w:r>
          </w:p>
        </w:tc>
        <w:tc>
          <w:tcPr>
            <w:tcW w:w="2659"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描述</w:t>
            </w:r>
          </w:p>
        </w:tc>
        <w:tc>
          <w:tcPr>
            <w:tcW w:w="1145"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字段类型</w:t>
            </w:r>
          </w:p>
        </w:tc>
        <w:tc>
          <w:tcPr>
            <w:tcW w:w="4822"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报表名称</w:t>
            </w:r>
          </w:p>
        </w:tc>
        <w:tc>
          <w:tcPr>
            <w:tcW w:w="2659" w:type="dxa"/>
          </w:tcPr>
          <w:p>
            <w:pPr>
              <w:widowControl w:val="0"/>
              <w:jc w:val="both"/>
              <w:rPr>
                <w:rFonts w:hint="eastAsia"/>
                <w:color w:val="000000"/>
                <w:vertAlign w:val="baseline"/>
                <w:lang w:eastAsia="zh-CN"/>
              </w:rPr>
            </w:pPr>
            <w:r>
              <w:rPr>
                <w:rFonts w:hint="eastAsia" w:eastAsia="宋体"/>
                <w:color w:val="000000"/>
                <w:vertAlign w:val="baseline"/>
                <w:lang w:eastAsia="zh-CN"/>
              </w:rPr>
              <w:t>需要报送的报表名称</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color w:val="000000"/>
                <w:vertAlign w:val="baseline"/>
                <w:lang w:eastAsia="zh-CN"/>
              </w:rPr>
            </w:pPr>
            <w:r>
              <w:rPr>
                <w:rFonts w:hint="eastAsia" w:eastAsia="宋体"/>
                <w:color w:val="000000"/>
                <w:vertAlign w:val="baseline"/>
                <w:lang w:eastAsia="zh-CN"/>
              </w:rPr>
              <w:t>点击报表名称可以查看报表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频率</w:t>
            </w:r>
          </w:p>
        </w:tc>
        <w:tc>
          <w:tcPr>
            <w:tcW w:w="2659" w:type="dxa"/>
          </w:tcPr>
          <w:p>
            <w:pPr>
              <w:widowControl w:val="0"/>
              <w:jc w:val="both"/>
              <w:rPr>
                <w:rFonts w:hint="eastAsia"/>
                <w:color w:val="000000"/>
                <w:vertAlign w:val="baseline"/>
                <w:lang w:eastAsia="zh-CN"/>
              </w:rPr>
            </w:pPr>
            <w:r>
              <w:rPr>
                <w:rFonts w:hint="eastAsia" w:eastAsia="宋体"/>
                <w:color w:val="000000"/>
                <w:vertAlign w:val="baseline"/>
                <w:lang w:eastAsia="zh-CN"/>
              </w:rPr>
              <w:t>报表需要报送的频率</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color w:val="000000"/>
                <w:lang w:eastAsia="zh-CN"/>
              </w:rPr>
            </w:pPr>
            <w:r>
              <w:rPr>
                <w:rFonts w:hint="eastAsia" w:eastAsia="宋体"/>
                <w:color w:val="000000"/>
                <w:lang w:eastAsia="zh-CN"/>
              </w:rPr>
              <w:t>报送频率包括：</w:t>
            </w:r>
          </w:p>
          <w:p>
            <w:pPr>
              <w:widowControl w:val="0"/>
              <w:jc w:val="both"/>
              <w:rPr>
                <w:rFonts w:hint="eastAsia"/>
                <w:color w:val="000000"/>
                <w:lang w:val="en-US" w:eastAsia="zh-CN"/>
              </w:rPr>
            </w:pPr>
            <w:r>
              <w:rPr>
                <w:rFonts w:hint="eastAsia" w:eastAsia="宋体"/>
                <w:color w:val="000000"/>
                <w:lang w:val="en-US" w:eastAsia="zh-CN"/>
              </w:rPr>
              <w:t>-周</w:t>
            </w:r>
          </w:p>
          <w:p>
            <w:pPr>
              <w:widowControl w:val="0"/>
              <w:jc w:val="both"/>
              <w:rPr>
                <w:rFonts w:hint="eastAsia"/>
                <w:color w:val="000000"/>
                <w:lang w:val="en-US" w:eastAsia="zh-CN"/>
              </w:rPr>
            </w:pPr>
            <w:r>
              <w:rPr>
                <w:rFonts w:hint="eastAsia" w:eastAsia="宋体"/>
                <w:color w:val="000000"/>
                <w:lang w:val="en-US" w:eastAsia="zh-CN"/>
              </w:rPr>
              <w:t>-月</w:t>
            </w:r>
          </w:p>
          <w:p>
            <w:pPr>
              <w:widowControl w:val="0"/>
              <w:jc w:val="both"/>
              <w:rPr>
                <w:rFonts w:hint="eastAsia"/>
                <w:color w:val="000000"/>
                <w:lang w:val="en-US" w:eastAsia="zh-CN"/>
              </w:rPr>
            </w:pPr>
            <w:r>
              <w:rPr>
                <w:rFonts w:hint="eastAsia" w:eastAsia="宋体"/>
                <w:color w:val="000000"/>
                <w:lang w:val="en-US" w:eastAsia="zh-CN"/>
              </w:rPr>
              <w:t>-季</w:t>
            </w:r>
          </w:p>
          <w:p>
            <w:pPr>
              <w:widowControl w:val="0"/>
              <w:jc w:val="both"/>
              <w:rPr>
                <w:rFonts w:hint="eastAsia"/>
                <w:color w:val="000000"/>
                <w:lang w:val="en-US" w:eastAsia="zh-CN"/>
              </w:rPr>
            </w:pPr>
            <w:r>
              <w:rPr>
                <w:rFonts w:hint="eastAsia" w:eastAsia="宋体"/>
                <w:color w:val="000000"/>
                <w:lang w:val="en-US" w:eastAsia="zh-CN"/>
              </w:rPr>
              <w:t>-半年</w:t>
            </w:r>
          </w:p>
          <w:p>
            <w:pPr>
              <w:widowControl w:val="0"/>
              <w:jc w:val="both"/>
              <w:rPr>
                <w:rFonts w:hint="default"/>
                <w:color w:val="000000"/>
                <w:lang w:val="en-US" w:eastAsia="zh-CN"/>
              </w:rPr>
            </w:pPr>
            <w:r>
              <w:rPr>
                <w:rFonts w:hint="eastAsia" w:eastAsia="宋体"/>
                <w:color w:val="000000"/>
                <w:lang w:val="en-US" w:eastAsia="zh-CN"/>
              </w:rPr>
              <w:t>-年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来源</w:t>
            </w:r>
          </w:p>
        </w:tc>
        <w:tc>
          <w:tcPr>
            <w:tcW w:w="2659" w:type="dxa"/>
          </w:tcPr>
          <w:p>
            <w:pPr>
              <w:widowControl w:val="0"/>
              <w:jc w:val="both"/>
              <w:rPr>
                <w:rFonts w:hint="eastAsia"/>
                <w:color w:val="000000"/>
                <w:vertAlign w:val="baseline"/>
                <w:lang w:eastAsia="zh-CN"/>
              </w:rPr>
            </w:pPr>
            <w:r>
              <w:rPr>
                <w:rFonts w:hint="eastAsia" w:eastAsia="宋体"/>
                <w:color w:val="000000"/>
                <w:vertAlign w:val="baseline"/>
                <w:lang w:eastAsia="zh-CN"/>
              </w:rPr>
              <w:t>报表数据来源</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color w:val="000000"/>
                <w:lang w:val="en-US" w:eastAsia="zh-CN"/>
              </w:rPr>
            </w:pPr>
            <w:r>
              <w:rPr>
                <w:rFonts w:hint="eastAsia" w:eastAsia="宋体"/>
                <w:color w:val="000000"/>
                <w:lang w:val="en-US" w:eastAsia="zh-CN"/>
              </w:rPr>
              <w:t>来源包括：</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-补录</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-系统计算</w:t>
            </w:r>
          </w:p>
          <w:p>
            <w:pPr>
              <w:widowControl w:val="0"/>
              <w:jc w:val="both"/>
              <w:rPr>
                <w:rFonts w:hint="default"/>
                <w:color w:val="000000"/>
                <w:lang w:val="en-US" w:eastAsia="zh-CN"/>
              </w:rPr>
            </w:pPr>
            <w:r>
              <w:rPr>
                <w:rFonts w:hint="eastAsia" w:eastAsia="宋体" w:cs="宋体"/>
                <w:color w:val="000000"/>
                <w:sz w:val="24"/>
                <w:szCs w:val="24"/>
                <w:vertAlign w:val="baseline"/>
                <w:lang w:val="en-US" w:eastAsia="zh-CN" w:bidi="ar-SA"/>
              </w:rPr>
              <w:t>-填列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任务截止时间</w:t>
            </w:r>
          </w:p>
        </w:tc>
        <w:tc>
          <w:tcPr>
            <w:tcW w:w="2659" w:type="dxa"/>
          </w:tcPr>
          <w:p>
            <w:pPr>
              <w:widowControl w:val="0"/>
              <w:jc w:val="both"/>
              <w:rPr>
                <w:rFonts w:hint="eastAsia"/>
                <w:color w:val="000000"/>
                <w:vertAlign w:val="baseline"/>
                <w:lang w:eastAsia="zh-CN"/>
              </w:rPr>
            </w:pPr>
            <w:r>
              <w:rPr>
                <w:rFonts w:hint="eastAsia" w:eastAsia="宋体"/>
                <w:color w:val="000000"/>
                <w:vertAlign w:val="baseline"/>
                <w:lang w:eastAsia="zh-CN"/>
              </w:rPr>
              <w:t>报送任务截止时间</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color w:val="000000"/>
                <w:lang w:eastAsia="zh-CN"/>
              </w:rPr>
            </w:pPr>
            <w:r>
              <w:rPr>
                <w:rFonts w:hint="eastAsia" w:eastAsia="宋体"/>
                <w:color w:val="000000"/>
                <w:lang w:eastAsia="zh-CN"/>
              </w:rPr>
              <w:t>跟报送频率有关：</w:t>
            </w:r>
          </w:p>
          <w:p>
            <w:pPr>
              <w:widowControl w:val="0"/>
              <w:jc w:val="both"/>
              <w:rPr>
                <w:rFonts w:hint="eastAsia"/>
                <w:color w:val="000000"/>
                <w:lang w:val="en-US" w:eastAsia="zh-CN"/>
              </w:rPr>
            </w:pPr>
            <w:r>
              <w:rPr>
                <w:rFonts w:hint="eastAsia" w:eastAsia="宋体"/>
                <w:color w:val="000000"/>
                <w:lang w:eastAsia="zh-CN"/>
              </w:rPr>
              <w:t>周</w:t>
            </w:r>
            <w:r>
              <w:rPr>
                <w:rFonts w:hint="eastAsia" w:eastAsia="宋体"/>
                <w:color w:val="000000"/>
                <w:lang w:val="en-US" w:eastAsia="zh-CN"/>
              </w:rPr>
              <w:t>-每周三12:00点</w:t>
            </w:r>
          </w:p>
          <w:p>
            <w:pPr>
              <w:widowControl w:val="0"/>
              <w:jc w:val="both"/>
              <w:rPr>
                <w:rFonts w:hint="eastAsia"/>
                <w:color w:val="000000"/>
                <w:lang w:val="en-US" w:eastAsia="zh-CN"/>
              </w:rPr>
            </w:pPr>
            <w:r>
              <w:rPr>
                <w:rFonts w:hint="eastAsia" w:eastAsia="宋体"/>
                <w:color w:val="000000"/>
                <w:lang w:val="en-US" w:eastAsia="zh-CN"/>
              </w:rPr>
              <w:t>月-每月3日12:00点</w:t>
            </w:r>
          </w:p>
          <w:p>
            <w:pPr>
              <w:widowControl w:val="0"/>
              <w:jc w:val="both"/>
              <w:rPr>
                <w:rFonts w:hint="eastAsia"/>
                <w:color w:val="000000"/>
                <w:lang w:val="en-US" w:eastAsia="zh-CN"/>
              </w:rPr>
            </w:pPr>
            <w:r>
              <w:rPr>
                <w:rFonts w:hint="eastAsia" w:eastAsia="宋体"/>
                <w:color w:val="000000"/>
                <w:lang w:val="en-US" w:eastAsia="zh-CN"/>
              </w:rPr>
              <w:t>季-每季度的第2个月2日12:00点</w:t>
            </w:r>
          </w:p>
          <w:p>
            <w:pPr>
              <w:widowControl w:val="0"/>
              <w:jc w:val="both"/>
              <w:rPr>
                <w:rFonts w:hint="eastAsia"/>
                <w:color w:val="000000"/>
                <w:lang w:val="en-US" w:eastAsia="zh-CN"/>
              </w:rPr>
            </w:pPr>
            <w:r>
              <w:rPr>
                <w:rFonts w:hint="eastAsia" w:eastAsia="宋体"/>
                <w:color w:val="000000"/>
                <w:lang w:val="en-US" w:eastAsia="zh-CN"/>
              </w:rPr>
              <w:t>半年-每年2月16日和8月16日12:00点</w:t>
            </w:r>
          </w:p>
          <w:p>
            <w:pPr>
              <w:widowControl w:val="0"/>
              <w:jc w:val="both"/>
              <w:rPr>
                <w:rFonts w:hint="default"/>
                <w:color w:val="000000"/>
                <w:lang w:val="en-US" w:eastAsia="zh-CN"/>
              </w:rPr>
            </w:pPr>
            <w:r>
              <w:rPr>
                <w:rFonts w:hint="eastAsia" w:eastAsia="宋体"/>
                <w:color w:val="000000"/>
                <w:lang w:val="en-US" w:eastAsia="zh-CN"/>
              </w:rPr>
              <w:t>年-每年2月16日12:00点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报送单位</w:t>
            </w:r>
          </w:p>
        </w:tc>
        <w:tc>
          <w:tcPr>
            <w:tcW w:w="2659" w:type="dxa"/>
          </w:tcPr>
          <w:p>
            <w:pPr>
              <w:widowControl w:val="0"/>
              <w:jc w:val="both"/>
              <w:rPr>
                <w:rFonts w:hint="eastAsia" w:eastAsia="宋体"/>
                <w:color w:val="000000"/>
                <w:vertAlign w:val="baseline"/>
                <w:lang w:eastAsia="zh-CN"/>
              </w:rPr>
            </w:pPr>
            <w:r>
              <w:rPr>
                <w:rFonts w:hint="eastAsia" w:eastAsia="宋体" w:cs="宋体"/>
                <w:color w:val="000000"/>
                <w:sz w:val="24"/>
                <w:szCs w:val="24"/>
                <w:vertAlign w:val="baseline"/>
                <w:lang w:val="en-US" w:eastAsia="zh-CN" w:bidi="ar-SA"/>
              </w:rPr>
              <w:t>需要报送的单位</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color w:val="000000"/>
                <w:lang w:val="en-US" w:eastAsia="zh-CN"/>
              </w:rPr>
            </w:pPr>
            <w:r>
              <w:rPr>
                <w:rFonts w:hint="eastAsia" w:eastAsia="宋体"/>
                <w:color w:val="000000"/>
                <w:lang w:val="en-US" w:eastAsia="zh-CN"/>
              </w:rPr>
              <w:t xml:space="preserve">1 </w:t>
            </w:r>
            <w:r>
              <w:rPr>
                <w:rFonts w:hint="eastAsia" w:eastAsia="宋体"/>
                <w:color w:val="000000"/>
                <w:lang w:eastAsia="zh-CN"/>
              </w:rPr>
              <w:t>如果是多个报送单位，用“、”</w:t>
            </w:r>
            <w:r>
              <w:rPr>
                <w:rFonts w:hint="eastAsia" w:eastAsia="宋体"/>
                <w:color w:val="000000"/>
                <w:lang w:val="en-US" w:eastAsia="zh-CN"/>
              </w:rPr>
              <w:t>分隔</w:t>
            </w:r>
          </w:p>
          <w:p>
            <w:pPr>
              <w:widowControl w:val="0"/>
              <w:jc w:val="both"/>
              <w:rPr>
                <w:rFonts w:hint="default"/>
                <w:color w:val="000000"/>
                <w:lang w:val="en-US" w:eastAsia="zh-CN"/>
              </w:rPr>
            </w:pPr>
            <w:r>
              <w:rPr>
                <w:rFonts w:hint="eastAsia" w:eastAsia="宋体"/>
                <w:color w:val="000000"/>
                <w:lang w:val="en-US" w:eastAsia="zh-CN"/>
              </w:rPr>
              <w:t>2 如果报送单位太多，则最后用“...”省略，点击后悬浮展示完整的报送单位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状态</w:t>
            </w:r>
          </w:p>
        </w:tc>
        <w:tc>
          <w:tcPr>
            <w:tcW w:w="2659" w:type="dxa"/>
          </w:tcPr>
          <w:p>
            <w:pPr>
              <w:widowControl w:val="0"/>
              <w:jc w:val="both"/>
              <w:rPr>
                <w:rFonts w:hint="eastAsia"/>
                <w:color w:val="000000"/>
                <w:vertAlign w:val="baseline"/>
                <w:lang w:eastAsia="zh-CN"/>
              </w:rPr>
            </w:pPr>
            <w:r>
              <w:rPr>
                <w:rFonts w:hint="eastAsia" w:eastAsia="宋体"/>
                <w:color w:val="000000"/>
                <w:vertAlign w:val="baseline"/>
                <w:lang w:eastAsia="zh-CN"/>
              </w:rPr>
              <w:t>报送配置的状态</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color w:val="000000"/>
                <w:lang w:eastAsia="zh-CN"/>
              </w:rPr>
            </w:pPr>
            <w:r>
              <w:rPr>
                <w:rFonts w:hint="eastAsia" w:eastAsia="宋体"/>
                <w:color w:val="000000"/>
                <w:lang w:eastAsia="zh-CN"/>
              </w:rPr>
              <w:t>状态包括：</w:t>
            </w:r>
          </w:p>
          <w:p>
            <w:pPr>
              <w:widowControl w:val="0"/>
              <w:jc w:val="both"/>
              <w:rPr>
                <w:rFonts w:hint="eastAsia"/>
                <w:color w:val="000000"/>
                <w:lang w:val="en-US" w:eastAsia="zh-CN"/>
              </w:rPr>
            </w:pPr>
            <w:r>
              <w:rPr>
                <w:rFonts w:hint="eastAsia" w:eastAsia="宋体"/>
                <w:color w:val="000000"/>
                <w:lang w:val="en-US" w:eastAsia="zh-CN"/>
              </w:rPr>
              <w:t>-启用</w:t>
            </w:r>
          </w:p>
          <w:p>
            <w:pPr>
              <w:widowControl w:val="0"/>
              <w:jc w:val="both"/>
              <w:rPr>
                <w:rFonts w:hint="default"/>
                <w:color w:val="000000"/>
                <w:lang w:val="en-US" w:eastAsia="zh-CN"/>
              </w:rPr>
            </w:pPr>
            <w:r>
              <w:rPr>
                <w:rFonts w:hint="eastAsia" w:eastAsia="宋体"/>
                <w:color w:val="000000"/>
                <w:lang w:val="en-US" w:eastAsia="zh-CN"/>
              </w:rPr>
              <w:t>-停用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操作</w:t>
            </w:r>
          </w:p>
        </w:tc>
        <w:tc>
          <w:tcPr>
            <w:tcW w:w="2659" w:type="dxa"/>
          </w:tcPr>
          <w:p>
            <w:pPr>
              <w:widowControl w:val="0"/>
              <w:jc w:val="both"/>
              <w:rPr>
                <w:rFonts w:hint="eastAsia"/>
                <w:color w:val="000000"/>
                <w:vertAlign w:val="baseline"/>
                <w:lang w:eastAsia="zh-CN"/>
              </w:rPr>
            </w:pP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按钮</w:t>
            </w:r>
          </w:p>
        </w:tc>
        <w:tc>
          <w:tcPr>
            <w:tcW w:w="4822" w:type="dxa"/>
          </w:tcPr>
          <w:p>
            <w:pPr>
              <w:widowControl w:val="0"/>
              <w:jc w:val="both"/>
              <w:rPr>
                <w:rFonts w:hint="eastAsia"/>
                <w:color w:val="000000"/>
                <w:lang w:val="en-US" w:eastAsia="zh-CN"/>
              </w:rPr>
            </w:pPr>
            <w:r>
              <w:rPr>
                <w:rFonts w:hint="eastAsia" w:eastAsia="宋体"/>
                <w:color w:val="000000"/>
                <w:lang w:val="en-US" w:eastAsia="zh-CN"/>
              </w:rPr>
              <w:t>操作包括：</w:t>
            </w:r>
          </w:p>
          <w:p>
            <w:pPr>
              <w:widowControl w:val="0"/>
              <w:jc w:val="both"/>
              <w:rPr>
                <w:rFonts w:hint="eastAsia"/>
                <w:color w:val="000000"/>
                <w:lang w:val="en-US" w:eastAsia="zh-CN"/>
              </w:rPr>
            </w:pPr>
            <w:r>
              <w:rPr>
                <w:rFonts w:hint="eastAsia" w:eastAsia="宋体"/>
                <w:color w:val="000000"/>
                <w:lang w:val="en-US" w:eastAsia="zh-CN"/>
              </w:rPr>
              <w:t>-编辑</w:t>
            </w:r>
          </w:p>
          <w:p>
            <w:pPr>
              <w:widowControl w:val="0"/>
              <w:jc w:val="both"/>
              <w:rPr>
                <w:rFonts w:hint="eastAsia"/>
                <w:color w:val="000000"/>
                <w:lang w:val="en-US" w:eastAsia="zh-CN"/>
              </w:rPr>
            </w:pPr>
            <w:r>
              <w:rPr>
                <w:rFonts w:hint="eastAsia" w:eastAsia="宋体"/>
                <w:color w:val="000000"/>
                <w:lang w:val="en-US" w:eastAsia="zh-CN"/>
              </w:rPr>
              <w:t>-停用</w:t>
            </w:r>
          </w:p>
          <w:p>
            <w:pPr>
              <w:widowControl w:val="0"/>
              <w:jc w:val="both"/>
              <w:rPr>
                <w:rFonts w:hint="default"/>
                <w:color w:val="000000"/>
                <w:lang w:val="en-US" w:eastAsia="zh-CN"/>
              </w:rPr>
            </w:pPr>
            <w:r>
              <w:rPr>
                <w:rFonts w:hint="eastAsia" w:eastAsia="宋体"/>
                <w:color w:val="000000"/>
                <w:lang w:val="en-US" w:eastAsia="zh-CN"/>
              </w:rPr>
              <w:t>-启用</w:t>
            </w:r>
          </w:p>
        </w:tc>
      </w:tr>
    </w:tbl>
    <w:p>
      <w:pPr>
        <w:rPr>
          <w:rFonts w:hint="default"/>
          <w:lang w:eastAsia="zh-CN"/>
        </w:rPr>
      </w:pPr>
    </w:p>
    <w:p>
      <w:pPr>
        <w:pStyle w:val="7"/>
        <w:bidi w:val="0"/>
        <w:ind w:left="1152" w:leftChars="0" w:hanging="1152" w:firstLineChars="0"/>
        <w:rPr>
          <w:rFonts w:hint="default"/>
          <w:lang w:eastAsia="zh-CN"/>
        </w:rPr>
      </w:pPr>
      <w:r>
        <w:rPr>
          <w:rFonts w:hint="eastAsia" w:eastAsia="宋体"/>
          <w:lang w:eastAsia="zh-CN"/>
        </w:rPr>
        <w:t>状态扭转逻辑</w:t>
      </w:r>
    </w:p>
    <w:p>
      <w:pPr>
        <w:numPr>
          <w:ilvl w:val="-1"/>
          <w:numId w:val="0"/>
        </w:numPr>
        <w:rPr>
          <w:rFonts w:hint="eastAsia"/>
          <w:color w:val="000000"/>
          <w:lang w:eastAsia="zh-CN"/>
        </w:rPr>
      </w:pPr>
      <w:r>
        <w:rPr>
          <w:rFonts w:hint="eastAsia" w:eastAsia="宋体"/>
          <w:color w:val="000000"/>
          <w:lang w:eastAsia="zh-CN"/>
        </w:rPr>
        <w:t>状态扭转逻辑如下：</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5"/>
        <w:gridCol w:w="1916"/>
        <w:gridCol w:w="1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numPr>
                <w:ilvl w:val="-1"/>
                <w:numId w:val="0"/>
              </w:numPr>
              <w:rPr>
                <w:rFonts w:hint="eastAsia"/>
                <w:b/>
                <w:bCs/>
                <w:color w:val="000000"/>
                <w:vertAlign w:val="baseline"/>
                <w:lang w:eastAsia="zh-CN"/>
              </w:rPr>
            </w:pPr>
            <w:r>
              <w:rPr>
                <w:rFonts w:hint="eastAsia" w:eastAsia="宋体"/>
                <w:b/>
                <w:bCs/>
                <w:color w:val="000000"/>
                <w:vertAlign w:val="baseline"/>
                <w:lang w:eastAsia="zh-CN"/>
              </w:rPr>
              <w:t>状态（前）</w:t>
            </w:r>
          </w:p>
        </w:tc>
        <w:tc>
          <w:tcPr>
            <w:tcW w:w="1916" w:type="dxa"/>
          </w:tcPr>
          <w:p>
            <w:pPr>
              <w:numPr>
                <w:ilvl w:val="-1"/>
                <w:numId w:val="0"/>
              </w:numPr>
              <w:rPr>
                <w:rFonts w:hint="eastAsia"/>
                <w:b/>
                <w:bCs/>
                <w:color w:val="000000"/>
                <w:vertAlign w:val="baseline"/>
                <w:lang w:eastAsia="zh-CN"/>
              </w:rPr>
            </w:pPr>
            <w:r>
              <w:rPr>
                <w:rFonts w:hint="eastAsia" w:eastAsia="宋体"/>
                <w:b/>
                <w:bCs/>
                <w:color w:val="000000"/>
                <w:vertAlign w:val="baseline"/>
                <w:lang w:eastAsia="zh-CN"/>
              </w:rPr>
              <w:t>操作</w:t>
            </w:r>
          </w:p>
        </w:tc>
        <w:tc>
          <w:tcPr>
            <w:tcW w:w="1967" w:type="dxa"/>
          </w:tcPr>
          <w:p>
            <w:pPr>
              <w:numPr>
                <w:ilvl w:val="-1"/>
                <w:numId w:val="0"/>
              </w:numPr>
              <w:rPr>
                <w:rFonts w:hint="eastAsia"/>
                <w:b/>
                <w:bCs/>
                <w:color w:val="000000"/>
                <w:vertAlign w:val="baseline"/>
                <w:lang w:eastAsia="zh-CN"/>
              </w:rPr>
            </w:pPr>
            <w:r>
              <w:rPr>
                <w:rFonts w:hint="eastAsia" w:eastAsia="宋体"/>
                <w:b/>
                <w:bCs/>
                <w:color w:val="000000"/>
                <w:vertAlign w:val="baseline"/>
                <w:lang w:eastAsia="zh-CN"/>
              </w:rPr>
              <w:t>状态（后）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numPr>
                <w:ilvl w:val="-1"/>
                <w:numId w:val="0"/>
              </w:numPr>
              <w:rPr>
                <w:rFonts w:hint="eastAsia"/>
                <w:color w:val="000000"/>
                <w:vertAlign w:val="baseline"/>
                <w:lang w:eastAsia="zh-CN"/>
              </w:rPr>
            </w:pPr>
            <w:r>
              <w:rPr>
                <w:rFonts w:hint="eastAsia" w:eastAsia="宋体"/>
                <w:color w:val="000000"/>
                <w:vertAlign w:val="baseline"/>
                <w:lang w:eastAsia="zh-CN"/>
              </w:rPr>
              <w:t>启用</w:t>
            </w:r>
          </w:p>
        </w:tc>
        <w:tc>
          <w:tcPr>
            <w:tcW w:w="1916" w:type="dxa"/>
          </w:tcPr>
          <w:p>
            <w:pPr>
              <w:numPr>
                <w:ilvl w:val="-1"/>
                <w:numId w:val="0"/>
              </w:numPr>
              <w:rPr>
                <w:rFonts w:hint="default"/>
                <w:color w:val="000000"/>
                <w:vertAlign w:val="baseline"/>
                <w:lang w:val="en-US" w:eastAsia="zh-CN"/>
              </w:rPr>
            </w:pPr>
            <w:r>
              <w:rPr>
                <w:rFonts w:hint="eastAsia" w:eastAsia="宋体"/>
                <w:color w:val="000000"/>
                <w:vertAlign w:val="baseline"/>
                <w:lang w:eastAsia="zh-CN"/>
              </w:rPr>
              <w:t>编辑</w:t>
            </w:r>
          </w:p>
        </w:tc>
        <w:tc>
          <w:tcPr>
            <w:tcW w:w="1967" w:type="dxa"/>
          </w:tcPr>
          <w:p>
            <w:pPr>
              <w:numPr>
                <w:ilvl w:val="-1"/>
                <w:numId w:val="0"/>
              </w:numPr>
              <w:rPr>
                <w:rFonts w:hint="default"/>
                <w:color w:val="000000"/>
                <w:vertAlign w:val="baseline"/>
                <w:lang w:val="en-US" w:eastAsia="zh-CN"/>
              </w:rPr>
            </w:pPr>
            <w:r>
              <w:rPr>
                <w:rFonts w:hint="eastAsia" w:eastAsia="宋体"/>
                <w:color w:val="000000"/>
                <w:vertAlign w:val="baseline"/>
                <w:lang w:eastAsia="zh-CN"/>
              </w:rPr>
              <w:t>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numPr>
                <w:ilvl w:val="-1"/>
                <w:numId w:val="0"/>
              </w:numPr>
              <w:rPr>
                <w:rFonts w:hint="eastAsia"/>
                <w:color w:val="000000"/>
                <w:vertAlign w:val="baseline"/>
                <w:lang w:eastAsia="zh-CN"/>
              </w:rPr>
            </w:pPr>
            <w:r>
              <w:rPr>
                <w:rFonts w:hint="eastAsia" w:eastAsia="宋体"/>
                <w:color w:val="000000"/>
                <w:vertAlign w:val="baseline"/>
                <w:lang w:eastAsia="zh-CN"/>
              </w:rPr>
              <w:t>启用</w:t>
            </w:r>
          </w:p>
        </w:tc>
        <w:tc>
          <w:tcPr>
            <w:tcW w:w="1916" w:type="dxa"/>
          </w:tcPr>
          <w:p>
            <w:pPr>
              <w:numPr>
                <w:ilvl w:val="-1"/>
                <w:numId w:val="0"/>
              </w:numPr>
              <w:rPr>
                <w:rFonts w:hint="eastAsia"/>
                <w:color w:val="000000"/>
                <w:vertAlign w:val="baseline"/>
                <w:lang w:eastAsia="zh-CN"/>
              </w:rPr>
            </w:pPr>
            <w:r>
              <w:rPr>
                <w:rFonts w:hint="eastAsia" w:eastAsia="宋体"/>
                <w:color w:val="000000"/>
                <w:vertAlign w:val="baseline"/>
                <w:lang w:eastAsia="zh-CN"/>
              </w:rPr>
              <w:t>停用</w:t>
            </w:r>
          </w:p>
        </w:tc>
        <w:tc>
          <w:tcPr>
            <w:tcW w:w="1967" w:type="dxa"/>
          </w:tcPr>
          <w:p>
            <w:pPr>
              <w:numPr>
                <w:ilvl w:val="-1"/>
                <w:numId w:val="0"/>
              </w:numPr>
              <w:rPr>
                <w:rFonts w:hint="eastAsia"/>
                <w:color w:val="000000"/>
                <w:vertAlign w:val="baseline"/>
                <w:lang w:val="en-US" w:eastAsia="zh-CN"/>
              </w:rPr>
            </w:pPr>
            <w:r>
              <w:rPr>
                <w:rFonts w:hint="eastAsia" w:eastAsia="宋体"/>
                <w:color w:val="000000"/>
                <w:vertAlign w:val="baseline"/>
                <w:lang w:val="en-US" w:eastAsia="zh-CN"/>
              </w:rPr>
              <w:t>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numPr>
                <w:ilvl w:val="-1"/>
                <w:numId w:val="0"/>
              </w:numPr>
              <w:rPr>
                <w:rFonts w:hint="eastAsia"/>
                <w:color w:val="000000"/>
                <w:vertAlign w:val="baseline"/>
                <w:lang w:eastAsia="zh-CN"/>
              </w:rPr>
            </w:pPr>
            <w:r>
              <w:rPr>
                <w:rFonts w:hint="eastAsia" w:eastAsia="宋体"/>
                <w:color w:val="000000"/>
                <w:vertAlign w:val="baseline"/>
                <w:lang w:eastAsia="zh-CN"/>
              </w:rPr>
              <w:t>停用</w:t>
            </w:r>
          </w:p>
        </w:tc>
        <w:tc>
          <w:tcPr>
            <w:tcW w:w="1916" w:type="dxa"/>
          </w:tcPr>
          <w:p>
            <w:pPr>
              <w:numPr>
                <w:ilvl w:val="-1"/>
                <w:numId w:val="0"/>
              </w:numPr>
              <w:rPr>
                <w:rFonts w:hint="eastAsia"/>
                <w:color w:val="000000"/>
                <w:vertAlign w:val="baseline"/>
                <w:lang w:eastAsia="zh-CN"/>
              </w:rPr>
            </w:pPr>
            <w:r>
              <w:rPr>
                <w:rFonts w:hint="eastAsia" w:eastAsia="宋体"/>
                <w:color w:val="000000"/>
                <w:vertAlign w:val="baseline"/>
                <w:lang w:eastAsia="zh-CN"/>
              </w:rPr>
              <w:t>启用</w:t>
            </w:r>
          </w:p>
        </w:tc>
        <w:tc>
          <w:tcPr>
            <w:tcW w:w="1967" w:type="dxa"/>
          </w:tcPr>
          <w:p>
            <w:pPr>
              <w:numPr>
                <w:ilvl w:val="-1"/>
                <w:numId w:val="0"/>
              </w:numPr>
              <w:rPr>
                <w:rFonts w:hint="eastAsia"/>
                <w:color w:val="000000"/>
                <w:vertAlign w:val="baseline"/>
                <w:lang w:val="en-US" w:eastAsia="zh-CN"/>
              </w:rPr>
            </w:pPr>
            <w:r>
              <w:rPr>
                <w:rFonts w:hint="eastAsia" w:eastAsia="宋体"/>
                <w:color w:val="000000"/>
                <w:vertAlign w:val="baseline"/>
                <w:lang w:eastAsia="zh-CN"/>
              </w:rPr>
              <w:t>启用</w:t>
            </w:r>
          </w:p>
        </w:tc>
      </w:tr>
    </w:tbl>
    <w:p>
      <w:pPr>
        <w:rPr>
          <w:rFonts w:hint="default"/>
          <w:lang w:eastAsia="zh-CN"/>
        </w:rPr>
      </w:pPr>
    </w:p>
    <w:p>
      <w:pPr>
        <w:pStyle w:val="7"/>
        <w:bidi w:val="0"/>
        <w:ind w:left="1152" w:leftChars="0" w:hanging="1152" w:firstLineChars="0"/>
        <w:rPr>
          <w:rFonts w:hint="default"/>
          <w:lang w:eastAsia="zh-CN"/>
        </w:rPr>
      </w:pPr>
      <w:r>
        <w:rPr>
          <w:rFonts w:hint="eastAsia" w:eastAsia="宋体"/>
          <w:lang w:eastAsia="zh-CN"/>
        </w:rPr>
        <w:t>按钮</w:t>
      </w:r>
    </w:p>
    <w:p>
      <w:pPr>
        <w:pStyle w:val="8"/>
        <w:bidi w:val="0"/>
        <w:ind w:left="1296" w:leftChars="0" w:hanging="1296" w:firstLineChars="0"/>
        <w:rPr>
          <w:rFonts w:hint="eastAsia"/>
          <w:lang w:val="en-US" w:eastAsia="zh-CN"/>
        </w:rPr>
      </w:pPr>
      <w:r>
        <w:rPr>
          <w:rFonts w:hint="eastAsia" w:eastAsia="宋体"/>
          <w:lang w:val="en-US" w:eastAsia="zh-CN"/>
        </w:rPr>
        <w:t>查询</w:t>
      </w:r>
    </w:p>
    <w:p>
      <w:pPr>
        <w:numPr>
          <w:ilvl w:val="-1"/>
          <w:numId w:val="0"/>
        </w:numPr>
        <w:ind w:firstLine="420"/>
        <w:rPr>
          <w:rFonts w:hint="eastAsia"/>
          <w:lang w:val="en-US" w:eastAsia="zh-CN"/>
        </w:rPr>
      </w:pPr>
      <w:r>
        <w:rPr>
          <w:rFonts w:hint="eastAsia" w:eastAsia="宋体"/>
          <w:bCs/>
          <w:kern w:val="44"/>
          <w:szCs w:val="21"/>
          <w:lang w:val="en-US" w:eastAsia="zh-CN"/>
        </w:rPr>
        <w:t>点击列表上方“查询”按钮后刷新页面，展示根据筛选条件展示符合条件的数据。</w:t>
      </w:r>
    </w:p>
    <w:p>
      <w:pPr>
        <w:pStyle w:val="8"/>
        <w:bidi w:val="0"/>
        <w:ind w:left="1296" w:leftChars="0" w:hanging="1296" w:firstLineChars="0"/>
        <w:rPr>
          <w:rFonts w:hint="eastAsia"/>
          <w:lang w:val="en-US" w:eastAsia="zh-CN"/>
        </w:rPr>
      </w:pPr>
      <w:r>
        <w:rPr>
          <w:rFonts w:hint="eastAsia" w:eastAsia="宋体"/>
          <w:lang w:val="en-US" w:eastAsia="zh-CN"/>
        </w:rPr>
        <w:t>重置</w:t>
      </w:r>
    </w:p>
    <w:p>
      <w:pPr>
        <w:numPr>
          <w:ilvl w:val="-1"/>
          <w:numId w:val="0"/>
        </w:numPr>
        <w:ind w:firstLine="420"/>
        <w:rPr>
          <w:rFonts w:hint="eastAsia"/>
          <w:lang w:val="en-US" w:eastAsia="zh-CN"/>
        </w:rPr>
      </w:pPr>
      <w:r>
        <w:rPr>
          <w:rFonts w:hint="eastAsia" w:eastAsia="宋体"/>
          <w:bCs/>
          <w:kern w:val="44"/>
          <w:szCs w:val="21"/>
          <w:lang w:val="en-US" w:eastAsia="zh-CN"/>
        </w:rPr>
        <w:t>点击列表上方“重置”按钮后清空筛选条件并刷新页面展示用户有权限看到的所有数据。</w:t>
      </w:r>
    </w:p>
    <w:p>
      <w:pPr>
        <w:pStyle w:val="8"/>
        <w:bidi w:val="0"/>
        <w:ind w:left="1296" w:leftChars="0" w:hanging="1296" w:firstLineChars="0"/>
        <w:rPr>
          <w:rFonts w:hint="eastAsia"/>
          <w:lang w:val="en-US" w:eastAsia="zh-CN"/>
        </w:rPr>
      </w:pPr>
      <w:r>
        <w:rPr>
          <w:rFonts w:hint="eastAsia" w:eastAsia="宋体"/>
          <w:lang w:val="en-US" w:eastAsia="zh-CN"/>
        </w:rPr>
        <w:t>新增</w:t>
      </w:r>
    </w:p>
    <w:p>
      <w:pPr>
        <w:keepNext w:val="0"/>
        <w:keepLines w:val="0"/>
        <w:pageBreakBefore w:val="0"/>
        <w:widowControl/>
        <w:numPr>
          <w:ilvl w:val="-1"/>
          <w:numId w:val="0"/>
        </w:numPr>
        <w:kinsoku/>
        <w:wordWrap/>
        <w:overflowPunct/>
        <w:topLinePunct w:val="0"/>
        <w:autoSpaceDE/>
        <w:autoSpaceDN/>
        <w:bidi w:val="0"/>
        <w:adjustRightInd/>
        <w:snapToGrid/>
        <w:ind w:left="0" w:leftChars="0" w:firstLine="420" w:firstLineChars="0"/>
        <w:textAlignment w:val="auto"/>
        <w:rPr>
          <w:rFonts w:hint="eastAsia"/>
          <w:bCs/>
          <w:kern w:val="44"/>
          <w:szCs w:val="21"/>
          <w:lang w:val="en-US" w:eastAsia="zh-CN"/>
        </w:rPr>
      </w:pPr>
      <w:r>
        <w:rPr>
          <w:rFonts w:hint="eastAsia" w:eastAsia="宋体"/>
          <w:bCs/>
          <w:kern w:val="44"/>
          <w:szCs w:val="21"/>
          <w:lang w:val="en-US" w:eastAsia="zh-CN"/>
        </w:rPr>
        <w:t>点击列表上方新增图标，点击后弹窗新增需要新增的信息，包括基础报送信息配置（第一步）、流程和人员配置（第二步）、预览（第三步）。</w:t>
      </w:r>
    </w:p>
    <w:p>
      <w:pPr>
        <w:keepNext w:val="0"/>
        <w:keepLines w:val="0"/>
        <w:pageBreakBefore w:val="0"/>
        <w:widowControl/>
        <w:numPr>
          <w:ilvl w:val="-1"/>
          <w:numId w:val="0"/>
        </w:numPr>
        <w:kinsoku/>
        <w:wordWrap/>
        <w:overflowPunct/>
        <w:topLinePunct w:val="0"/>
        <w:autoSpaceDE/>
        <w:autoSpaceDN/>
        <w:bidi w:val="0"/>
        <w:adjustRightInd/>
        <w:snapToGrid/>
        <w:ind w:left="0" w:leftChars="0" w:firstLine="420" w:firstLineChars="0"/>
        <w:textAlignment w:val="auto"/>
        <w:rPr>
          <w:rFonts w:hint="eastAsia"/>
          <w:bCs/>
          <w:kern w:val="44"/>
          <w:szCs w:val="21"/>
          <w:lang w:val="en-US" w:eastAsia="zh-CN"/>
        </w:rPr>
      </w:pPr>
    </w:p>
    <w:p>
      <w:pPr>
        <w:keepNext w:val="0"/>
        <w:keepLines w:val="0"/>
        <w:pageBreakBefore w:val="0"/>
        <w:widowControl/>
        <w:numPr>
          <w:ilvl w:val="0"/>
          <w:numId w:val="7"/>
        </w:numPr>
        <w:kinsoku/>
        <w:wordWrap/>
        <w:overflowPunct/>
        <w:topLinePunct w:val="0"/>
        <w:autoSpaceDE/>
        <w:autoSpaceDN/>
        <w:bidi w:val="0"/>
        <w:adjustRightInd/>
        <w:snapToGrid/>
        <w:ind w:left="420" w:leftChars="0" w:hanging="420" w:firstLineChars="0"/>
        <w:textAlignment w:val="auto"/>
        <w:rPr>
          <w:rFonts w:hint="eastAsia"/>
          <w:color w:val="000000"/>
          <w:lang w:eastAsia="zh-CN"/>
        </w:rPr>
      </w:pPr>
      <w:r>
        <w:rPr>
          <w:rFonts w:hint="eastAsia" w:eastAsia="宋体"/>
          <w:bCs/>
          <w:kern w:val="44"/>
          <w:szCs w:val="21"/>
          <w:lang w:val="en-US" w:eastAsia="zh-CN"/>
        </w:rPr>
        <w:t>基础报送信息配置（第一步）</w:t>
      </w:r>
      <w:r>
        <w:rPr>
          <w:rFonts w:hint="eastAsia" w:eastAsia="宋体"/>
          <w:color w:val="000000"/>
          <w:lang w:eastAsia="zh-CN"/>
        </w:rPr>
        <w:t>主要包括以下内容：</w:t>
      </w:r>
    </w:p>
    <w:p>
      <w:pPr>
        <w:keepNext w:val="0"/>
        <w:keepLines w:val="0"/>
        <w:pageBreakBefore w:val="0"/>
        <w:widowControl/>
        <w:numPr>
          <w:ilvl w:val="0"/>
          <w:numId w:val="0"/>
        </w:numPr>
        <w:kinsoku/>
        <w:wordWrap/>
        <w:overflowPunct/>
        <w:topLinePunct w:val="0"/>
        <w:autoSpaceDE/>
        <w:autoSpaceDN/>
        <w:bidi w:val="0"/>
        <w:adjustRightInd/>
        <w:snapToGrid/>
        <w:ind w:leftChars="0"/>
        <w:textAlignment w:val="auto"/>
        <w:rPr>
          <w:rFonts w:hint="eastAsia"/>
          <w:color w:val="000000"/>
          <w:lang w:eastAsia="zh-CN"/>
        </w:rPr>
      </w:pPr>
      <w:ins w:id="156" w:author="周婷" w:date="2020-08-27T14:11:38Z">
        <w:r>
          <w:rPr>
            <w:rFonts w:hint="eastAsia" w:eastAsia="宋体"/>
            <w:lang w:eastAsia="zh-CN"/>
          </w:rPr>
          <w:t>（</w:t>
        </w:r>
      </w:ins>
      <w:ins w:id="157" w:author="周婷" w:date="2020-08-27T14:11:39Z">
        <w:r>
          <w:rPr>
            <w:rFonts w:hint="eastAsia" w:eastAsia="宋体"/>
            <w:lang w:val="en-US" w:eastAsia="zh-CN"/>
          </w:rPr>
          <w:t>TBC</w:t>
        </w:r>
      </w:ins>
      <w:ins w:id="158" w:author="周婷" w:date="2020-08-27T14:11:38Z">
        <w:r>
          <w:rPr>
            <w:rFonts w:hint="eastAsia" w:eastAsia="宋体"/>
            <w:lang w:eastAsia="zh-CN"/>
          </w:rPr>
          <w:t>）</w:t>
        </w:r>
      </w:ins>
      <w:del w:id="159" w:author="周婷" w:date="2020-08-26T20:54:17Z">
        <w:r>
          <w:rPr/>
          <w:drawing>
            <wp:inline distT="0" distB="0" distL="114300" distR="114300">
              <wp:extent cx="6113780" cy="6318250"/>
              <wp:effectExtent l="0" t="0" r="1270" b="635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5"/>
                      <a:stretch>
                        <a:fillRect/>
                      </a:stretch>
                    </pic:blipFill>
                    <pic:spPr>
                      <a:xfrm>
                        <a:off x="0" y="0"/>
                        <a:ext cx="6113780" cy="6318250"/>
                      </a:xfrm>
                      <a:prstGeom prst="rect">
                        <a:avLst/>
                      </a:prstGeom>
                      <a:noFill/>
                      <a:ln>
                        <a:noFill/>
                      </a:ln>
                    </pic:spPr>
                  </pic:pic>
                </a:graphicData>
              </a:graphic>
            </wp:inline>
          </w:drawing>
        </w:r>
      </w:del>
    </w:p>
    <w:tbl>
      <w:tblPr>
        <w:tblStyle w:val="31"/>
        <w:tblW w:w="98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1"/>
        <w:gridCol w:w="1179"/>
        <w:gridCol w:w="847"/>
        <w:gridCol w:w="733"/>
        <w:gridCol w:w="3217"/>
        <w:gridCol w:w="2953"/>
        <w:tblGridChange w:id="161">
          <w:tblGrid>
            <w:gridCol w:w="921"/>
            <w:gridCol w:w="1179"/>
            <w:gridCol w:w="847"/>
            <w:gridCol w:w="733"/>
            <w:gridCol w:w="3217"/>
            <w:gridCol w:w="2953"/>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字段</w:t>
            </w:r>
          </w:p>
        </w:tc>
        <w:tc>
          <w:tcPr>
            <w:tcW w:w="1179"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描述</w:t>
            </w:r>
          </w:p>
        </w:tc>
        <w:tc>
          <w:tcPr>
            <w:tcW w:w="84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字段类型</w:t>
            </w:r>
          </w:p>
        </w:tc>
        <w:tc>
          <w:tcPr>
            <w:tcW w:w="73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b/>
                <w:bCs/>
                <w:sz w:val="24"/>
                <w:szCs w:val="24"/>
                <w:lang w:val="en-US" w:eastAsia="zh-CN" w:bidi="ar-SA"/>
              </w:rPr>
            </w:pPr>
            <w:r>
              <w:rPr>
                <w:rFonts w:hint="eastAsia" w:eastAsia="宋体"/>
                <w:b/>
                <w:bCs/>
                <w:color w:val="000000"/>
                <w:vertAlign w:val="baseline"/>
                <w:lang w:eastAsia="zh-CN"/>
              </w:rPr>
              <w:t>是否必填</w:t>
            </w:r>
          </w:p>
        </w:tc>
        <w:tc>
          <w:tcPr>
            <w:tcW w:w="321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备注</w:t>
            </w:r>
          </w:p>
        </w:tc>
        <w:tc>
          <w:tcPr>
            <w:tcW w:w="2953"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提示语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选择报表</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需要报送的报表</w:t>
            </w: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下拉选择</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是</w:t>
            </w:r>
          </w:p>
        </w:tc>
        <w:tc>
          <w:tcPr>
            <w:tcW w:w="321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 支持模糊搜索</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2 单选</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3 选项来源：</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-需要报送的补录的报表</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-需要报送的填列的报表</w:t>
            </w:r>
          </w:p>
          <w:p>
            <w:pPr>
              <w:widowControl w:val="0"/>
              <w:jc w:val="both"/>
              <w:rPr>
                <w:ins w:id="162" w:author="周婷" w:date="2020-08-27T14:07:47Z"/>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-需要报送的系统自动计算的报表</w:t>
            </w:r>
          </w:p>
          <w:p>
            <w:pPr>
              <w:widowControl w:val="0"/>
              <w:jc w:val="both"/>
              <w:rPr>
                <w:rFonts w:hint="default" w:cs="宋体"/>
                <w:color w:val="000000"/>
                <w:sz w:val="24"/>
                <w:szCs w:val="24"/>
                <w:vertAlign w:val="baseline"/>
                <w:lang w:val="en-US" w:eastAsia="zh-CN" w:bidi="ar-SA"/>
              </w:rPr>
            </w:pPr>
            <w:ins w:id="163" w:author="周婷" w:date="2020-08-27T14:07:52Z">
              <w:r>
                <w:rPr>
                  <w:rFonts w:hint="eastAsia" w:eastAsia="宋体" w:cs="宋体"/>
                  <w:color w:val="000000"/>
                  <w:sz w:val="24"/>
                  <w:szCs w:val="24"/>
                  <w:vertAlign w:val="baseline"/>
                  <w:lang w:val="en-US" w:eastAsia="zh-CN" w:bidi="ar-SA"/>
                </w:rPr>
                <w:t>4</w:t>
              </w:r>
            </w:ins>
            <w:ins w:id="164" w:author="周婷" w:date="2020-08-27T14:07:59Z">
              <w:r>
                <w:rPr>
                  <w:rFonts w:hint="eastAsia" w:eastAsia="宋体" w:cs="宋体"/>
                  <w:color w:val="000000"/>
                  <w:sz w:val="24"/>
                  <w:szCs w:val="24"/>
                  <w:vertAlign w:val="baseline"/>
                  <w:lang w:val="en-US" w:eastAsia="zh-CN" w:bidi="ar-SA"/>
                </w:rPr>
                <w:t xml:space="preserve"> </w:t>
              </w:r>
            </w:ins>
            <w:ins w:id="165" w:author="周婷" w:date="2020-08-27T14:08:03Z">
              <w:r>
                <w:rPr>
                  <w:rFonts w:hint="eastAsia" w:eastAsia="宋体" w:cs="宋体"/>
                  <w:color w:val="000000"/>
                  <w:sz w:val="24"/>
                  <w:szCs w:val="24"/>
                  <w:vertAlign w:val="baseline"/>
                  <w:lang w:val="en-US" w:eastAsia="zh-CN" w:bidi="ar-SA"/>
                </w:rPr>
                <w:t>选项</w:t>
              </w:r>
            </w:ins>
            <w:ins w:id="166" w:author="周婷" w:date="2020-08-27T14:08:05Z">
              <w:r>
                <w:rPr>
                  <w:rFonts w:hint="eastAsia" w:eastAsia="宋体" w:cs="宋体"/>
                  <w:color w:val="000000"/>
                  <w:sz w:val="24"/>
                  <w:szCs w:val="24"/>
                  <w:vertAlign w:val="baseline"/>
                  <w:lang w:val="en-US" w:eastAsia="zh-CN" w:bidi="ar-SA"/>
                </w:rPr>
                <w:t>只能是</w:t>
              </w:r>
            </w:ins>
            <w:ins w:id="167" w:author="周婷" w:date="2020-08-27T14:08:18Z">
              <w:r>
                <w:rPr>
                  <w:rFonts w:hint="eastAsia" w:eastAsia="宋体" w:cs="宋体"/>
                  <w:color w:val="000000"/>
                  <w:sz w:val="24"/>
                  <w:szCs w:val="24"/>
                  <w:vertAlign w:val="baseline"/>
                  <w:lang w:val="en-US" w:eastAsia="zh-CN" w:bidi="ar-SA"/>
                </w:rPr>
                <w:t>已上线还未配置的报表</w:t>
              </w:r>
            </w:ins>
            <w:ins w:id="168" w:author="周婷" w:date="2020-08-27T14:08:24Z">
              <w:r>
                <w:rPr>
                  <w:rFonts w:hint="eastAsia" w:eastAsia="宋体" w:cs="宋体"/>
                  <w:color w:val="000000"/>
                  <w:sz w:val="24"/>
                  <w:szCs w:val="24"/>
                  <w:vertAlign w:val="baseline"/>
                  <w:lang w:val="en-US" w:eastAsia="zh-CN" w:bidi="ar-SA"/>
                </w:rPr>
                <w:t>，已经</w:t>
              </w:r>
            </w:ins>
            <w:ins w:id="169" w:author="周婷" w:date="2020-08-27T14:08:25Z">
              <w:r>
                <w:rPr>
                  <w:rFonts w:hint="eastAsia" w:eastAsia="宋体" w:cs="宋体"/>
                  <w:color w:val="000000"/>
                  <w:sz w:val="24"/>
                  <w:szCs w:val="24"/>
                  <w:vertAlign w:val="baseline"/>
                  <w:lang w:val="en-US" w:eastAsia="zh-CN" w:bidi="ar-SA"/>
                </w:rPr>
                <w:t>配置</w:t>
              </w:r>
            </w:ins>
            <w:ins w:id="170" w:author="周婷" w:date="2020-08-27T14:08:26Z">
              <w:r>
                <w:rPr>
                  <w:rFonts w:hint="eastAsia" w:eastAsia="宋体" w:cs="宋体"/>
                  <w:color w:val="000000"/>
                  <w:sz w:val="24"/>
                  <w:szCs w:val="24"/>
                  <w:vertAlign w:val="baseline"/>
                  <w:lang w:val="en-US" w:eastAsia="zh-CN" w:bidi="ar-SA"/>
                </w:rPr>
                <w:t>过的</w:t>
              </w:r>
            </w:ins>
            <w:ins w:id="171" w:author="周婷" w:date="2020-08-27T14:08:27Z">
              <w:r>
                <w:rPr>
                  <w:rFonts w:hint="eastAsia" w:eastAsia="宋体" w:cs="宋体"/>
                  <w:color w:val="000000"/>
                  <w:sz w:val="24"/>
                  <w:szCs w:val="24"/>
                  <w:vertAlign w:val="baseline"/>
                  <w:lang w:val="en-US" w:eastAsia="zh-CN" w:bidi="ar-SA"/>
                </w:rPr>
                <w:t>报表</w:t>
              </w:r>
            </w:ins>
            <w:ins w:id="172" w:author="周婷" w:date="2020-08-27T14:08:29Z">
              <w:r>
                <w:rPr>
                  <w:rFonts w:hint="eastAsia" w:eastAsia="宋体" w:cs="宋体"/>
                  <w:color w:val="000000"/>
                  <w:sz w:val="24"/>
                  <w:szCs w:val="24"/>
                  <w:vertAlign w:val="baseline"/>
                  <w:lang w:val="en-US" w:eastAsia="zh-CN" w:bidi="ar-SA"/>
                </w:rPr>
                <w:t>不会</w:t>
              </w:r>
            </w:ins>
            <w:ins w:id="173" w:author="周婷" w:date="2020-08-27T14:08:35Z">
              <w:r>
                <w:rPr>
                  <w:rFonts w:hint="eastAsia" w:eastAsia="宋体" w:cs="宋体"/>
                  <w:color w:val="000000"/>
                  <w:sz w:val="24"/>
                  <w:szCs w:val="24"/>
                  <w:vertAlign w:val="baseline"/>
                  <w:lang w:val="en-US" w:eastAsia="zh-CN" w:bidi="ar-SA"/>
                </w:rPr>
                <w:t>作为</w:t>
              </w:r>
            </w:ins>
            <w:ins w:id="174" w:author="周婷" w:date="2020-08-27T14:08:36Z">
              <w:r>
                <w:rPr>
                  <w:rFonts w:hint="eastAsia" w:eastAsia="宋体" w:cs="宋体"/>
                  <w:color w:val="000000"/>
                  <w:sz w:val="24"/>
                  <w:szCs w:val="24"/>
                  <w:vertAlign w:val="baseline"/>
                  <w:lang w:val="en-US" w:eastAsia="zh-CN" w:bidi="ar-SA"/>
                </w:rPr>
                <w:t>选项</w:t>
              </w:r>
            </w:ins>
          </w:p>
        </w:tc>
        <w:tc>
          <w:tcPr>
            <w:tcW w:w="295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-默认提示语：请选择报表</w:t>
            </w:r>
          </w:p>
          <w:p>
            <w:pPr>
              <w:widowControl w:val="0"/>
              <w:jc w:val="both"/>
              <w:rPr>
                <w:rFonts w:hint="eastAsia"/>
                <w:color w:val="000000"/>
                <w:lang w:eastAsia="zh-CN"/>
              </w:rPr>
            </w:pPr>
            <w:r>
              <w:rPr>
                <w:rFonts w:hint="eastAsia" w:eastAsia="宋体"/>
                <w:color w:val="000000"/>
                <w:lang w:val="en-US" w:eastAsia="zh-CN"/>
              </w:rPr>
              <w:t>-错误提示语：报表不能为空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报送频率</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报表需要报送的频率</w:t>
            </w: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字符串</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w:t>
            </w:r>
          </w:p>
        </w:tc>
        <w:tc>
          <w:tcPr>
            <w:tcW w:w="321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 只是展示</w:t>
            </w:r>
          </w:p>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2 根据需要报送表的维护表里获取对应报表的报送频率</w:t>
            </w:r>
          </w:p>
        </w:tc>
        <w:tc>
          <w:tcPr>
            <w:tcW w:w="2953" w:type="dxa"/>
            <w:vAlign w:val="top"/>
          </w:tcPr>
          <w:p>
            <w:pPr>
              <w:widowControl w:val="0"/>
              <w:jc w:val="both"/>
              <w:rPr>
                <w:rFonts w:hint="eastAsia"/>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eastAsia="宋体"/>
                <w:color w:val="000000"/>
                <w:vertAlign w:val="baseline"/>
                <w:lang w:val="en-US" w:eastAsia="zh-CN"/>
              </w:rPr>
            </w:pPr>
            <w:r>
              <w:rPr>
                <w:rFonts w:hint="eastAsia" w:eastAsia="宋体"/>
                <w:color w:val="000000"/>
                <w:vertAlign w:val="baseline"/>
                <w:lang w:val="en-US" w:eastAsia="zh-CN"/>
              </w:rPr>
              <w:t>来源</w:t>
            </w:r>
          </w:p>
        </w:tc>
        <w:tc>
          <w:tcPr>
            <w:tcW w:w="1179" w:type="dxa"/>
            <w:vAlign w:val="top"/>
          </w:tcPr>
          <w:p>
            <w:pPr>
              <w:widowControl w:val="0"/>
              <w:jc w:val="both"/>
              <w:rPr>
                <w:rFonts w:hint="eastAsia"/>
                <w:color w:val="000000"/>
                <w:vertAlign w:val="baseline"/>
                <w:lang w:eastAsia="zh-CN"/>
              </w:rPr>
            </w:pPr>
            <w:r>
              <w:rPr>
                <w:rFonts w:hint="eastAsia" w:eastAsia="宋体"/>
                <w:color w:val="000000"/>
                <w:vertAlign w:val="baseline"/>
                <w:lang w:eastAsia="zh-CN"/>
              </w:rPr>
              <w:t>报表数据来源</w:t>
            </w: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字符串</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w:t>
            </w:r>
          </w:p>
        </w:tc>
        <w:tc>
          <w:tcPr>
            <w:tcW w:w="321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 只是展示</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2 包括</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-补录</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-系统计算</w:t>
            </w:r>
          </w:p>
          <w:p>
            <w:pPr>
              <w:widowControl w:val="0"/>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-填列</w:t>
            </w:r>
          </w:p>
        </w:tc>
        <w:tc>
          <w:tcPr>
            <w:tcW w:w="2953" w:type="dxa"/>
            <w:vAlign w:val="top"/>
          </w:tcPr>
          <w:p>
            <w:pPr>
              <w:widowControl w:val="0"/>
              <w:jc w:val="both"/>
              <w:rPr>
                <w:rFonts w:hint="eastAsia"/>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eastAsia="宋体"/>
                <w:color w:val="000000"/>
                <w:vertAlign w:val="baseline"/>
                <w:lang w:eastAsia="zh-CN"/>
              </w:rPr>
              <w:t>报送单位</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需要报送的单位</w:t>
            </w:r>
          </w:p>
        </w:tc>
        <w:tc>
          <w:tcPr>
            <w:tcW w:w="84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下拉选择</w:t>
            </w:r>
          </w:p>
        </w:tc>
        <w:tc>
          <w:tcPr>
            <w:tcW w:w="733" w:type="dxa"/>
            <w:vAlign w:val="top"/>
          </w:tcPr>
          <w:p>
            <w:pPr>
              <w:widowControl w:val="0"/>
              <w:jc w:val="both"/>
              <w:rPr>
                <w:rFonts w:hint="eastAsia" w:cs="宋体"/>
                <w:color w:val="000000"/>
                <w:sz w:val="24"/>
                <w:szCs w:val="24"/>
                <w:lang w:val="en-US" w:eastAsia="zh-CN" w:bidi="ar-SA"/>
              </w:rPr>
            </w:pPr>
            <w:r>
              <w:rPr>
                <w:rFonts w:hint="eastAsia" w:eastAsia="宋体" w:cs="宋体"/>
                <w:color w:val="000000"/>
                <w:sz w:val="24"/>
                <w:szCs w:val="24"/>
                <w:lang w:val="en-US" w:eastAsia="zh-CN" w:bidi="ar-SA"/>
              </w:rPr>
              <w:t>是</w:t>
            </w:r>
          </w:p>
        </w:tc>
        <w:tc>
          <w:tcPr>
            <w:tcW w:w="321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 支持模糊搜索</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2 多选</w:t>
            </w:r>
          </w:p>
          <w:p>
            <w:pPr>
              <w:widowControl w:val="0"/>
              <w:jc w:val="both"/>
              <w:rPr>
                <w:rFonts w:hint="eastAsia" w:cs="Arial"/>
                <w:szCs w:val="21"/>
              </w:rPr>
            </w:pPr>
            <w:r>
              <w:rPr>
                <w:rFonts w:hint="eastAsia" w:eastAsia="宋体" w:cs="Arial"/>
                <w:szCs w:val="21"/>
                <w:lang w:val="en-US" w:eastAsia="zh-CN"/>
              </w:rPr>
              <w:t xml:space="preserve">3 </w:t>
            </w:r>
            <w:r>
              <w:rPr>
                <w:rFonts w:hint="eastAsia" w:eastAsia="宋体" w:cs="Arial"/>
                <w:szCs w:val="21"/>
              </w:rPr>
              <w:t>显示公司简称</w:t>
            </w:r>
          </w:p>
          <w:p>
            <w:pPr>
              <w:widowControl w:val="0"/>
              <w:jc w:val="both"/>
              <w:rPr>
                <w:rFonts w:hint="default" w:cs="Arial"/>
                <w:szCs w:val="21"/>
                <w:lang w:val="en-US" w:eastAsia="zh-CN"/>
              </w:rPr>
            </w:pPr>
            <w:r>
              <w:rPr>
                <w:rFonts w:hint="eastAsia" w:eastAsia="宋体" w:cs="宋体"/>
                <w:color w:val="000000"/>
                <w:sz w:val="24"/>
                <w:szCs w:val="24"/>
                <w:vertAlign w:val="baseline"/>
                <w:lang w:val="en-US" w:eastAsia="zh-CN" w:bidi="ar-SA"/>
              </w:rPr>
              <w:t>4根据需要报送表的维护表里获取对应报表的报送单位</w:t>
            </w:r>
          </w:p>
        </w:tc>
        <w:tc>
          <w:tcPr>
            <w:tcW w:w="295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-默认提示语：请选择报送单位</w:t>
            </w:r>
          </w:p>
          <w:p>
            <w:pPr>
              <w:widowControl w:val="0"/>
              <w:jc w:val="both"/>
              <w:rPr>
                <w:rFonts w:hint="eastAsia"/>
                <w:color w:val="000000"/>
                <w:lang w:eastAsia="zh-CN"/>
              </w:rPr>
            </w:pPr>
            <w:r>
              <w:rPr>
                <w:rFonts w:hint="eastAsia" w:eastAsia="宋体"/>
                <w:color w:val="000000"/>
                <w:lang w:val="en-US" w:eastAsia="zh-CN"/>
              </w:rPr>
              <w:t>-错误提示语：报送单位不能为空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集团属主部门</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报送报表对应可以查看的集团属主部门</w:t>
            </w: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下拉选择</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是</w:t>
            </w:r>
          </w:p>
        </w:tc>
        <w:tc>
          <w:tcPr>
            <w:tcW w:w="321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 单选</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2 选项来源：所有集团部门清单，包括：</w:t>
            </w:r>
          </w:p>
          <w:p>
            <w:pPr>
              <w:widowControl w:val="0"/>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w:t>
            </w:r>
            <w:r>
              <w:rPr>
                <w:rFonts w:hint="default" w:eastAsia="宋体" w:cs="宋体"/>
                <w:color w:val="000000"/>
                <w:sz w:val="24"/>
                <w:szCs w:val="24"/>
                <w:vertAlign w:val="baseline"/>
                <w:lang w:val="en-US" w:eastAsia="zh-CN" w:bidi="ar-SA"/>
              </w:rPr>
              <w:t>集团财务会计部</w:t>
            </w:r>
          </w:p>
          <w:p>
            <w:pPr>
              <w:widowControl w:val="0"/>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w:t>
            </w:r>
            <w:r>
              <w:rPr>
                <w:rFonts w:hint="default" w:eastAsia="宋体" w:cs="宋体"/>
                <w:color w:val="000000"/>
                <w:sz w:val="24"/>
                <w:szCs w:val="24"/>
                <w:vertAlign w:val="baseline"/>
                <w:lang w:val="en-US" w:eastAsia="zh-CN" w:bidi="ar-SA"/>
              </w:rPr>
              <w:t>集团风险合规部</w:t>
            </w:r>
          </w:p>
          <w:p>
            <w:pPr>
              <w:widowControl w:val="0"/>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w:t>
            </w:r>
            <w:r>
              <w:rPr>
                <w:rFonts w:hint="default" w:eastAsia="宋体" w:cs="宋体"/>
                <w:color w:val="000000"/>
                <w:sz w:val="24"/>
                <w:szCs w:val="24"/>
                <w:vertAlign w:val="baseline"/>
                <w:lang w:val="en-US" w:eastAsia="zh-CN" w:bidi="ar-SA"/>
              </w:rPr>
              <w:t>集团国际部</w:t>
            </w:r>
          </w:p>
          <w:p>
            <w:pPr>
              <w:widowControl w:val="0"/>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w:t>
            </w:r>
            <w:r>
              <w:rPr>
                <w:rFonts w:hint="default" w:eastAsia="宋体" w:cs="宋体"/>
                <w:color w:val="000000"/>
                <w:sz w:val="24"/>
                <w:szCs w:val="24"/>
                <w:vertAlign w:val="baseline"/>
                <w:lang w:val="en-US" w:eastAsia="zh-CN" w:bidi="ar-SA"/>
              </w:rPr>
              <w:t>集团人力资源部</w:t>
            </w:r>
          </w:p>
          <w:p>
            <w:pPr>
              <w:widowControl w:val="0"/>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w:t>
            </w:r>
            <w:r>
              <w:rPr>
                <w:rFonts w:hint="default" w:eastAsia="宋体" w:cs="宋体"/>
                <w:color w:val="000000"/>
                <w:sz w:val="24"/>
                <w:szCs w:val="24"/>
                <w:vertAlign w:val="baseline"/>
                <w:lang w:val="en-US" w:eastAsia="zh-CN" w:bidi="ar-SA"/>
              </w:rPr>
              <w:t>集团投资管理部</w:t>
            </w:r>
          </w:p>
          <w:p>
            <w:pPr>
              <w:widowControl w:val="0"/>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w:t>
            </w:r>
            <w:r>
              <w:rPr>
                <w:rFonts w:hint="default" w:eastAsia="宋体" w:cs="宋体"/>
                <w:color w:val="000000"/>
                <w:sz w:val="24"/>
                <w:szCs w:val="24"/>
                <w:vertAlign w:val="baseline"/>
                <w:lang w:val="en-US" w:eastAsia="zh-CN" w:bidi="ar-SA"/>
              </w:rPr>
              <w:t>集团业务管理部</w:t>
            </w:r>
          </w:p>
          <w:p>
            <w:pPr>
              <w:widowControl w:val="0"/>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w:t>
            </w:r>
            <w:r>
              <w:rPr>
                <w:rFonts w:hint="default" w:eastAsia="宋体" w:cs="宋体"/>
                <w:color w:val="000000"/>
                <w:sz w:val="24"/>
                <w:szCs w:val="24"/>
                <w:vertAlign w:val="baseline"/>
                <w:lang w:val="en-US" w:eastAsia="zh-CN" w:bidi="ar-SA"/>
              </w:rPr>
              <w:t>集团战略管理部</w:t>
            </w:r>
          </w:p>
          <w:p>
            <w:pPr>
              <w:widowControl w:val="0"/>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w:t>
            </w:r>
            <w:r>
              <w:rPr>
                <w:rFonts w:hint="default" w:eastAsia="宋体" w:cs="宋体"/>
                <w:color w:val="000000"/>
                <w:sz w:val="24"/>
                <w:szCs w:val="24"/>
                <w:vertAlign w:val="baseline"/>
                <w:lang w:val="en-US" w:eastAsia="zh-CN" w:bidi="ar-SA"/>
              </w:rPr>
              <w:t>集团董监办</w:t>
            </w:r>
          </w:p>
          <w:p>
            <w:pPr>
              <w:widowControl w:val="0"/>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w:t>
            </w:r>
            <w:r>
              <w:rPr>
                <w:rFonts w:hint="default" w:eastAsia="宋体" w:cs="宋体"/>
                <w:color w:val="000000"/>
                <w:sz w:val="24"/>
                <w:szCs w:val="24"/>
                <w:vertAlign w:val="baseline"/>
                <w:lang w:val="en-US" w:eastAsia="zh-CN" w:bidi="ar-SA"/>
              </w:rPr>
              <w:t>集团战客部</w:t>
            </w:r>
          </w:p>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w:t>
            </w:r>
            <w:r>
              <w:rPr>
                <w:rFonts w:hint="default" w:eastAsia="宋体" w:cs="宋体"/>
                <w:color w:val="000000"/>
                <w:sz w:val="24"/>
                <w:szCs w:val="24"/>
                <w:vertAlign w:val="baseline"/>
                <w:lang w:val="en-US" w:eastAsia="zh-CN" w:bidi="ar-SA"/>
              </w:rPr>
              <w:t>集团科技</w:t>
            </w:r>
            <w:r>
              <w:rPr>
                <w:rFonts w:hint="eastAsia" w:eastAsia="宋体" w:cs="宋体"/>
                <w:color w:val="000000"/>
                <w:sz w:val="24"/>
                <w:szCs w:val="24"/>
                <w:vertAlign w:val="baseline"/>
                <w:lang w:val="en-US" w:eastAsia="zh-CN" w:bidi="ar-SA"/>
              </w:rPr>
              <w:t>运营</w:t>
            </w:r>
            <w:r>
              <w:rPr>
                <w:rFonts w:hint="default" w:eastAsia="宋体" w:cs="宋体"/>
                <w:color w:val="000000"/>
                <w:sz w:val="24"/>
                <w:szCs w:val="24"/>
                <w:vertAlign w:val="baseline"/>
                <w:lang w:val="en-US" w:eastAsia="zh-CN" w:bidi="ar-SA"/>
              </w:rPr>
              <w:t>部</w:t>
            </w:r>
          </w:p>
        </w:tc>
        <w:tc>
          <w:tcPr>
            <w:tcW w:w="295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w:t>
            </w:r>
            <w:r>
              <w:rPr>
                <w:rFonts w:hint="eastAsia" w:eastAsia="宋体"/>
                <w:color w:val="000000"/>
                <w:vertAlign w:val="baseline"/>
                <w:lang w:eastAsia="zh-CN"/>
              </w:rPr>
              <w:t>集团属主部门</w:t>
            </w:r>
          </w:p>
          <w:p>
            <w:pPr>
              <w:widowControl w:val="0"/>
              <w:jc w:val="both"/>
              <w:rPr>
                <w:rFonts w:hint="eastAsia"/>
                <w:color w:val="000000"/>
                <w:lang w:val="en-US" w:eastAsia="zh-CN"/>
              </w:rPr>
            </w:pPr>
            <w:r>
              <w:rPr>
                <w:rFonts w:hint="eastAsia" w:eastAsia="宋体"/>
                <w:color w:val="000000"/>
                <w:lang w:val="en-US" w:eastAsia="zh-CN"/>
              </w:rPr>
              <w:t>-错误提示语：</w:t>
            </w:r>
            <w:r>
              <w:rPr>
                <w:rFonts w:hint="eastAsia" w:eastAsia="宋体"/>
                <w:color w:val="000000"/>
                <w:vertAlign w:val="baseline"/>
                <w:lang w:eastAsia="zh-CN"/>
              </w:rPr>
              <w:t>集团属主部门</w:t>
            </w:r>
            <w:r>
              <w:rPr>
                <w:rFonts w:hint="eastAsia" w:eastAsia="宋体"/>
                <w:color w:val="000000"/>
                <w:lang w:val="en-US" w:eastAsia="zh-CN"/>
              </w:rPr>
              <w:t>不能为空</w:t>
            </w:r>
          </w:p>
          <w:p>
            <w:pPr>
              <w:widowControl w:val="0"/>
              <w:jc w:val="both"/>
              <w:rPr>
                <w:rFonts w:hint="eastAsia" w:ascii="宋体" w:hAnsi="宋体" w:eastAsia="宋体" w:cs="宋体"/>
                <w:color w:val="000000"/>
                <w:sz w:val="24"/>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eastAsia="宋体"/>
                <w:color w:val="000000"/>
                <w:vertAlign w:val="baseline"/>
                <w:lang w:eastAsia="zh-CN"/>
              </w:rPr>
              <w:t>任务创建时间</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后续系统会自动根据报送频率自动创建报送任务</w:t>
            </w:r>
          </w:p>
        </w:tc>
        <w:tc>
          <w:tcPr>
            <w:tcW w:w="84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日期</w:t>
            </w:r>
          </w:p>
        </w:tc>
        <w:tc>
          <w:tcPr>
            <w:tcW w:w="733" w:type="dxa"/>
            <w:vAlign w:val="top"/>
          </w:tcPr>
          <w:p>
            <w:pPr>
              <w:widowControl w:val="0"/>
              <w:jc w:val="both"/>
              <w:rPr>
                <w:rFonts w:hint="eastAsia" w:cs="宋体"/>
                <w:color w:val="000000"/>
                <w:sz w:val="24"/>
                <w:szCs w:val="24"/>
                <w:lang w:val="en-US" w:eastAsia="zh-CN" w:bidi="ar-SA"/>
              </w:rPr>
            </w:pPr>
            <w:r>
              <w:rPr>
                <w:rFonts w:hint="eastAsia" w:eastAsia="宋体" w:cs="宋体"/>
                <w:color w:val="000000"/>
                <w:sz w:val="24"/>
                <w:szCs w:val="24"/>
                <w:lang w:val="en-US" w:eastAsia="zh-CN" w:bidi="ar-SA"/>
              </w:rPr>
              <w:t>是</w:t>
            </w:r>
          </w:p>
        </w:tc>
        <w:tc>
          <w:tcPr>
            <w:tcW w:w="3217" w:type="dxa"/>
            <w:vAlign w:val="top"/>
          </w:tcPr>
          <w:p>
            <w:pPr>
              <w:widowControl w:val="0"/>
              <w:numPr>
                <w:ilvl w:val="-1"/>
                <w:numId w:val="0"/>
              </w:numPr>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1跟报送频率有关，精确到小时，24小时制：</w:t>
            </w:r>
          </w:p>
          <w:p>
            <w:pPr>
              <w:widowControl w:val="0"/>
              <w:numPr>
                <w:ilvl w:val="-1"/>
                <w:numId w:val="0"/>
              </w:numPr>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周-选择周几几点</w:t>
            </w:r>
          </w:p>
          <w:p>
            <w:pPr>
              <w:widowControl w:val="0"/>
              <w:numPr>
                <w:ilvl w:val="-1"/>
                <w:numId w:val="0"/>
              </w:numPr>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月-选择几号几点</w:t>
            </w:r>
          </w:p>
          <w:p>
            <w:pPr>
              <w:widowControl w:val="0"/>
              <w:numPr>
                <w:ilvl w:val="-1"/>
                <w:numId w:val="0"/>
              </w:numPr>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季-选择第几个月几号几点（只能选第1-3个月）</w:t>
            </w:r>
          </w:p>
          <w:p>
            <w:pPr>
              <w:widowControl w:val="0"/>
              <w:numPr>
                <w:ilvl w:val="-1"/>
                <w:numId w:val="0"/>
              </w:numPr>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半年-选择第几个月几号几点（只能选第1-6个月）</w:t>
            </w:r>
          </w:p>
          <w:p>
            <w:pPr>
              <w:widowControl w:val="0"/>
              <w:numPr>
                <w:ilvl w:val="-1"/>
                <w:numId w:val="0"/>
              </w:numPr>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年-选择第几个月几号几点</w:t>
            </w:r>
          </w:p>
          <w:p>
            <w:pPr>
              <w:widowControl w:val="0"/>
              <w:numPr>
                <w:ilvl w:val="-1"/>
                <w:numId w:val="0"/>
              </w:numPr>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2 如果报送频率是月，创建任务时间是2日9点，则每个月2日9点都会创建一条报送任务</w:t>
            </w:r>
          </w:p>
          <w:p>
            <w:pPr>
              <w:widowControl w:val="0"/>
              <w:numPr>
                <w:ilvl w:val="-1"/>
                <w:numId w:val="0"/>
              </w:numPr>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以此类推。</w:t>
            </w:r>
          </w:p>
        </w:tc>
        <w:tc>
          <w:tcPr>
            <w:tcW w:w="295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-默认提示语：请选择任务创建时间</w:t>
            </w:r>
          </w:p>
          <w:p>
            <w:pPr>
              <w:widowControl w:val="0"/>
              <w:jc w:val="both"/>
              <w:rPr>
                <w:rFonts w:hint="eastAsia"/>
                <w:color w:val="000000"/>
                <w:lang w:val="en-US" w:eastAsia="zh-CN"/>
              </w:rPr>
            </w:pPr>
            <w:r>
              <w:rPr>
                <w:rFonts w:hint="eastAsia" w:eastAsia="宋体"/>
                <w:color w:val="000000"/>
                <w:lang w:val="en-US" w:eastAsia="zh-CN"/>
              </w:rPr>
              <w:t>-错误提示语：任务创建时间不能为空</w:t>
            </w:r>
          </w:p>
          <w:p>
            <w:pPr>
              <w:widowControl w:val="0"/>
              <w:jc w:val="both"/>
              <w:rPr>
                <w:rFonts w:hint="eastAsia"/>
                <w:color w:val="000000"/>
                <w:lang w:val="en-US" w:eastAsia="zh-CN"/>
              </w:rPr>
            </w:pPr>
            <w:r>
              <w:rPr>
                <w:rFonts w:hint="eastAsia" w:eastAsia="宋体"/>
                <w:color w:val="000000"/>
                <w:lang w:val="en-US" w:eastAsia="zh-CN"/>
              </w:rPr>
              <w:t>-错误提示语：请正确填写任务创建时间，输入文字无法通过校验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eastAsia="宋体"/>
                <w:color w:val="000000"/>
                <w:vertAlign w:val="baseline"/>
                <w:lang w:eastAsia="zh-CN"/>
              </w:rPr>
              <w:t>创建任务时间和数据期间关系</w:t>
            </w:r>
          </w:p>
        </w:tc>
        <w:tc>
          <w:tcPr>
            <w:tcW w:w="1179"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系统按频率周期性创建任务和数据期间的关系</w:t>
            </w:r>
          </w:p>
        </w:tc>
        <w:tc>
          <w:tcPr>
            <w:tcW w:w="84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下拉</w:t>
            </w:r>
          </w:p>
        </w:tc>
        <w:tc>
          <w:tcPr>
            <w:tcW w:w="733" w:type="dxa"/>
            <w:vAlign w:val="top"/>
          </w:tcPr>
          <w:p>
            <w:pPr>
              <w:widowControl w:val="0"/>
              <w:jc w:val="both"/>
              <w:rPr>
                <w:rFonts w:hint="eastAsia" w:cs="宋体"/>
                <w:color w:val="000000"/>
                <w:sz w:val="24"/>
                <w:szCs w:val="24"/>
                <w:lang w:val="en-US" w:eastAsia="zh-CN" w:bidi="ar-SA"/>
              </w:rPr>
            </w:pPr>
            <w:r>
              <w:rPr>
                <w:rFonts w:hint="eastAsia" w:eastAsia="宋体" w:cs="宋体"/>
                <w:color w:val="000000"/>
                <w:sz w:val="24"/>
                <w:szCs w:val="24"/>
                <w:lang w:val="en-US" w:eastAsia="zh-CN" w:bidi="ar-SA"/>
              </w:rPr>
              <w:t>是</w:t>
            </w:r>
          </w:p>
        </w:tc>
        <w:tc>
          <w:tcPr>
            <w:tcW w:w="3217" w:type="dxa"/>
            <w:vAlign w:val="top"/>
          </w:tcPr>
          <w:p>
            <w:pPr>
              <w:widowControl w:val="0"/>
              <w:numPr>
                <w:ilvl w:val="-1"/>
                <w:numId w:val="0"/>
              </w:numPr>
              <w:jc w:val="both"/>
              <w:rPr>
                <w:ins w:id="175" w:author="周婷" w:date="2020-08-26T15:37:34Z"/>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w:t>
            </w:r>
            <w:ins w:id="176" w:author="周婷" w:date="2020-08-26T15:37:34Z">
              <w:r>
                <w:rPr>
                  <w:rFonts w:hint="eastAsia" w:eastAsia="宋体" w:cs="宋体"/>
                  <w:color w:val="000000"/>
                  <w:sz w:val="24"/>
                  <w:szCs w:val="24"/>
                  <w:vertAlign w:val="baseline"/>
                  <w:lang w:val="en-US" w:eastAsia="zh-CN" w:bidi="ar-SA"/>
                </w:rPr>
                <w:t>单选</w:t>
              </w:r>
            </w:ins>
          </w:p>
          <w:p>
            <w:pPr>
              <w:widowControl w:val="0"/>
              <w:numPr>
                <w:ilvl w:val="-1"/>
                <w:numId w:val="0"/>
              </w:numPr>
              <w:jc w:val="both"/>
              <w:rPr>
                <w:rFonts w:hint="eastAsia" w:cs="宋体"/>
                <w:color w:val="000000"/>
                <w:sz w:val="24"/>
                <w:szCs w:val="24"/>
                <w:vertAlign w:val="baseline"/>
                <w:lang w:val="en-US" w:eastAsia="zh-CN" w:bidi="ar-SA"/>
              </w:rPr>
            </w:pPr>
            <w:ins w:id="177" w:author="周婷" w:date="2020-08-26T15:37:35Z">
              <w:r>
                <w:rPr>
                  <w:rFonts w:hint="eastAsia" w:eastAsia="宋体" w:cs="宋体"/>
                  <w:color w:val="000000"/>
                  <w:sz w:val="24"/>
                  <w:szCs w:val="24"/>
                  <w:vertAlign w:val="baseline"/>
                  <w:lang w:val="en-US" w:eastAsia="zh-CN" w:bidi="ar-SA"/>
                </w:rPr>
                <w:t>2</w:t>
              </w:r>
            </w:ins>
            <w:ins w:id="178" w:author="周婷" w:date="2020-08-26T15:37:40Z">
              <w:r>
                <w:rPr>
                  <w:rFonts w:hint="eastAsia" w:eastAsia="宋体" w:cs="宋体"/>
                  <w:color w:val="000000"/>
                  <w:sz w:val="24"/>
                  <w:szCs w:val="24"/>
                  <w:vertAlign w:val="baseline"/>
                  <w:lang w:val="en-US" w:eastAsia="zh-CN" w:bidi="ar-SA"/>
                </w:rPr>
                <w:t>选项</w:t>
              </w:r>
            </w:ins>
            <w:ins w:id="179" w:author="周婷" w:date="2020-08-26T15:37:42Z">
              <w:r>
                <w:rPr>
                  <w:rFonts w:hint="eastAsia" w:eastAsia="宋体" w:cs="宋体"/>
                  <w:color w:val="000000"/>
                  <w:sz w:val="24"/>
                  <w:szCs w:val="24"/>
                  <w:vertAlign w:val="baseline"/>
                  <w:lang w:val="en-US" w:eastAsia="zh-CN" w:bidi="ar-SA"/>
                </w:rPr>
                <w:t>来源</w:t>
              </w:r>
            </w:ins>
            <w:ins w:id="180" w:author="周婷" w:date="2020-08-26T15:37:43Z">
              <w:r>
                <w:rPr>
                  <w:rFonts w:hint="eastAsia" w:eastAsia="宋体" w:cs="宋体"/>
                  <w:color w:val="000000"/>
                  <w:sz w:val="24"/>
                  <w:szCs w:val="24"/>
                  <w:vertAlign w:val="baseline"/>
                  <w:lang w:val="en-US" w:eastAsia="zh-CN" w:bidi="ar-SA"/>
                </w:rPr>
                <w:t>：</w:t>
              </w:r>
            </w:ins>
            <w:ins w:id="181" w:author="周婷" w:date="2020-08-26T15:37:48Z">
              <w:r>
                <w:rPr>
                  <w:rFonts w:hint="eastAsia" w:eastAsia="宋体" w:cs="宋体"/>
                  <w:color w:val="000000"/>
                  <w:sz w:val="24"/>
                  <w:szCs w:val="24"/>
                  <w:vertAlign w:val="baseline"/>
                  <w:lang w:val="en-US" w:eastAsia="zh-CN" w:bidi="ar-SA"/>
                </w:rPr>
                <w:t>经分</w:t>
              </w:r>
            </w:ins>
            <w:ins w:id="182" w:author="周婷" w:date="2020-08-26T15:37:49Z">
              <w:r>
                <w:rPr>
                  <w:rFonts w:hint="eastAsia" w:eastAsia="宋体" w:cs="宋体"/>
                  <w:color w:val="000000"/>
                  <w:sz w:val="24"/>
                  <w:szCs w:val="24"/>
                  <w:vertAlign w:val="baseline"/>
                  <w:lang w:val="en-US" w:eastAsia="zh-CN" w:bidi="ar-SA"/>
                </w:rPr>
                <w:t>系统</w:t>
              </w:r>
            </w:ins>
            <w:ins w:id="183" w:author="周婷" w:date="2020-08-26T15:38:04Z">
              <w:r>
                <w:rPr>
                  <w:rFonts w:hint="eastAsia" w:eastAsia="宋体" w:cs="宋体"/>
                  <w:color w:val="000000"/>
                  <w:sz w:val="24"/>
                  <w:szCs w:val="24"/>
                  <w:vertAlign w:val="baseline"/>
                  <w:lang w:val="en-US" w:eastAsia="zh-CN" w:bidi="ar-SA"/>
                </w:rPr>
                <w:t>&gt;&gt;</w:t>
              </w:r>
            </w:ins>
            <w:ins w:id="184" w:author="周婷" w:date="2020-08-26T15:37:52Z">
              <w:r>
                <w:rPr>
                  <w:rFonts w:hint="eastAsia" w:eastAsia="宋体" w:cs="宋体"/>
                  <w:color w:val="000000"/>
                  <w:sz w:val="24"/>
                  <w:szCs w:val="24"/>
                  <w:vertAlign w:val="baseline"/>
                  <w:lang w:val="en-US" w:eastAsia="zh-CN" w:bidi="ar-SA"/>
                </w:rPr>
                <w:t>系统</w:t>
              </w:r>
            </w:ins>
            <w:ins w:id="185" w:author="周婷" w:date="2020-08-26T15:38:09Z">
              <w:r>
                <w:rPr>
                  <w:rFonts w:hint="eastAsia" w:eastAsia="宋体" w:cs="宋体"/>
                  <w:color w:val="000000"/>
                  <w:sz w:val="24"/>
                  <w:szCs w:val="24"/>
                  <w:vertAlign w:val="baseline"/>
                  <w:lang w:val="en-US" w:eastAsia="zh-CN" w:bidi="ar-SA"/>
                </w:rPr>
                <w:t>管理</w:t>
              </w:r>
            </w:ins>
            <w:ins w:id="186" w:author="周婷" w:date="2020-08-26T15:38:10Z">
              <w:r>
                <w:rPr>
                  <w:rFonts w:hint="eastAsia" w:eastAsia="宋体" w:cs="宋体"/>
                  <w:color w:val="000000"/>
                  <w:sz w:val="24"/>
                  <w:szCs w:val="24"/>
                  <w:vertAlign w:val="baseline"/>
                  <w:lang w:val="en-US" w:eastAsia="zh-CN" w:bidi="ar-SA"/>
                </w:rPr>
                <w:t>&gt;&gt;</w:t>
              </w:r>
            </w:ins>
            <w:ins w:id="187" w:author="周婷" w:date="2020-08-26T15:38:14Z">
              <w:r>
                <w:rPr>
                  <w:rFonts w:hint="eastAsia" w:eastAsia="宋体" w:cs="宋体"/>
                  <w:color w:val="000000"/>
                  <w:sz w:val="24"/>
                  <w:szCs w:val="24"/>
                  <w:vertAlign w:val="baseline"/>
                  <w:lang w:val="en-US" w:eastAsia="zh-CN" w:bidi="ar-SA"/>
                </w:rPr>
                <w:t>主数据</w:t>
              </w:r>
            </w:ins>
            <w:ins w:id="188" w:author="周婷" w:date="2020-08-26T15:38:15Z">
              <w:r>
                <w:rPr>
                  <w:rFonts w:hint="eastAsia" w:eastAsia="宋体" w:cs="宋体"/>
                  <w:color w:val="000000"/>
                  <w:sz w:val="24"/>
                  <w:szCs w:val="24"/>
                  <w:vertAlign w:val="baseline"/>
                  <w:lang w:val="en-US" w:eastAsia="zh-CN" w:bidi="ar-SA"/>
                </w:rPr>
                <w:t>管理</w:t>
              </w:r>
            </w:ins>
            <w:ins w:id="189" w:author="周婷" w:date="2020-08-26T15:38:22Z">
              <w:r>
                <w:rPr>
                  <w:rFonts w:hint="eastAsia" w:eastAsia="宋体" w:cs="宋体"/>
                  <w:color w:val="000000"/>
                  <w:sz w:val="24"/>
                  <w:szCs w:val="24"/>
                  <w:vertAlign w:val="baseline"/>
                  <w:lang w:val="en-US" w:eastAsia="zh-CN" w:bidi="ar-SA"/>
                </w:rPr>
                <w:t>&gt;&gt;</w:t>
              </w:r>
            </w:ins>
            <w:ins w:id="190" w:author="周婷" w:date="2020-08-26T15:38:42Z">
              <w:r>
                <w:rPr>
                  <w:rFonts w:hint="eastAsia" w:eastAsia="宋体"/>
                  <w:b w:val="0"/>
                  <w:bCs w:val="0"/>
                  <w:i w:val="0"/>
                  <w:iCs w:val="0"/>
                  <w:sz w:val="24"/>
                  <w:szCs w:val="24"/>
                  <w:lang w:eastAsia="zh-CN"/>
                </w:rPr>
                <w:t>报送任务创建时间和数据期间对应关系</w:t>
              </w:r>
            </w:ins>
            <w:ins w:id="191" w:author="周婷" w:date="2020-08-26T15:38:56Z">
              <w:r>
                <w:rPr>
                  <w:rFonts w:hint="eastAsia" w:eastAsia="宋体"/>
                  <w:b w:val="0"/>
                  <w:bCs w:val="0"/>
                  <w:i w:val="0"/>
                  <w:iCs w:val="0"/>
                  <w:sz w:val="24"/>
                  <w:szCs w:val="24"/>
                  <w:lang w:val="en-US" w:eastAsia="zh-CN"/>
                </w:rPr>
                <w:t>&gt;&gt;</w:t>
              </w:r>
            </w:ins>
            <w:ins w:id="192" w:author="周婷" w:date="2020-08-26T15:39:01Z">
              <w:r>
                <w:rPr>
                  <w:rFonts w:hint="eastAsia" w:eastAsia="宋体"/>
                  <w:b w:val="0"/>
                  <w:bCs w:val="0"/>
                  <w:i w:val="0"/>
                  <w:iCs w:val="0"/>
                  <w:sz w:val="24"/>
                  <w:szCs w:val="24"/>
                  <w:lang w:val="en-US" w:eastAsia="zh-CN"/>
                </w:rPr>
                <w:t>属性</w:t>
              </w:r>
            </w:ins>
            <w:ins w:id="193" w:author="周婷" w:date="2020-08-26T15:39:03Z">
              <w:r>
                <w:rPr>
                  <w:rFonts w:hint="eastAsia" w:eastAsia="宋体"/>
                  <w:b w:val="0"/>
                  <w:bCs w:val="0"/>
                  <w:i w:val="0"/>
                  <w:iCs w:val="0"/>
                  <w:sz w:val="24"/>
                  <w:szCs w:val="24"/>
                  <w:lang w:val="en-US" w:eastAsia="zh-CN"/>
                </w:rPr>
                <w:t>分类</w:t>
              </w:r>
            </w:ins>
            <w:ins w:id="194" w:author="周婷" w:date="2020-08-26T15:39:10Z">
              <w:r>
                <w:rPr>
                  <w:rFonts w:hint="eastAsia" w:eastAsia="宋体"/>
                  <w:b w:val="0"/>
                  <w:bCs w:val="0"/>
                  <w:i w:val="0"/>
                  <w:iCs w:val="0"/>
                  <w:sz w:val="24"/>
                  <w:szCs w:val="24"/>
                  <w:lang w:val="en-US" w:eastAsia="zh-CN"/>
                </w:rPr>
                <w:t>桶</w:t>
              </w:r>
            </w:ins>
            <w:r>
              <w:rPr>
                <w:rFonts w:hint="eastAsia" w:eastAsia="宋体" w:cs="宋体"/>
                <w:color w:val="000000"/>
                <w:sz w:val="24"/>
                <w:szCs w:val="24"/>
                <w:vertAlign w:val="baseline"/>
                <w:lang w:val="en-US" w:eastAsia="zh-CN" w:bidi="ar-SA"/>
              </w:rPr>
              <w:t>跟报送频率</w:t>
            </w:r>
            <w:ins w:id="195" w:author="周婷" w:date="2020-08-26T15:39:15Z">
              <w:r>
                <w:rPr>
                  <w:rFonts w:hint="eastAsia" w:eastAsia="宋体" w:cs="宋体"/>
                  <w:color w:val="000000"/>
                  <w:sz w:val="24"/>
                  <w:szCs w:val="24"/>
                  <w:vertAlign w:val="baseline"/>
                  <w:lang w:val="en-US" w:eastAsia="zh-CN" w:bidi="ar-SA"/>
                </w:rPr>
                <w:t>一致</w:t>
              </w:r>
            </w:ins>
            <w:ins w:id="196" w:author="周婷" w:date="2020-08-26T15:39:16Z">
              <w:r>
                <w:rPr>
                  <w:rFonts w:hint="eastAsia" w:eastAsia="宋体" w:cs="宋体"/>
                  <w:color w:val="000000"/>
                  <w:sz w:val="24"/>
                  <w:szCs w:val="24"/>
                  <w:vertAlign w:val="baseline"/>
                  <w:lang w:val="en-US" w:eastAsia="zh-CN" w:bidi="ar-SA"/>
                </w:rPr>
                <w:t>的</w:t>
              </w:r>
            </w:ins>
            <w:ins w:id="197" w:author="周婷" w:date="2020-08-26T15:39:18Z">
              <w:r>
                <w:rPr>
                  <w:rFonts w:hint="eastAsia" w:eastAsia="宋体" w:cs="宋体"/>
                  <w:color w:val="000000"/>
                  <w:sz w:val="24"/>
                  <w:szCs w:val="24"/>
                  <w:vertAlign w:val="baseline"/>
                  <w:lang w:val="en-US" w:eastAsia="zh-CN" w:bidi="ar-SA"/>
                </w:rPr>
                <w:t>属性</w:t>
              </w:r>
            </w:ins>
            <w:ins w:id="198" w:author="周婷" w:date="2020-08-26T15:39:19Z">
              <w:r>
                <w:rPr>
                  <w:rFonts w:hint="eastAsia" w:eastAsia="宋体" w:cs="宋体"/>
                  <w:color w:val="000000"/>
                  <w:sz w:val="24"/>
                  <w:szCs w:val="24"/>
                  <w:vertAlign w:val="baseline"/>
                  <w:lang w:val="en-US" w:eastAsia="zh-CN" w:bidi="ar-SA"/>
                </w:rPr>
                <w:t>名称</w:t>
              </w:r>
            </w:ins>
            <w:ins w:id="199" w:author="周婷" w:date="2020-08-26T15:39:26Z">
              <w:r>
                <w:rPr>
                  <w:rFonts w:hint="eastAsia" w:eastAsia="宋体" w:cs="宋体"/>
                  <w:color w:val="000000"/>
                  <w:sz w:val="24"/>
                  <w:szCs w:val="24"/>
                  <w:vertAlign w:val="baseline"/>
                  <w:lang w:val="en-US" w:eastAsia="zh-CN" w:bidi="ar-SA"/>
                </w:rPr>
                <w:t>，</w:t>
              </w:r>
            </w:ins>
            <w:ins w:id="200" w:author="周婷" w:date="2020-08-26T15:39:27Z">
              <w:r>
                <w:rPr>
                  <w:rFonts w:hint="eastAsia" w:eastAsia="宋体" w:cs="宋体"/>
                  <w:color w:val="000000"/>
                  <w:sz w:val="24"/>
                  <w:szCs w:val="24"/>
                  <w:vertAlign w:val="baseline"/>
                  <w:lang w:val="en-US" w:eastAsia="zh-CN" w:bidi="ar-SA"/>
                </w:rPr>
                <w:t>如</w:t>
              </w:r>
            </w:ins>
            <w:ins w:id="201" w:author="周婷" w:date="2020-08-26T16:54:10Z">
              <w:r>
                <w:rPr>
                  <w:rFonts w:hint="eastAsia" w:eastAsia="宋体" w:cs="宋体"/>
                  <w:color w:val="000000"/>
                  <w:sz w:val="24"/>
                  <w:szCs w:val="24"/>
                  <w:vertAlign w:val="baseline"/>
                  <w:lang w:val="en-US" w:eastAsia="zh-CN" w:bidi="ar-SA"/>
                </w:rPr>
                <w:t>：</w:t>
              </w:r>
            </w:ins>
          </w:p>
          <w:p>
            <w:pPr>
              <w:widowControl w:val="0"/>
              <w:numPr>
                <w:ilvl w:val="-1"/>
                <w:numId w:val="0"/>
              </w:numPr>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周-本周|上周|上上周</w:t>
            </w:r>
          </w:p>
          <w:p>
            <w:pPr>
              <w:widowControl w:val="0"/>
              <w:numPr>
                <w:ilvl w:val="-1"/>
                <w:numId w:val="0"/>
              </w:numPr>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月-本月|上月|上上月</w:t>
            </w:r>
          </w:p>
          <w:p>
            <w:pPr>
              <w:widowControl w:val="0"/>
              <w:numPr>
                <w:ilvl w:val="-1"/>
                <w:numId w:val="0"/>
              </w:numPr>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季-本季|上季|上上季</w:t>
            </w:r>
          </w:p>
          <w:p>
            <w:pPr>
              <w:widowControl w:val="0"/>
              <w:numPr>
                <w:ilvl w:val="-1"/>
                <w:numId w:val="0"/>
              </w:numPr>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半年-本半年|上半年|上上半年</w:t>
            </w:r>
          </w:p>
          <w:p>
            <w:pPr>
              <w:widowControl w:val="0"/>
              <w:numPr>
                <w:ilvl w:val="-1"/>
                <w:numId w:val="0"/>
              </w:numPr>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年-本年|上年|上上年</w:t>
            </w:r>
          </w:p>
          <w:p>
            <w:pPr>
              <w:widowControl w:val="0"/>
              <w:numPr>
                <w:ilvl w:val="-1"/>
                <w:numId w:val="0"/>
              </w:numPr>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2 如果报送频率是月，创建任务时间是2日9点且选择了报送“上月”数据，则2月2日9点创建的任务报送的是1月份的数据。</w:t>
            </w:r>
          </w:p>
        </w:tc>
        <w:tc>
          <w:tcPr>
            <w:tcW w:w="295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-默认提示语：请选择创建任务时间和数据期间关系</w:t>
            </w:r>
          </w:p>
          <w:p>
            <w:pPr>
              <w:widowControl w:val="0"/>
              <w:jc w:val="both"/>
              <w:rPr>
                <w:rFonts w:hint="eastAsia"/>
                <w:color w:val="000000"/>
                <w:lang w:val="en-US" w:eastAsia="zh-CN"/>
              </w:rPr>
            </w:pPr>
            <w:r>
              <w:rPr>
                <w:rFonts w:hint="eastAsia" w:eastAsia="宋体"/>
                <w:color w:val="000000"/>
                <w:lang w:val="en-US" w:eastAsia="zh-CN"/>
              </w:rPr>
              <w:t>-错误提示语：任务创建时间不能为空</w:t>
            </w:r>
          </w:p>
          <w:p>
            <w:pPr>
              <w:widowControl w:val="0"/>
              <w:jc w:val="both"/>
              <w:rPr>
                <w:rFonts w:hint="default"/>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02" w:author="周婷" w:date="2020-08-26T16:58:01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90" w:hRule="atLeast"/>
        </w:trPr>
        <w:tc>
          <w:tcPr>
            <w:tcW w:w="921" w:type="dxa"/>
            <w:vAlign w:val="top"/>
            <w:tcPrChange w:id="203" w:author="周婷" w:date="2020-08-26T16:58:01Z">
              <w:tcPr>
                <w:tcW w:w="921" w:type="dxa"/>
                <w:vAlign w:val="top"/>
              </w:tcPr>
            </w:tcPrChange>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eastAsia="宋体"/>
                <w:color w:val="000000"/>
                <w:vertAlign w:val="baseline"/>
                <w:lang w:eastAsia="zh-CN"/>
              </w:rPr>
              <w:t>任务截止时间</w:t>
            </w:r>
          </w:p>
        </w:tc>
        <w:tc>
          <w:tcPr>
            <w:tcW w:w="1179" w:type="dxa"/>
            <w:vAlign w:val="top"/>
            <w:tcPrChange w:id="204" w:author="周婷" w:date="2020-08-26T16:58:01Z">
              <w:tcPr>
                <w:tcW w:w="1179" w:type="dxa"/>
                <w:vAlign w:val="top"/>
              </w:tcPr>
            </w:tcPrChange>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后续系统自动创建任务的截止时间</w:t>
            </w:r>
          </w:p>
        </w:tc>
        <w:tc>
          <w:tcPr>
            <w:tcW w:w="847" w:type="dxa"/>
            <w:vAlign w:val="top"/>
            <w:tcPrChange w:id="205" w:author="周婷" w:date="2020-08-26T16:58:01Z">
              <w:tcPr>
                <w:tcW w:w="847" w:type="dxa"/>
                <w:vAlign w:val="top"/>
              </w:tcPr>
            </w:tcPrChange>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日期</w:t>
            </w:r>
          </w:p>
        </w:tc>
        <w:tc>
          <w:tcPr>
            <w:tcW w:w="733" w:type="dxa"/>
            <w:vAlign w:val="top"/>
            <w:tcPrChange w:id="206" w:author="周婷" w:date="2020-08-26T16:58:01Z">
              <w:tcPr>
                <w:tcW w:w="733" w:type="dxa"/>
                <w:vAlign w:val="top"/>
              </w:tcPr>
            </w:tcPrChange>
          </w:tcPr>
          <w:p>
            <w:pPr>
              <w:widowControl w:val="0"/>
              <w:jc w:val="both"/>
              <w:rPr>
                <w:rFonts w:hint="eastAsia" w:cs="宋体"/>
                <w:color w:val="000000"/>
                <w:sz w:val="24"/>
                <w:szCs w:val="24"/>
                <w:lang w:val="en-US" w:eastAsia="zh-CN" w:bidi="ar-SA"/>
              </w:rPr>
            </w:pPr>
            <w:r>
              <w:rPr>
                <w:rFonts w:hint="eastAsia" w:eastAsia="宋体" w:cs="宋体"/>
                <w:color w:val="000000"/>
                <w:sz w:val="24"/>
                <w:szCs w:val="24"/>
                <w:lang w:val="en-US" w:eastAsia="zh-CN" w:bidi="ar-SA"/>
              </w:rPr>
              <w:t>是</w:t>
            </w:r>
          </w:p>
        </w:tc>
        <w:tc>
          <w:tcPr>
            <w:tcW w:w="3217" w:type="dxa"/>
            <w:vAlign w:val="top"/>
            <w:tcPrChange w:id="207" w:author="周婷" w:date="2020-08-26T16:58:01Z">
              <w:tcPr>
                <w:tcW w:w="3217" w:type="dxa"/>
                <w:vAlign w:val="top"/>
              </w:tcPr>
            </w:tcPrChange>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1基于任务创建时间往后</w:t>
            </w:r>
            <w:ins w:id="208" w:author="周婷" w:date="2020-08-27T14:15:10Z">
              <w:r>
                <w:rPr>
                  <w:rFonts w:hint="eastAsia" w:eastAsia="宋体" w:cs="宋体"/>
                  <w:color w:val="000000"/>
                  <w:sz w:val="24"/>
                  <w:szCs w:val="24"/>
                  <w:vertAlign w:val="baseline"/>
                  <w:lang w:val="en-US" w:eastAsia="zh-CN" w:bidi="ar-SA"/>
                </w:rPr>
                <w:t>X</w:t>
              </w:r>
            </w:ins>
            <w:ins w:id="209" w:author="周婷" w:date="2020-08-27T14:15:02Z">
              <w:r>
                <w:rPr>
                  <w:rFonts w:hint="eastAsia" w:eastAsia="宋体" w:cs="宋体"/>
                  <w:color w:val="000000"/>
                  <w:sz w:val="24"/>
                  <w:szCs w:val="24"/>
                  <w:vertAlign w:val="baseline"/>
                  <w:lang w:val="en-US" w:eastAsia="zh-CN" w:bidi="ar-SA"/>
                </w:rPr>
                <w:t>天</w:t>
              </w:r>
            </w:ins>
            <w:del w:id="210" w:author="周婷" w:date="2020-08-27T14:15:00Z">
              <w:r>
                <w:rPr>
                  <w:rFonts w:hint="eastAsia" w:eastAsia="宋体" w:cs="宋体"/>
                  <w:color w:val="000000"/>
                  <w:sz w:val="24"/>
                  <w:szCs w:val="24"/>
                  <w:vertAlign w:val="baseline"/>
                  <w:lang w:val="en-US" w:eastAsia="zh-CN" w:bidi="ar-SA"/>
                </w:rPr>
                <w:delText>X</w:delText>
              </w:r>
            </w:del>
            <w:ins w:id="211" w:author="周婷" w:date="2020-08-27T14:14:54Z">
              <w:r>
                <w:rPr>
                  <w:rFonts w:hint="default" w:eastAsia="宋体" w:cs="宋体"/>
                  <w:color w:val="000000"/>
                  <w:sz w:val="24"/>
                  <w:szCs w:val="24"/>
                  <w:vertAlign w:val="baseline"/>
                  <w:lang w:val="en-US" w:eastAsia="zh-CN" w:bidi="ar-SA"/>
                </w:rPr>
                <w:t>，需要支持管理员可选是</w:t>
              </w:r>
            </w:ins>
            <w:ins w:id="212" w:author="周婷" w:date="2020-08-27T14:15:12Z">
              <w:r>
                <w:rPr>
                  <w:rFonts w:hint="eastAsia" w:eastAsia="宋体" w:cs="宋体"/>
                  <w:color w:val="000000"/>
                  <w:sz w:val="24"/>
                  <w:szCs w:val="24"/>
                  <w:vertAlign w:val="baseline"/>
                  <w:lang w:val="en-US" w:eastAsia="zh-CN" w:bidi="ar-SA"/>
                </w:rPr>
                <w:t>X</w:t>
              </w:r>
            </w:ins>
            <w:ins w:id="213" w:author="周婷" w:date="2020-08-27T14:14:54Z">
              <w:r>
                <w:rPr>
                  <w:rFonts w:hint="default" w:eastAsia="宋体" w:cs="宋体"/>
                  <w:color w:val="000000"/>
                  <w:sz w:val="24"/>
                  <w:szCs w:val="24"/>
                  <w:vertAlign w:val="baseline"/>
                  <w:lang w:val="en-US" w:eastAsia="zh-CN" w:bidi="ar-SA"/>
                </w:rPr>
                <w:t xml:space="preserve"> 个工作日/自然日（默认自然日，可下拉选择修改为工作日），工作日以国内的为准</w:t>
              </w:r>
            </w:ins>
            <w:del w:id="214" w:author="周婷" w:date="2020-08-27T14:14:54Z">
              <w:r>
                <w:rPr>
                  <w:rFonts w:hint="default" w:eastAsia="宋体" w:cs="宋体"/>
                  <w:color w:val="000000"/>
                  <w:sz w:val="24"/>
                  <w:szCs w:val="24"/>
                  <w:vertAlign w:val="baseline"/>
                  <w:lang w:val="en-US" w:eastAsia="zh-CN" w:bidi="ar-SA"/>
                </w:rPr>
                <w:delText>天</w:delText>
              </w:r>
            </w:del>
            <w:del w:id="215" w:author="周婷" w:date="2020-08-27T14:12:14Z">
              <w:r>
                <w:rPr>
                  <w:rFonts w:hint="eastAsia" w:eastAsia="宋体" w:cs="宋体"/>
                  <w:color w:val="000000"/>
                  <w:sz w:val="24"/>
                  <w:szCs w:val="24"/>
                  <w:vertAlign w:val="baseline"/>
                  <w:lang w:val="en-US" w:eastAsia="zh-CN" w:bidi="ar-SA"/>
                </w:rPr>
                <w:delText>，</w:delText>
              </w:r>
            </w:del>
            <w:del w:id="216" w:author="周婷" w:date="2020-08-27T14:12:13Z">
              <w:r>
                <w:rPr>
                  <w:rFonts w:hint="eastAsia" w:eastAsia="宋体" w:cs="宋体"/>
                  <w:color w:val="000000"/>
                  <w:sz w:val="24"/>
                  <w:szCs w:val="24"/>
                  <w:vertAlign w:val="baseline"/>
                  <w:lang w:val="en-US" w:eastAsia="zh-CN" w:bidi="ar-SA"/>
                </w:rPr>
                <w:delText>精确到小时，24小时制</w:delText>
              </w:r>
            </w:del>
          </w:p>
          <w:p>
            <w:pPr>
              <w:widowControl w:val="0"/>
              <w:jc w:val="both"/>
              <w:rPr>
                <w:del w:id="217" w:author="周婷" w:date="2020-08-27T13:40:58Z"/>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2填写的必须为</w:t>
            </w:r>
            <w:r>
              <w:rPr>
                <w:rFonts w:hint="default" w:eastAsia="宋体" w:cs="宋体"/>
                <w:color w:val="000000"/>
                <w:sz w:val="24"/>
                <w:szCs w:val="24"/>
                <w:vertAlign w:val="baseline"/>
                <w:lang w:val="en-US" w:eastAsia="zh-CN" w:bidi="ar-SA"/>
              </w:rPr>
              <w:t>正整数</w:t>
            </w:r>
            <w:del w:id="218" w:author="周婷" w:date="2020-08-27T13:40:58Z">
              <w:r>
                <w:rPr>
                  <w:rFonts w:hint="eastAsia" w:eastAsia="宋体" w:cs="宋体"/>
                  <w:color w:val="000000"/>
                  <w:sz w:val="24"/>
                  <w:szCs w:val="24"/>
                  <w:vertAlign w:val="baseline"/>
                  <w:lang w:val="en-US" w:eastAsia="zh-CN" w:bidi="ar-SA"/>
                </w:rPr>
                <w:delText>，且根据根据频率校验小于频率的最大天数。</w:delText>
              </w:r>
            </w:del>
          </w:p>
          <w:p>
            <w:pPr>
              <w:widowControl w:val="0"/>
              <w:jc w:val="both"/>
              <w:rPr>
                <w:del w:id="219" w:author="周婷" w:date="2020-08-27T13:40:58Z"/>
                <w:rFonts w:hint="default" w:cs="宋体"/>
                <w:color w:val="000000"/>
                <w:sz w:val="24"/>
                <w:szCs w:val="24"/>
                <w:vertAlign w:val="baseline"/>
                <w:lang w:val="en-US" w:eastAsia="zh-CN" w:bidi="ar-SA"/>
              </w:rPr>
            </w:pPr>
            <w:del w:id="220" w:author="周婷" w:date="2020-08-27T13:40:58Z">
              <w:r>
                <w:rPr>
                  <w:rFonts w:hint="eastAsia" w:eastAsia="宋体" w:cs="宋体"/>
                  <w:color w:val="000000"/>
                  <w:sz w:val="24"/>
                  <w:szCs w:val="24"/>
                  <w:vertAlign w:val="baseline"/>
                  <w:lang w:val="en-US" w:eastAsia="zh-CN" w:bidi="ar-SA"/>
                </w:rPr>
                <w:delText>周：X=&lt;7</w:delText>
              </w:r>
            </w:del>
          </w:p>
          <w:p>
            <w:pPr>
              <w:widowControl w:val="0"/>
              <w:jc w:val="both"/>
              <w:rPr>
                <w:del w:id="221" w:author="周婷" w:date="2020-08-27T13:40:58Z"/>
                <w:rFonts w:hint="eastAsia" w:cs="宋体"/>
                <w:color w:val="000000"/>
                <w:sz w:val="24"/>
                <w:szCs w:val="24"/>
                <w:vertAlign w:val="baseline"/>
                <w:lang w:val="en-US" w:eastAsia="zh-CN" w:bidi="ar-SA"/>
              </w:rPr>
            </w:pPr>
            <w:del w:id="222" w:author="周婷" w:date="2020-08-27T13:40:58Z">
              <w:r>
                <w:rPr>
                  <w:rFonts w:hint="eastAsia" w:eastAsia="宋体" w:cs="宋体"/>
                  <w:color w:val="000000"/>
                  <w:sz w:val="24"/>
                  <w:szCs w:val="24"/>
                  <w:vertAlign w:val="baseline"/>
                  <w:lang w:val="en-US" w:eastAsia="zh-CN" w:bidi="ar-SA"/>
                </w:rPr>
                <w:delText>月：X=&lt;31</w:delText>
              </w:r>
            </w:del>
          </w:p>
          <w:p>
            <w:pPr>
              <w:widowControl w:val="0"/>
              <w:jc w:val="both"/>
              <w:rPr>
                <w:del w:id="223" w:author="周婷" w:date="2020-08-27T13:40:58Z"/>
                <w:rFonts w:hint="eastAsia" w:cs="宋体"/>
                <w:color w:val="000000"/>
                <w:sz w:val="24"/>
                <w:szCs w:val="24"/>
                <w:vertAlign w:val="baseline"/>
                <w:lang w:val="en-US" w:eastAsia="zh-CN" w:bidi="ar-SA"/>
              </w:rPr>
            </w:pPr>
            <w:del w:id="224" w:author="周婷" w:date="2020-08-27T13:40:58Z">
              <w:r>
                <w:rPr>
                  <w:rFonts w:hint="eastAsia" w:eastAsia="宋体" w:cs="宋体"/>
                  <w:color w:val="000000"/>
                  <w:sz w:val="24"/>
                  <w:szCs w:val="24"/>
                  <w:vertAlign w:val="baseline"/>
                  <w:lang w:val="en-US" w:eastAsia="zh-CN" w:bidi="ar-SA"/>
                </w:rPr>
                <w:delText>季：X=&lt;93</w:delText>
              </w:r>
            </w:del>
          </w:p>
          <w:p>
            <w:pPr>
              <w:widowControl w:val="0"/>
              <w:jc w:val="both"/>
              <w:rPr>
                <w:del w:id="225" w:author="周婷" w:date="2020-08-27T13:40:58Z"/>
                <w:rFonts w:hint="eastAsia" w:cs="宋体"/>
                <w:color w:val="000000"/>
                <w:sz w:val="24"/>
                <w:szCs w:val="24"/>
                <w:vertAlign w:val="baseline"/>
                <w:lang w:val="en-US" w:eastAsia="zh-CN" w:bidi="ar-SA"/>
              </w:rPr>
            </w:pPr>
            <w:del w:id="226" w:author="周婷" w:date="2020-08-27T13:40:58Z">
              <w:r>
                <w:rPr>
                  <w:rFonts w:hint="eastAsia" w:eastAsia="宋体" w:cs="宋体"/>
                  <w:color w:val="000000"/>
                  <w:sz w:val="24"/>
                  <w:szCs w:val="24"/>
                  <w:vertAlign w:val="baseline"/>
                  <w:lang w:val="en-US" w:eastAsia="zh-CN" w:bidi="ar-SA"/>
                </w:rPr>
                <w:delText>半年：X=&lt;183</w:delText>
              </w:r>
            </w:del>
          </w:p>
          <w:p>
            <w:pPr>
              <w:widowControl w:val="0"/>
              <w:jc w:val="both"/>
              <w:rPr>
                <w:rFonts w:hint="default" w:cs="宋体"/>
                <w:color w:val="000000"/>
                <w:sz w:val="24"/>
                <w:szCs w:val="24"/>
                <w:vertAlign w:val="baseline"/>
                <w:lang w:val="en-US" w:eastAsia="zh-CN" w:bidi="ar-SA"/>
              </w:rPr>
            </w:pPr>
            <w:del w:id="227" w:author="周婷" w:date="2020-08-27T13:40:58Z">
              <w:r>
                <w:rPr>
                  <w:rFonts w:hint="eastAsia" w:eastAsia="宋体" w:cs="宋体"/>
                  <w:color w:val="000000"/>
                  <w:sz w:val="24"/>
                  <w:szCs w:val="24"/>
                  <w:vertAlign w:val="baseline"/>
                  <w:lang w:val="en-US" w:eastAsia="zh-CN" w:bidi="ar-SA"/>
                </w:rPr>
                <w:delText>年：X=&lt;366</w:delText>
              </w:r>
            </w:del>
          </w:p>
        </w:tc>
        <w:tc>
          <w:tcPr>
            <w:tcW w:w="2953" w:type="dxa"/>
            <w:vAlign w:val="top"/>
            <w:tcPrChange w:id="228" w:author="周婷" w:date="2020-08-26T16:58:01Z">
              <w:tcPr>
                <w:tcW w:w="2953" w:type="dxa"/>
                <w:vAlign w:val="top"/>
              </w:tcPr>
            </w:tcPrChange>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-默认提示语：请选择任务截止时间</w:t>
            </w:r>
          </w:p>
          <w:p>
            <w:pPr>
              <w:widowControl w:val="0"/>
              <w:jc w:val="both"/>
              <w:rPr>
                <w:rFonts w:hint="eastAsia"/>
                <w:color w:val="000000"/>
                <w:lang w:val="en-US" w:eastAsia="zh-CN"/>
              </w:rPr>
            </w:pPr>
            <w:r>
              <w:rPr>
                <w:rFonts w:hint="eastAsia" w:eastAsia="宋体"/>
                <w:color w:val="000000"/>
                <w:lang w:val="en-US" w:eastAsia="zh-CN"/>
              </w:rPr>
              <w:t>-错误提示语：任务截止时间不能为空</w:t>
            </w:r>
          </w:p>
          <w:p>
            <w:pPr>
              <w:widowControl w:val="0"/>
              <w:jc w:val="both"/>
              <w:rPr>
                <w:ins w:id="229" w:author="周婷" w:date="2020-08-26T17:20:19Z"/>
                <w:rFonts w:hint="default"/>
                <w:color w:val="000000"/>
                <w:lang w:val="en-US" w:eastAsia="zh-CN"/>
              </w:rPr>
            </w:pPr>
            <w:ins w:id="230" w:author="周婷" w:date="2020-08-26T17:20:19Z">
              <w:r>
                <w:rPr>
                  <w:rFonts w:hint="eastAsia" w:eastAsia="宋体"/>
                  <w:color w:val="000000"/>
                  <w:lang w:val="en-US" w:eastAsia="zh-CN"/>
                </w:rPr>
                <w:t>-错误提示语：任务截止时间</w:t>
              </w:r>
            </w:ins>
            <w:ins w:id="231" w:author="周婷" w:date="2020-08-26T17:20:41Z">
              <w:r>
                <w:rPr>
                  <w:rFonts w:hint="eastAsia" w:eastAsia="宋体"/>
                  <w:color w:val="000000"/>
                  <w:lang w:val="en-US" w:eastAsia="zh-CN"/>
                </w:rPr>
                <w:t>相对</w:t>
              </w:r>
            </w:ins>
            <w:ins w:id="232" w:author="周婷" w:date="2020-08-26T17:20:42Z">
              <w:r>
                <w:rPr>
                  <w:rFonts w:hint="eastAsia" w:eastAsia="宋体"/>
                  <w:color w:val="000000"/>
                  <w:lang w:val="en-US" w:eastAsia="zh-CN"/>
                </w:rPr>
                <w:t>任务</w:t>
              </w:r>
            </w:ins>
            <w:ins w:id="233" w:author="周婷" w:date="2020-08-26T17:20:55Z">
              <w:r>
                <w:rPr>
                  <w:rFonts w:hint="eastAsia" w:eastAsia="宋体"/>
                  <w:color w:val="000000"/>
                  <w:lang w:val="en-US" w:eastAsia="zh-CN"/>
                </w:rPr>
                <w:t>创建</w:t>
              </w:r>
            </w:ins>
            <w:ins w:id="234" w:author="周婷" w:date="2020-08-26T17:20:56Z">
              <w:r>
                <w:rPr>
                  <w:rFonts w:hint="eastAsia" w:eastAsia="宋体"/>
                  <w:color w:val="000000"/>
                  <w:lang w:val="en-US" w:eastAsia="zh-CN"/>
                </w:rPr>
                <w:t>时间</w:t>
              </w:r>
            </w:ins>
            <w:ins w:id="235" w:author="周婷" w:date="2020-08-26T17:20:19Z">
              <w:r>
                <w:rPr>
                  <w:rFonts w:hint="eastAsia" w:eastAsia="宋体"/>
                  <w:color w:val="000000"/>
                  <w:lang w:val="en-US" w:eastAsia="zh-CN"/>
                </w:rPr>
                <w:t>不能</w:t>
              </w:r>
            </w:ins>
            <w:ins w:id="236" w:author="周婷" w:date="2020-08-26T17:21:11Z">
              <w:r>
                <w:rPr>
                  <w:rFonts w:hint="eastAsia" w:eastAsia="宋体"/>
                  <w:color w:val="000000"/>
                  <w:lang w:val="en-US" w:eastAsia="zh-CN"/>
                </w:rPr>
                <w:t>大于</w:t>
              </w:r>
            </w:ins>
            <w:ins w:id="237" w:author="周婷" w:date="2020-08-26T17:21:14Z">
              <w:r>
                <w:rPr>
                  <w:rFonts w:hint="eastAsia" w:eastAsia="宋体"/>
                  <w:color w:val="000000"/>
                  <w:lang w:val="en-US" w:eastAsia="zh-CN"/>
                </w:rPr>
                <w:t>XXX</w:t>
              </w:r>
            </w:ins>
            <w:ins w:id="238" w:author="周婷" w:date="2020-08-26T17:21:16Z">
              <w:r>
                <w:rPr>
                  <w:rFonts w:hint="eastAsia" w:eastAsia="宋体"/>
                  <w:color w:val="000000"/>
                  <w:lang w:val="en-US" w:eastAsia="zh-CN"/>
                </w:rPr>
                <w:t>天</w:t>
              </w:r>
            </w:ins>
          </w:p>
          <w:p>
            <w:pPr>
              <w:widowControl w:val="0"/>
              <w:jc w:val="both"/>
              <w:rPr>
                <w:rFonts w:hint="eastAsia" w:eastAsia="宋体"/>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eastAsia="宋体"/>
                <w:color w:val="000000"/>
                <w:vertAlign w:val="baseline"/>
                <w:lang w:eastAsia="zh-CN"/>
              </w:rPr>
              <w:t>是否发送邮件提醒</w:t>
            </w:r>
          </w:p>
        </w:tc>
        <w:tc>
          <w:tcPr>
            <w:tcW w:w="1179" w:type="dxa"/>
            <w:vAlign w:val="top"/>
          </w:tcPr>
          <w:p>
            <w:pPr>
              <w:widowControl w:val="0"/>
              <w:jc w:val="both"/>
              <w:rPr>
                <w:rFonts w:hint="eastAsia" w:cs="宋体"/>
                <w:color w:val="000000"/>
                <w:sz w:val="24"/>
                <w:szCs w:val="24"/>
                <w:vertAlign w:val="baseline"/>
                <w:lang w:val="en-US" w:eastAsia="zh-CN" w:bidi="ar-SA"/>
              </w:rPr>
            </w:pPr>
          </w:p>
        </w:tc>
        <w:tc>
          <w:tcPr>
            <w:tcW w:w="84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复选框</w:t>
            </w:r>
          </w:p>
        </w:tc>
        <w:tc>
          <w:tcPr>
            <w:tcW w:w="733" w:type="dxa"/>
            <w:vAlign w:val="top"/>
          </w:tcPr>
          <w:p>
            <w:pPr>
              <w:widowControl w:val="0"/>
              <w:jc w:val="both"/>
              <w:rPr>
                <w:rFonts w:hint="eastAsia" w:cs="宋体"/>
                <w:color w:val="000000"/>
                <w:sz w:val="24"/>
                <w:szCs w:val="24"/>
                <w:lang w:val="en-US" w:eastAsia="zh-CN" w:bidi="ar-SA"/>
              </w:rPr>
            </w:pPr>
            <w:r>
              <w:rPr>
                <w:rFonts w:hint="eastAsia" w:eastAsia="宋体" w:cs="宋体"/>
                <w:color w:val="000000"/>
                <w:sz w:val="24"/>
                <w:szCs w:val="24"/>
                <w:lang w:val="en-US" w:eastAsia="zh-CN" w:bidi="ar-SA"/>
              </w:rPr>
              <w:t>否</w:t>
            </w:r>
          </w:p>
        </w:tc>
        <w:tc>
          <w:tcPr>
            <w:tcW w:w="3217" w:type="dxa"/>
            <w:vAlign w:val="top"/>
          </w:tcPr>
          <w:p>
            <w:pPr>
              <w:widowControl w:val="0"/>
              <w:jc w:val="both"/>
              <w:rPr>
                <w:rFonts w:hint="eastAsia" w:cs="宋体"/>
                <w:color w:val="000000"/>
                <w:sz w:val="24"/>
                <w:szCs w:val="24"/>
                <w:vertAlign w:val="baseline"/>
                <w:lang w:val="en-US" w:eastAsia="zh-CN" w:bidi="ar-SA"/>
              </w:rPr>
            </w:pPr>
            <w:ins w:id="239" w:author="周婷" w:date="2020-08-26T16:59:00Z">
              <w:r>
                <w:rPr>
                  <w:rFonts w:hint="eastAsia" w:eastAsia="宋体" w:cs="宋体"/>
                  <w:color w:val="000000"/>
                  <w:sz w:val="24"/>
                  <w:szCs w:val="24"/>
                  <w:vertAlign w:val="baseline"/>
                  <w:lang w:val="en-US" w:eastAsia="zh-CN" w:bidi="ar-SA"/>
                </w:rPr>
                <w:t>1</w:t>
              </w:r>
            </w:ins>
            <w:r>
              <w:rPr>
                <w:rFonts w:hint="eastAsia" w:eastAsia="宋体" w:cs="宋体"/>
                <w:color w:val="000000"/>
                <w:sz w:val="24"/>
                <w:szCs w:val="24"/>
                <w:vertAlign w:val="baseline"/>
                <w:lang w:val="en-US" w:eastAsia="zh-CN" w:bidi="ar-SA"/>
              </w:rPr>
              <w:t>包括：</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-待办邮件提醒</w:t>
            </w:r>
          </w:p>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-临期邮件提醒</w:t>
            </w:r>
          </w:p>
          <w:p>
            <w:pPr>
              <w:widowControl w:val="0"/>
              <w:jc w:val="both"/>
              <w:rPr>
                <w:ins w:id="240" w:author="周婷" w:date="2020-08-26T16:59:02Z"/>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-逾期邮件提醒</w:t>
            </w:r>
          </w:p>
          <w:p>
            <w:pPr>
              <w:widowControl w:val="0"/>
              <w:jc w:val="both"/>
              <w:rPr>
                <w:rFonts w:hint="default" w:cs="宋体"/>
                <w:color w:val="000000"/>
                <w:sz w:val="24"/>
                <w:szCs w:val="24"/>
                <w:vertAlign w:val="baseline"/>
                <w:lang w:val="en-US" w:eastAsia="zh-CN" w:bidi="ar-SA"/>
              </w:rPr>
            </w:pPr>
            <w:ins w:id="241" w:author="周婷" w:date="2020-08-26T16:59:03Z">
              <w:r>
                <w:rPr>
                  <w:rFonts w:hint="eastAsia" w:eastAsia="宋体" w:cs="宋体"/>
                  <w:color w:val="000000"/>
                  <w:sz w:val="24"/>
                  <w:szCs w:val="24"/>
                  <w:vertAlign w:val="baseline"/>
                  <w:lang w:val="en-US" w:eastAsia="zh-CN" w:bidi="ar-SA"/>
                </w:rPr>
                <w:t>2</w:t>
              </w:r>
            </w:ins>
            <w:ins w:id="242" w:author="周婷" w:date="2020-08-26T16:59:04Z">
              <w:r>
                <w:rPr>
                  <w:rFonts w:hint="eastAsia" w:eastAsia="宋体" w:cs="宋体"/>
                  <w:color w:val="000000"/>
                  <w:sz w:val="24"/>
                  <w:szCs w:val="24"/>
                  <w:vertAlign w:val="baseline"/>
                  <w:lang w:val="en-US" w:eastAsia="zh-CN" w:bidi="ar-SA"/>
                </w:rPr>
                <w:t xml:space="preserve"> </w:t>
              </w:r>
            </w:ins>
            <w:ins w:id="243" w:author="周婷" w:date="2020-08-26T16:59:08Z">
              <w:r>
                <w:rPr>
                  <w:rFonts w:hint="eastAsia" w:eastAsia="宋体" w:cs="宋体"/>
                  <w:color w:val="000000"/>
                  <w:sz w:val="24"/>
                  <w:szCs w:val="24"/>
                  <w:vertAlign w:val="baseline"/>
                  <w:lang w:val="en-US" w:eastAsia="zh-CN" w:bidi="ar-SA"/>
                </w:rPr>
                <w:t>勾选</w:t>
              </w:r>
            </w:ins>
            <w:ins w:id="244" w:author="周婷" w:date="2020-08-26T16:59:14Z">
              <w:r>
                <w:rPr>
                  <w:rFonts w:hint="eastAsia" w:eastAsia="宋体" w:cs="宋体"/>
                  <w:color w:val="000000"/>
                  <w:sz w:val="24"/>
                  <w:szCs w:val="24"/>
                  <w:vertAlign w:val="baseline"/>
                  <w:lang w:val="en-US" w:eastAsia="zh-CN" w:bidi="ar-SA"/>
                </w:rPr>
                <w:t>则</w:t>
              </w:r>
            </w:ins>
            <w:ins w:id="245" w:author="周婷" w:date="2020-08-26T16:59:15Z">
              <w:r>
                <w:rPr>
                  <w:rFonts w:hint="eastAsia" w:eastAsia="宋体" w:cs="宋体"/>
                  <w:color w:val="000000"/>
                  <w:sz w:val="24"/>
                  <w:szCs w:val="24"/>
                  <w:vertAlign w:val="baseline"/>
                  <w:lang w:val="en-US" w:eastAsia="zh-CN" w:bidi="ar-SA"/>
                </w:rPr>
                <w:t>系统</w:t>
              </w:r>
            </w:ins>
            <w:ins w:id="246" w:author="周婷" w:date="2020-08-26T16:59:16Z">
              <w:r>
                <w:rPr>
                  <w:rFonts w:hint="eastAsia" w:eastAsia="宋体" w:cs="宋体"/>
                  <w:color w:val="000000"/>
                  <w:sz w:val="24"/>
                  <w:szCs w:val="24"/>
                  <w:vertAlign w:val="baseline"/>
                  <w:lang w:val="en-US" w:eastAsia="zh-CN" w:bidi="ar-SA"/>
                </w:rPr>
                <w:t>会</w:t>
              </w:r>
            </w:ins>
            <w:ins w:id="247" w:author="周婷" w:date="2020-08-26T16:59:21Z">
              <w:r>
                <w:rPr>
                  <w:rFonts w:hint="eastAsia" w:eastAsia="宋体" w:cs="宋体"/>
                  <w:color w:val="000000"/>
                  <w:sz w:val="24"/>
                  <w:szCs w:val="24"/>
                  <w:vertAlign w:val="baseline"/>
                  <w:lang w:val="en-US" w:eastAsia="zh-CN" w:bidi="ar-SA"/>
                </w:rPr>
                <w:t>按照</w:t>
              </w:r>
            </w:ins>
            <w:ins w:id="248" w:author="周婷" w:date="2020-08-26T17:00:07Z">
              <w:r>
                <w:rPr>
                  <w:rFonts w:hint="eastAsia" w:eastAsia="宋体" w:cs="宋体"/>
                  <w:color w:val="000000"/>
                  <w:sz w:val="24"/>
                  <w:szCs w:val="24"/>
                  <w:vertAlign w:val="baseline"/>
                  <w:lang w:val="en-US" w:eastAsia="zh-CN" w:bidi="ar-SA"/>
                </w:rPr>
                <w:t>邮件</w:t>
              </w:r>
            </w:ins>
            <w:ins w:id="249" w:author="周婷" w:date="2020-08-26T17:00:09Z">
              <w:r>
                <w:rPr>
                  <w:rFonts w:hint="eastAsia" w:eastAsia="宋体" w:cs="宋体"/>
                  <w:color w:val="000000"/>
                  <w:sz w:val="24"/>
                  <w:szCs w:val="24"/>
                  <w:vertAlign w:val="baseline"/>
                  <w:lang w:val="en-US" w:eastAsia="zh-CN" w:bidi="ar-SA"/>
                </w:rPr>
                <w:t>提醒</w:t>
              </w:r>
            </w:ins>
            <w:ins w:id="250" w:author="周婷" w:date="2020-08-26T17:00:10Z">
              <w:r>
                <w:rPr>
                  <w:rFonts w:hint="eastAsia" w:eastAsia="宋体" w:cs="宋体"/>
                  <w:color w:val="000000"/>
                  <w:sz w:val="24"/>
                  <w:szCs w:val="24"/>
                  <w:vertAlign w:val="baseline"/>
                  <w:lang w:val="en-US" w:eastAsia="zh-CN" w:bidi="ar-SA"/>
                </w:rPr>
                <w:t>设置</w:t>
              </w:r>
            </w:ins>
            <w:ins w:id="251" w:author="周婷" w:date="2020-08-26T17:00:12Z">
              <w:r>
                <w:rPr>
                  <w:rFonts w:hint="eastAsia" w:eastAsia="宋体" w:cs="宋体"/>
                  <w:color w:val="000000"/>
                  <w:sz w:val="24"/>
                  <w:szCs w:val="24"/>
                  <w:vertAlign w:val="baseline"/>
                  <w:lang w:val="en-US" w:eastAsia="zh-CN" w:bidi="ar-SA"/>
                </w:rPr>
                <w:t>的</w:t>
              </w:r>
            </w:ins>
            <w:ins w:id="252" w:author="周婷" w:date="2020-08-26T17:00:17Z">
              <w:r>
                <w:rPr>
                  <w:rFonts w:hint="eastAsia" w:eastAsia="宋体" w:cs="宋体"/>
                  <w:color w:val="000000"/>
                  <w:sz w:val="24"/>
                  <w:szCs w:val="24"/>
                  <w:vertAlign w:val="baseline"/>
                  <w:lang w:val="en-US" w:eastAsia="zh-CN" w:bidi="ar-SA"/>
                </w:rPr>
                <w:t>规则</w:t>
              </w:r>
            </w:ins>
            <w:ins w:id="253" w:author="周婷" w:date="2020-08-26T17:00:41Z">
              <w:r>
                <w:rPr>
                  <w:rFonts w:hint="eastAsia" w:eastAsia="宋体" w:cs="宋体"/>
                  <w:color w:val="000000"/>
                  <w:sz w:val="24"/>
                  <w:szCs w:val="24"/>
                  <w:vertAlign w:val="baseline"/>
                  <w:lang w:val="en-US" w:eastAsia="zh-CN" w:bidi="ar-SA"/>
                </w:rPr>
                <w:t>自动</w:t>
              </w:r>
            </w:ins>
            <w:ins w:id="254" w:author="周婷" w:date="2020-08-26T17:00:19Z">
              <w:r>
                <w:rPr>
                  <w:rFonts w:hint="eastAsia" w:eastAsia="宋体" w:cs="宋体"/>
                  <w:color w:val="000000"/>
                  <w:sz w:val="24"/>
                  <w:szCs w:val="24"/>
                  <w:vertAlign w:val="baseline"/>
                  <w:lang w:val="en-US" w:eastAsia="zh-CN" w:bidi="ar-SA"/>
                </w:rPr>
                <w:t>发送</w:t>
              </w:r>
            </w:ins>
            <w:ins w:id="255" w:author="周婷" w:date="2020-08-26T17:00:20Z">
              <w:r>
                <w:rPr>
                  <w:rFonts w:hint="eastAsia" w:eastAsia="宋体" w:cs="宋体"/>
                  <w:color w:val="000000"/>
                  <w:sz w:val="24"/>
                  <w:szCs w:val="24"/>
                  <w:vertAlign w:val="baseline"/>
                  <w:lang w:val="en-US" w:eastAsia="zh-CN" w:bidi="ar-SA"/>
                </w:rPr>
                <w:t>邮件</w:t>
              </w:r>
            </w:ins>
            <w:ins w:id="256" w:author="周婷" w:date="2020-08-26T17:00:22Z">
              <w:r>
                <w:rPr>
                  <w:rFonts w:hint="eastAsia" w:eastAsia="宋体" w:cs="宋体"/>
                  <w:color w:val="000000"/>
                  <w:sz w:val="24"/>
                  <w:szCs w:val="24"/>
                  <w:vertAlign w:val="baseline"/>
                  <w:lang w:val="en-US" w:eastAsia="zh-CN" w:bidi="ar-SA"/>
                </w:rPr>
                <w:t>；</w:t>
              </w:r>
            </w:ins>
            <w:ins w:id="257" w:author="周婷" w:date="2020-08-26T17:00:54Z">
              <w:r>
                <w:rPr>
                  <w:rFonts w:hint="eastAsia" w:eastAsia="宋体" w:cs="宋体"/>
                  <w:color w:val="000000"/>
                  <w:sz w:val="24"/>
                  <w:szCs w:val="24"/>
                  <w:vertAlign w:val="baseline"/>
                  <w:lang w:val="en-US" w:eastAsia="zh-CN" w:bidi="ar-SA"/>
                </w:rPr>
                <w:t>未勾选则系统只发送系统内的消息提醒不发送邮件提醒</w:t>
              </w:r>
            </w:ins>
          </w:p>
        </w:tc>
        <w:tc>
          <w:tcPr>
            <w:tcW w:w="2953" w:type="dxa"/>
            <w:vAlign w:val="top"/>
          </w:tcPr>
          <w:p>
            <w:pPr>
              <w:widowControl w:val="0"/>
              <w:jc w:val="both"/>
              <w:rPr>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ins w:id="258" w:author="周婷" w:date="2020-08-26T17:02:08Z">
              <w:r>
                <w:rPr>
                  <w:rFonts w:hint="eastAsia" w:eastAsia="宋体" w:cs="宋体"/>
                  <w:color w:val="000000"/>
                  <w:sz w:val="24"/>
                  <w:szCs w:val="24"/>
                  <w:vertAlign w:val="baseline"/>
                  <w:lang w:val="en-US" w:eastAsia="zh-CN" w:bidi="ar-SA"/>
                </w:rPr>
                <w:t>待办</w:t>
              </w:r>
            </w:ins>
            <w:r>
              <w:rPr>
                <w:rFonts w:hint="eastAsia" w:eastAsia="宋体"/>
                <w:color w:val="000000"/>
                <w:vertAlign w:val="baseline"/>
                <w:lang w:eastAsia="zh-CN"/>
              </w:rPr>
              <w:t>邮件提醒设置</w:t>
            </w:r>
          </w:p>
        </w:tc>
        <w:tc>
          <w:tcPr>
            <w:tcW w:w="1179" w:type="dxa"/>
            <w:vAlign w:val="top"/>
          </w:tcPr>
          <w:p>
            <w:pPr>
              <w:widowControl w:val="0"/>
              <w:jc w:val="both"/>
              <w:rPr>
                <w:rFonts w:hint="eastAsia" w:cs="宋体"/>
                <w:color w:val="000000"/>
                <w:sz w:val="24"/>
                <w:szCs w:val="24"/>
                <w:vertAlign w:val="baseline"/>
                <w:lang w:val="en-US" w:eastAsia="zh-CN" w:bidi="ar-SA"/>
              </w:rPr>
            </w:pPr>
          </w:p>
        </w:tc>
        <w:tc>
          <w:tcPr>
            <w:tcW w:w="84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文本框</w:t>
            </w:r>
          </w:p>
        </w:tc>
        <w:tc>
          <w:tcPr>
            <w:tcW w:w="733" w:type="dxa"/>
            <w:vAlign w:val="top"/>
          </w:tcPr>
          <w:p>
            <w:pPr>
              <w:widowControl w:val="0"/>
              <w:jc w:val="both"/>
              <w:rPr>
                <w:rFonts w:hint="eastAsia" w:cs="宋体"/>
                <w:color w:val="000000"/>
                <w:sz w:val="24"/>
                <w:szCs w:val="24"/>
                <w:lang w:val="en-US" w:eastAsia="zh-CN" w:bidi="ar-SA"/>
              </w:rPr>
            </w:pPr>
            <w:ins w:id="259" w:author="周婷" w:date="2020-08-26T17:04:09Z">
              <w:r>
                <w:rPr>
                  <w:rFonts w:hint="eastAsia" w:eastAsia="宋体" w:cs="宋体"/>
                  <w:color w:val="000000"/>
                  <w:sz w:val="24"/>
                  <w:szCs w:val="24"/>
                  <w:lang w:val="en-US" w:eastAsia="zh-CN" w:bidi="ar-SA"/>
                </w:rPr>
                <w:t>否</w:t>
              </w:r>
            </w:ins>
          </w:p>
        </w:tc>
        <w:tc>
          <w:tcPr>
            <w:tcW w:w="3217" w:type="dxa"/>
            <w:vAlign w:val="top"/>
          </w:tcPr>
          <w:p>
            <w:pPr>
              <w:widowControl w:val="0"/>
              <w:jc w:val="both"/>
              <w:rPr>
                <w:ins w:id="260" w:author="周婷" w:date="2020-08-26T17:05:38Z"/>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 如果勾选了待办邮件提醒，</w:t>
            </w:r>
            <w:del w:id="261" w:author="周婷" w:date="2020-08-26T16:57:46Z">
              <w:r>
                <w:rPr>
                  <w:rFonts w:hint="eastAsia" w:eastAsia="宋体" w:cs="宋体"/>
                  <w:color w:val="000000"/>
                  <w:sz w:val="24"/>
                  <w:szCs w:val="24"/>
                  <w:vertAlign w:val="baseline"/>
                  <w:lang w:val="en-US" w:eastAsia="zh-CN" w:bidi="ar-SA"/>
                </w:rPr>
                <w:delText>则必须</w:delText>
              </w:r>
            </w:del>
            <w:ins w:id="262" w:author="周婷" w:date="2020-08-26T16:57:46Z">
              <w:r>
                <w:rPr>
                  <w:rFonts w:hint="eastAsia" w:eastAsia="宋体" w:cs="宋体"/>
                  <w:color w:val="000000"/>
                  <w:sz w:val="24"/>
                  <w:szCs w:val="24"/>
                  <w:vertAlign w:val="baseline"/>
                  <w:lang w:val="en-US" w:eastAsia="zh-CN" w:bidi="ar-SA"/>
                </w:rPr>
                <w:t>可</w:t>
              </w:r>
            </w:ins>
            <w:r>
              <w:rPr>
                <w:rFonts w:hint="eastAsia" w:eastAsia="宋体" w:cs="宋体"/>
                <w:color w:val="000000"/>
                <w:sz w:val="24"/>
                <w:szCs w:val="24"/>
                <w:vertAlign w:val="baseline"/>
                <w:lang w:val="en-US" w:eastAsia="zh-CN" w:bidi="ar-SA"/>
              </w:rPr>
              <w:t>填写对应</w:t>
            </w:r>
            <w:del w:id="263" w:author="周婷" w:date="2020-08-26T17:06:54Z">
              <w:r>
                <w:rPr>
                  <w:rFonts w:hint="eastAsia" w:eastAsia="宋体" w:cs="宋体"/>
                  <w:color w:val="000000"/>
                  <w:sz w:val="24"/>
                  <w:szCs w:val="24"/>
                  <w:vertAlign w:val="baseline"/>
                  <w:lang w:val="en-US" w:eastAsia="zh-CN" w:bidi="ar-SA"/>
                </w:rPr>
                <w:delText>间隔</w:delText>
              </w:r>
            </w:del>
            <w:r>
              <w:rPr>
                <w:rFonts w:hint="eastAsia" w:eastAsia="宋体" w:cs="宋体"/>
                <w:color w:val="000000"/>
                <w:sz w:val="24"/>
                <w:szCs w:val="24"/>
                <w:vertAlign w:val="baseline"/>
                <w:lang w:val="en-US" w:eastAsia="zh-CN" w:bidi="ar-SA"/>
              </w:rPr>
              <w:t>时间</w:t>
            </w:r>
            <w:ins w:id="264" w:author="周婷" w:date="2020-08-26T17:06:55Z">
              <w:r>
                <w:rPr>
                  <w:rFonts w:hint="eastAsia" w:eastAsia="宋体" w:cs="宋体"/>
                  <w:color w:val="000000"/>
                  <w:sz w:val="24"/>
                  <w:szCs w:val="24"/>
                  <w:vertAlign w:val="baseline"/>
                  <w:lang w:val="en-US" w:eastAsia="zh-CN" w:bidi="ar-SA"/>
                </w:rPr>
                <w:t>间隔</w:t>
              </w:r>
            </w:ins>
            <w:r>
              <w:rPr>
                <w:rFonts w:hint="eastAsia" w:eastAsia="宋体" w:cs="宋体"/>
                <w:color w:val="000000"/>
                <w:sz w:val="24"/>
                <w:szCs w:val="24"/>
                <w:vertAlign w:val="baseline"/>
                <w:lang w:val="en-US" w:eastAsia="zh-CN" w:bidi="ar-SA"/>
              </w:rPr>
              <w:t>，</w:t>
            </w:r>
            <w:ins w:id="265" w:author="周婷" w:date="2020-08-26T17:04:52Z">
              <w:r>
                <w:rPr>
                  <w:rFonts w:hint="eastAsia" w:eastAsia="宋体" w:cs="宋体"/>
                  <w:color w:val="000000"/>
                  <w:sz w:val="24"/>
                  <w:szCs w:val="24"/>
                  <w:vertAlign w:val="baseline"/>
                  <w:lang w:val="en-US" w:eastAsia="zh-CN" w:bidi="ar-SA"/>
                </w:rPr>
                <w:t>以天为单位</w:t>
              </w:r>
            </w:ins>
          </w:p>
          <w:p>
            <w:pPr>
              <w:widowControl w:val="0"/>
              <w:jc w:val="both"/>
              <w:rPr>
                <w:rFonts w:hint="eastAsia" w:cs="宋体"/>
                <w:color w:val="000000"/>
                <w:sz w:val="24"/>
                <w:szCs w:val="24"/>
                <w:vertAlign w:val="baseline"/>
                <w:lang w:val="en-US" w:eastAsia="zh-CN" w:bidi="ar-SA"/>
              </w:rPr>
            </w:pPr>
            <w:ins w:id="266" w:author="周婷" w:date="2020-08-26T17:05:39Z">
              <w:r>
                <w:rPr>
                  <w:rFonts w:hint="eastAsia" w:eastAsia="宋体" w:cs="宋体"/>
                  <w:color w:val="000000"/>
                  <w:sz w:val="24"/>
                  <w:szCs w:val="24"/>
                  <w:vertAlign w:val="baseline"/>
                  <w:lang w:val="en-US" w:eastAsia="zh-CN" w:bidi="ar-SA"/>
                </w:rPr>
                <w:t>2</w:t>
              </w:r>
            </w:ins>
            <w:ins w:id="267" w:author="周婷" w:date="2020-08-26T17:07:31Z">
              <w:r>
                <w:rPr>
                  <w:rFonts w:hint="eastAsia" w:eastAsia="宋体" w:cs="宋体"/>
                  <w:color w:val="000000"/>
                  <w:sz w:val="24"/>
                  <w:szCs w:val="24"/>
                  <w:vertAlign w:val="baseline"/>
                  <w:lang w:val="en-US" w:eastAsia="zh-CN" w:bidi="ar-SA"/>
                </w:rPr>
                <w:t>校验</w:t>
              </w:r>
            </w:ins>
            <w:r>
              <w:rPr>
                <w:rFonts w:hint="eastAsia" w:eastAsia="宋体" w:cs="宋体"/>
                <w:color w:val="000000"/>
                <w:sz w:val="24"/>
                <w:szCs w:val="24"/>
                <w:vertAlign w:val="baseline"/>
                <w:lang w:val="en-US" w:eastAsia="zh-CN" w:bidi="ar-SA"/>
              </w:rPr>
              <w:t>只能填写数字（整数）。</w:t>
            </w:r>
          </w:p>
          <w:p>
            <w:pPr>
              <w:widowControl w:val="0"/>
              <w:jc w:val="both"/>
              <w:rPr>
                <w:del w:id="268" w:author="周婷" w:date="2020-08-26T17:02:42Z"/>
                <w:rFonts w:hint="eastAsia" w:cs="宋体"/>
                <w:color w:val="000000"/>
                <w:sz w:val="24"/>
                <w:szCs w:val="24"/>
                <w:vertAlign w:val="baseline"/>
                <w:lang w:val="en-US" w:eastAsia="zh-CN" w:bidi="ar-SA"/>
              </w:rPr>
            </w:pPr>
            <w:ins w:id="269" w:author="周婷" w:date="2020-08-26T17:07:46Z">
              <w:r>
                <w:rPr>
                  <w:rFonts w:hint="eastAsia" w:eastAsia="宋体" w:cs="宋体"/>
                  <w:color w:val="000000"/>
                  <w:sz w:val="24"/>
                  <w:szCs w:val="24"/>
                  <w:vertAlign w:val="baseline"/>
                  <w:lang w:val="en-US" w:eastAsia="zh-CN" w:bidi="ar-SA"/>
                </w:rPr>
                <w:t>3</w:t>
              </w:r>
            </w:ins>
            <w:ins w:id="270" w:author="周婷" w:date="2020-08-26T17:07:47Z">
              <w:r>
                <w:rPr>
                  <w:rFonts w:hint="eastAsia" w:eastAsia="宋体" w:cs="宋体"/>
                  <w:color w:val="000000"/>
                  <w:sz w:val="24"/>
                  <w:szCs w:val="24"/>
                  <w:vertAlign w:val="baseline"/>
                  <w:lang w:val="en-US" w:eastAsia="zh-CN" w:bidi="ar-SA"/>
                </w:rPr>
                <w:t xml:space="preserve"> </w:t>
              </w:r>
            </w:ins>
            <w:ins w:id="271" w:author="周婷" w:date="2020-08-26T17:07:50Z">
              <w:r>
                <w:rPr>
                  <w:rFonts w:hint="eastAsia" w:eastAsia="宋体" w:cs="宋体"/>
                  <w:color w:val="000000"/>
                  <w:sz w:val="24"/>
                  <w:szCs w:val="24"/>
                  <w:vertAlign w:val="baseline"/>
                  <w:lang w:val="en-US" w:eastAsia="zh-CN" w:bidi="ar-SA"/>
                </w:rPr>
                <w:t>校验填写的数字小于配置的任务创建时间和任务截止时间间隔的天数</w:t>
              </w:r>
            </w:ins>
            <w:del w:id="272" w:author="周婷" w:date="2020-08-26T17:02:42Z">
              <w:r>
                <w:rPr>
                  <w:rFonts w:hint="eastAsia" w:eastAsia="宋体" w:cs="宋体"/>
                  <w:color w:val="000000"/>
                  <w:sz w:val="24"/>
                  <w:szCs w:val="24"/>
                  <w:vertAlign w:val="baseline"/>
                  <w:lang w:val="en-US" w:eastAsia="zh-CN" w:bidi="ar-SA"/>
                </w:rPr>
                <w:delText>2 如果勾选了临期邮件提醒，则必须填写首次临期邮件提醒时间和对应间隔时间，都是只能填写数字（整数）。</w:delText>
              </w:r>
            </w:del>
          </w:p>
          <w:p>
            <w:pPr>
              <w:widowControl w:val="0"/>
              <w:jc w:val="both"/>
              <w:rPr>
                <w:rFonts w:hint="default" w:cs="宋体"/>
                <w:color w:val="000000"/>
                <w:sz w:val="24"/>
                <w:szCs w:val="24"/>
                <w:vertAlign w:val="baseline"/>
                <w:lang w:val="en-US" w:eastAsia="zh-CN" w:bidi="ar-SA"/>
              </w:rPr>
            </w:pPr>
            <w:del w:id="273" w:author="周婷" w:date="2020-08-26T17:02:42Z">
              <w:r>
                <w:rPr>
                  <w:rFonts w:hint="eastAsia" w:eastAsia="宋体" w:cs="宋体"/>
                  <w:color w:val="000000"/>
                  <w:sz w:val="24"/>
                  <w:szCs w:val="24"/>
                  <w:vertAlign w:val="baseline"/>
                  <w:lang w:val="en-US" w:eastAsia="zh-CN" w:bidi="ar-SA"/>
                </w:rPr>
                <w:delText>3 填写的间隔时间不超过该任务开始时间和截止完成时间的间隔时间</w:delText>
              </w:r>
            </w:del>
          </w:p>
        </w:tc>
        <w:tc>
          <w:tcPr>
            <w:tcW w:w="295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-默认提示语：请输入间隔时间</w:t>
            </w:r>
          </w:p>
          <w:p>
            <w:pPr>
              <w:widowControl w:val="0"/>
              <w:jc w:val="both"/>
              <w:rPr>
                <w:ins w:id="274" w:author="周婷" w:date="2020-08-26T17:08:04Z"/>
                <w:rFonts w:hint="eastAsia"/>
                <w:color w:val="000000"/>
                <w:lang w:val="en-US" w:eastAsia="zh-CN"/>
              </w:rPr>
            </w:pPr>
            <w:del w:id="275" w:author="周婷" w:date="2020-08-26T17:08:01Z">
              <w:r>
                <w:rPr>
                  <w:rFonts w:hint="eastAsia" w:eastAsia="宋体"/>
                  <w:color w:val="000000"/>
                  <w:lang w:val="en-US" w:eastAsia="zh-CN"/>
                </w:rPr>
                <w:delText>-错误提示语：间隔时间不能为空</w:delText>
              </w:r>
            </w:del>
            <w:ins w:id="276" w:author="周婷" w:date="2020-08-26T17:05:47Z">
              <w:r>
                <w:rPr>
                  <w:rFonts w:hint="eastAsia" w:eastAsia="宋体"/>
                  <w:color w:val="000000"/>
                  <w:lang w:val="en-US" w:eastAsia="zh-CN"/>
                </w:rPr>
                <w:t>-错误提示语：</w:t>
              </w:r>
            </w:ins>
            <w:ins w:id="277" w:author="周婷" w:date="2020-08-26T17:06:51Z">
              <w:r>
                <w:rPr>
                  <w:rFonts w:hint="eastAsia" w:eastAsia="宋体"/>
                  <w:color w:val="000000"/>
                  <w:lang w:val="en-US" w:eastAsia="zh-CN"/>
                </w:rPr>
                <w:t>时间</w:t>
              </w:r>
            </w:ins>
            <w:ins w:id="278" w:author="周婷" w:date="2020-08-26T17:06:13Z">
              <w:r>
                <w:rPr>
                  <w:rFonts w:hint="eastAsia" w:eastAsia="宋体"/>
                  <w:color w:val="000000"/>
                  <w:lang w:val="en-US" w:eastAsia="zh-CN"/>
                </w:rPr>
                <w:t>间隔</w:t>
              </w:r>
            </w:ins>
            <w:ins w:id="279" w:author="周婷" w:date="2020-08-26T17:07:15Z">
              <w:r>
                <w:rPr>
                  <w:rFonts w:hint="eastAsia" w:eastAsia="宋体"/>
                  <w:color w:val="000000"/>
                  <w:lang w:val="en-US" w:eastAsia="zh-CN"/>
                </w:rPr>
                <w:t>填写</w:t>
              </w:r>
            </w:ins>
            <w:ins w:id="280" w:author="周婷" w:date="2020-08-26T17:07:17Z">
              <w:r>
                <w:rPr>
                  <w:rFonts w:hint="eastAsia" w:eastAsia="宋体"/>
                  <w:color w:val="000000"/>
                  <w:lang w:val="en-US" w:eastAsia="zh-CN"/>
                </w:rPr>
                <w:t>不正确</w:t>
              </w:r>
            </w:ins>
            <w:ins w:id="281" w:author="周婷" w:date="2020-08-26T17:07:18Z">
              <w:r>
                <w:rPr>
                  <w:rFonts w:hint="eastAsia" w:eastAsia="宋体"/>
                  <w:color w:val="000000"/>
                  <w:lang w:val="en-US" w:eastAsia="zh-CN"/>
                </w:rPr>
                <w:t>，请</w:t>
              </w:r>
            </w:ins>
            <w:ins w:id="282" w:author="周婷" w:date="2020-08-26T17:09:37Z">
              <w:r>
                <w:rPr>
                  <w:rFonts w:hint="eastAsia" w:eastAsia="宋体"/>
                  <w:color w:val="000000"/>
                  <w:lang w:val="en-US" w:eastAsia="zh-CN"/>
                </w:rPr>
                <w:t>输入</w:t>
              </w:r>
            </w:ins>
            <w:ins w:id="283" w:author="周婷" w:date="2020-08-26T17:07:21Z">
              <w:r>
                <w:rPr>
                  <w:rFonts w:hint="eastAsia" w:eastAsia="宋体"/>
                  <w:color w:val="000000"/>
                  <w:lang w:val="en-US" w:eastAsia="zh-CN"/>
                </w:rPr>
                <w:t>数字</w:t>
              </w:r>
            </w:ins>
          </w:p>
          <w:p>
            <w:pPr>
              <w:widowControl w:val="0"/>
              <w:jc w:val="both"/>
              <w:rPr>
                <w:rFonts w:hint="default"/>
                <w:color w:val="000000"/>
                <w:lang w:val="en-US" w:eastAsia="zh-CN"/>
              </w:rPr>
            </w:pPr>
            <w:ins w:id="284" w:author="周婷" w:date="2020-08-26T17:08:04Z">
              <w:r>
                <w:rPr>
                  <w:rFonts w:hint="eastAsia" w:eastAsia="宋体"/>
                  <w:color w:val="000000"/>
                  <w:lang w:val="en-US" w:eastAsia="zh-CN"/>
                </w:rPr>
                <w:t>-</w:t>
              </w:r>
            </w:ins>
            <w:ins w:id="285" w:author="周婷" w:date="2020-08-26T17:08:06Z">
              <w:r>
                <w:rPr>
                  <w:rFonts w:hint="eastAsia" w:eastAsia="宋体"/>
                  <w:color w:val="000000"/>
                  <w:lang w:val="en-US" w:eastAsia="zh-CN"/>
                </w:rPr>
                <w:t>错误</w:t>
              </w:r>
            </w:ins>
            <w:ins w:id="286" w:author="周婷" w:date="2020-08-26T17:08:07Z">
              <w:r>
                <w:rPr>
                  <w:rFonts w:hint="eastAsia" w:eastAsia="宋体"/>
                  <w:color w:val="000000"/>
                  <w:lang w:val="en-US" w:eastAsia="zh-CN"/>
                </w:rPr>
                <w:t>提示</w:t>
              </w:r>
            </w:ins>
            <w:ins w:id="287" w:author="周婷" w:date="2020-08-26T17:08:08Z">
              <w:r>
                <w:rPr>
                  <w:rFonts w:hint="eastAsia" w:eastAsia="宋体"/>
                  <w:color w:val="000000"/>
                  <w:lang w:val="en-US" w:eastAsia="zh-CN"/>
                </w:rPr>
                <w:t>语：</w:t>
              </w:r>
            </w:ins>
            <w:ins w:id="288" w:author="周婷" w:date="2020-08-26T17:08:10Z">
              <w:r>
                <w:rPr>
                  <w:rFonts w:hint="eastAsia" w:eastAsia="宋体"/>
                  <w:color w:val="000000"/>
                  <w:lang w:val="en-US" w:eastAsia="zh-CN"/>
                </w:rPr>
                <w:t>时间</w:t>
              </w:r>
            </w:ins>
            <w:ins w:id="289" w:author="周婷" w:date="2020-08-26T17:08:12Z">
              <w:r>
                <w:rPr>
                  <w:rFonts w:hint="eastAsia" w:eastAsia="宋体"/>
                  <w:color w:val="000000"/>
                  <w:lang w:val="en-US" w:eastAsia="zh-CN"/>
                </w:rPr>
                <w:t>间隔</w:t>
              </w:r>
            </w:ins>
            <w:ins w:id="290" w:author="周婷" w:date="2020-08-26T17:08:19Z">
              <w:r>
                <w:rPr>
                  <w:rFonts w:hint="eastAsia" w:eastAsia="宋体"/>
                  <w:color w:val="000000"/>
                  <w:lang w:val="en-US" w:eastAsia="zh-CN"/>
                </w:rPr>
                <w:t>不能</w:t>
              </w:r>
            </w:ins>
            <w:ins w:id="291" w:author="周婷" w:date="2020-08-26T17:08:20Z">
              <w:r>
                <w:rPr>
                  <w:rFonts w:hint="eastAsia" w:eastAsia="宋体"/>
                  <w:color w:val="000000"/>
                  <w:lang w:val="en-US" w:eastAsia="zh-CN"/>
                </w:rPr>
                <w:t>大于</w:t>
              </w:r>
            </w:ins>
            <w:ins w:id="292" w:author="周婷" w:date="2020-08-26T17:08:36Z">
              <w:r>
                <w:rPr>
                  <w:rFonts w:hint="eastAsia" w:eastAsia="宋体"/>
                  <w:color w:val="000000"/>
                  <w:lang w:val="en-US" w:eastAsia="zh-CN"/>
                </w:rPr>
                <w:t>任务创建时间和任务截止时间间隔的天数</w:t>
              </w:r>
            </w:ins>
            <w:ins w:id="293" w:author="周婷" w:date="2020-08-26T17:08:37Z">
              <w:r>
                <w:rPr>
                  <w:rFonts w:hint="eastAsia" w:eastAsia="宋体"/>
                  <w:color w:val="000000"/>
                  <w:lang w:val="en-US" w:eastAsia="zh-CN"/>
                </w:rPr>
                <w:t>（</w:t>
              </w:r>
            </w:ins>
            <w:ins w:id="294" w:author="周婷" w:date="2020-08-26T17:08:38Z">
              <w:r>
                <w:rPr>
                  <w:rFonts w:hint="eastAsia" w:eastAsia="宋体"/>
                  <w:color w:val="000000"/>
                  <w:lang w:val="en-US" w:eastAsia="zh-CN"/>
                </w:rPr>
                <w:t>X</w:t>
              </w:r>
            </w:ins>
            <w:ins w:id="295" w:author="周婷" w:date="2020-08-26T17:08:39Z">
              <w:r>
                <w:rPr>
                  <w:rFonts w:hint="eastAsia" w:eastAsia="宋体"/>
                  <w:color w:val="000000"/>
                  <w:lang w:val="en-US" w:eastAsia="zh-CN"/>
                </w:rPr>
                <w:t>天</w:t>
              </w:r>
            </w:ins>
            <w:ins w:id="296" w:author="周婷" w:date="2020-08-26T17:08:37Z">
              <w:r>
                <w:rPr>
                  <w:rFonts w:hint="eastAsia" w:eastAsia="宋体"/>
                  <w:color w:val="000000"/>
                  <w:lang w:val="en-US" w:eastAsia="zh-CN"/>
                </w:rPr>
                <w:t>）</w:t>
              </w:r>
            </w:ins>
            <w:ins w:id="297" w:author="周婷" w:date="2020-08-26T17:08:49Z">
              <w:r>
                <w:rPr>
                  <w:rFonts w:hint="eastAsia" w:eastAsia="宋体"/>
                  <w:color w:val="000000"/>
                  <w:lang w:val="en-US" w:eastAsia="zh-CN"/>
                </w:rPr>
                <w:t>,</w:t>
              </w:r>
            </w:ins>
            <w:ins w:id="298" w:author="周婷" w:date="2020-08-26T17:08:52Z">
              <w:r>
                <w:rPr>
                  <w:rFonts w:hint="eastAsia" w:eastAsia="宋体"/>
                  <w:color w:val="000000"/>
                  <w:lang w:val="en-US" w:eastAsia="zh-CN"/>
                </w:rPr>
                <w:t>请</w:t>
              </w:r>
            </w:ins>
            <w:ins w:id="299" w:author="周婷" w:date="2020-08-26T17:08:53Z">
              <w:r>
                <w:rPr>
                  <w:rFonts w:hint="eastAsia" w:eastAsia="宋体"/>
                  <w:color w:val="000000"/>
                  <w:lang w:val="en-US" w:eastAsia="zh-CN"/>
                </w:rPr>
                <w:t>重新</w:t>
              </w:r>
            </w:ins>
            <w:ins w:id="300" w:author="周婷" w:date="2020-08-26T17:09:52Z">
              <w:r>
                <w:rPr>
                  <w:rFonts w:hint="eastAsia" w:eastAsia="宋体"/>
                  <w:color w:val="000000"/>
                  <w:lang w:val="en-US" w:eastAsia="zh-CN"/>
                </w:rPr>
                <w:t>输入</w:t>
              </w:r>
            </w:ins>
          </w:p>
          <w:p>
            <w:pPr>
              <w:widowControl w:val="0"/>
              <w:jc w:val="both"/>
              <w:rPr>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301" w:author="周婷" w:date="2020-08-26T17:02:13Z"/>
        </w:trPr>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ins w:id="302" w:author="周婷" w:date="2020-08-26T17:02:13Z"/>
                <w:rFonts w:hint="eastAsia" w:cs="宋体"/>
                <w:color w:val="000000"/>
                <w:sz w:val="24"/>
                <w:szCs w:val="24"/>
                <w:vertAlign w:val="baseline"/>
                <w:lang w:val="en-US" w:eastAsia="zh-CN" w:bidi="ar-SA"/>
              </w:rPr>
            </w:pPr>
            <w:ins w:id="303" w:author="周婷" w:date="2020-08-26T17:02:28Z">
              <w:r>
                <w:rPr>
                  <w:rFonts w:hint="eastAsia" w:eastAsia="宋体" w:cs="宋体"/>
                  <w:color w:val="000000"/>
                  <w:sz w:val="24"/>
                  <w:szCs w:val="24"/>
                  <w:vertAlign w:val="baseline"/>
                  <w:lang w:val="en-US" w:eastAsia="zh-CN" w:bidi="ar-SA"/>
                </w:rPr>
                <w:t>临期</w:t>
              </w:r>
            </w:ins>
            <w:ins w:id="304" w:author="周婷" w:date="2020-08-26T17:02:22Z">
              <w:r>
                <w:rPr>
                  <w:rFonts w:hint="eastAsia" w:eastAsia="宋体"/>
                  <w:color w:val="000000"/>
                  <w:vertAlign w:val="baseline"/>
                  <w:lang w:eastAsia="zh-CN"/>
                </w:rPr>
                <w:t>邮件提醒设置</w:t>
              </w:r>
            </w:ins>
          </w:p>
        </w:tc>
        <w:tc>
          <w:tcPr>
            <w:tcW w:w="1179" w:type="dxa"/>
            <w:vAlign w:val="top"/>
          </w:tcPr>
          <w:p>
            <w:pPr>
              <w:widowControl w:val="0"/>
              <w:jc w:val="both"/>
              <w:rPr>
                <w:ins w:id="305" w:author="周婷" w:date="2020-08-26T17:02:13Z"/>
                <w:rFonts w:hint="eastAsia" w:cs="宋体"/>
                <w:color w:val="000000"/>
                <w:sz w:val="24"/>
                <w:szCs w:val="24"/>
                <w:vertAlign w:val="baseline"/>
                <w:lang w:val="en-US" w:eastAsia="zh-CN" w:bidi="ar-SA"/>
              </w:rPr>
            </w:pPr>
          </w:p>
        </w:tc>
        <w:tc>
          <w:tcPr>
            <w:tcW w:w="847" w:type="dxa"/>
            <w:vAlign w:val="top"/>
          </w:tcPr>
          <w:p>
            <w:pPr>
              <w:widowControl w:val="0"/>
              <w:jc w:val="both"/>
              <w:rPr>
                <w:ins w:id="306" w:author="周婷" w:date="2020-08-26T17:02:13Z"/>
                <w:rFonts w:hint="eastAsia" w:cs="宋体"/>
                <w:color w:val="000000"/>
                <w:sz w:val="24"/>
                <w:szCs w:val="24"/>
                <w:vertAlign w:val="baseline"/>
                <w:lang w:val="en-US" w:eastAsia="zh-CN" w:bidi="ar-SA"/>
              </w:rPr>
            </w:pPr>
            <w:ins w:id="307" w:author="周婷" w:date="2020-08-26T17:12:08Z">
              <w:r>
                <w:rPr>
                  <w:rFonts w:hint="eastAsia" w:eastAsia="宋体" w:cs="宋体"/>
                  <w:color w:val="000000"/>
                  <w:sz w:val="24"/>
                  <w:szCs w:val="24"/>
                  <w:vertAlign w:val="baseline"/>
                  <w:lang w:val="en-US" w:eastAsia="zh-CN" w:bidi="ar-SA"/>
                </w:rPr>
                <w:t>数字</w:t>
              </w:r>
            </w:ins>
            <w:ins w:id="308" w:author="周婷" w:date="2020-08-26T17:12:03Z">
              <w:r>
                <w:rPr>
                  <w:rFonts w:hint="eastAsia" w:eastAsia="宋体" w:cs="宋体"/>
                  <w:color w:val="000000"/>
                  <w:sz w:val="24"/>
                  <w:szCs w:val="24"/>
                  <w:vertAlign w:val="baseline"/>
                  <w:lang w:val="en-US" w:eastAsia="zh-CN" w:bidi="ar-SA"/>
                </w:rPr>
                <w:t>选择</w:t>
              </w:r>
            </w:ins>
            <w:ins w:id="309" w:author="周婷" w:date="2020-08-26T17:12:12Z">
              <w:r>
                <w:rPr>
                  <w:rFonts w:hint="eastAsia" w:eastAsia="宋体" w:cs="宋体"/>
                  <w:color w:val="000000"/>
                  <w:sz w:val="24"/>
                  <w:szCs w:val="24"/>
                  <w:vertAlign w:val="baseline"/>
                  <w:lang w:val="en-US" w:eastAsia="zh-CN" w:bidi="ar-SA"/>
                </w:rPr>
                <w:t>控件</w:t>
              </w:r>
            </w:ins>
          </w:p>
        </w:tc>
        <w:tc>
          <w:tcPr>
            <w:tcW w:w="733" w:type="dxa"/>
            <w:vAlign w:val="top"/>
          </w:tcPr>
          <w:p>
            <w:pPr>
              <w:widowControl w:val="0"/>
              <w:jc w:val="both"/>
              <w:rPr>
                <w:ins w:id="310" w:author="周婷" w:date="2020-08-26T17:02:13Z"/>
                <w:rFonts w:hint="eastAsia" w:cs="宋体"/>
                <w:color w:val="000000"/>
                <w:sz w:val="24"/>
                <w:szCs w:val="24"/>
                <w:lang w:val="en-US" w:eastAsia="zh-CN" w:bidi="ar-SA"/>
              </w:rPr>
            </w:pPr>
            <w:ins w:id="311" w:author="周婷" w:date="2020-08-26T17:11:54Z">
              <w:r>
                <w:rPr>
                  <w:rFonts w:hint="eastAsia" w:eastAsia="宋体" w:cs="宋体"/>
                  <w:color w:val="000000"/>
                  <w:sz w:val="24"/>
                  <w:szCs w:val="24"/>
                  <w:lang w:val="en-US" w:eastAsia="zh-CN" w:bidi="ar-SA"/>
                </w:rPr>
                <w:t>是</w:t>
              </w:r>
            </w:ins>
          </w:p>
        </w:tc>
        <w:tc>
          <w:tcPr>
            <w:tcW w:w="3217" w:type="dxa"/>
            <w:vAlign w:val="top"/>
          </w:tcPr>
          <w:p>
            <w:pPr>
              <w:widowControl w:val="0"/>
              <w:jc w:val="both"/>
              <w:rPr>
                <w:ins w:id="312" w:author="周婷" w:date="2020-08-26T17:17:43Z"/>
                <w:rFonts w:hint="eastAsia" w:cs="宋体"/>
                <w:color w:val="000000"/>
                <w:sz w:val="24"/>
                <w:szCs w:val="24"/>
                <w:vertAlign w:val="baseline"/>
                <w:lang w:val="en-US" w:eastAsia="zh-CN" w:bidi="ar-SA"/>
              </w:rPr>
            </w:pPr>
            <w:ins w:id="313" w:author="周婷" w:date="2020-08-26T17:18:16Z">
              <w:r>
                <w:rPr>
                  <w:rFonts w:hint="eastAsia" w:eastAsia="宋体" w:cs="宋体"/>
                  <w:color w:val="000000"/>
                  <w:sz w:val="24"/>
                  <w:szCs w:val="24"/>
                  <w:vertAlign w:val="baseline"/>
                  <w:lang w:val="en-US" w:eastAsia="zh-CN" w:bidi="ar-SA"/>
                </w:rPr>
                <w:t>1</w:t>
              </w:r>
            </w:ins>
            <w:ins w:id="314" w:author="周婷" w:date="2020-08-26T17:02:43Z">
              <w:r>
                <w:rPr>
                  <w:rFonts w:hint="eastAsia" w:eastAsia="宋体" w:cs="宋体"/>
                  <w:color w:val="000000"/>
                  <w:sz w:val="24"/>
                  <w:szCs w:val="24"/>
                  <w:vertAlign w:val="baseline"/>
                  <w:lang w:val="en-US" w:eastAsia="zh-CN" w:bidi="ar-SA"/>
                </w:rPr>
                <w:t xml:space="preserve"> 如果勾选了临期邮件提醒，则必须填写</w:t>
              </w:r>
            </w:ins>
            <w:ins w:id="315" w:author="周婷" w:date="2020-08-26T17:17:27Z">
              <w:r>
                <w:rPr>
                  <w:rFonts w:hint="eastAsia" w:eastAsia="宋体" w:cs="宋体"/>
                  <w:color w:val="000000"/>
                  <w:sz w:val="24"/>
                  <w:szCs w:val="24"/>
                  <w:vertAlign w:val="baseline"/>
                  <w:lang w:val="en-US" w:eastAsia="zh-CN" w:bidi="ar-SA"/>
                </w:rPr>
                <w:t>距离任务截至时间24小时-72小时</w:t>
              </w:r>
            </w:ins>
            <w:ins w:id="316" w:author="周婷" w:date="2020-08-26T17:17:37Z">
              <w:r>
                <w:rPr>
                  <w:rFonts w:hint="eastAsia" w:eastAsia="宋体" w:cs="宋体"/>
                  <w:color w:val="000000"/>
                  <w:sz w:val="24"/>
                  <w:szCs w:val="24"/>
                  <w:vertAlign w:val="baseline"/>
                  <w:lang w:val="en-US" w:eastAsia="zh-CN" w:bidi="ar-SA"/>
                </w:rPr>
                <w:t>的</w:t>
              </w:r>
            </w:ins>
            <w:ins w:id="317" w:author="周婷" w:date="2020-08-26T17:17:40Z">
              <w:r>
                <w:rPr>
                  <w:rFonts w:hint="eastAsia" w:eastAsia="宋体" w:cs="宋体"/>
                  <w:color w:val="000000"/>
                  <w:sz w:val="24"/>
                  <w:szCs w:val="24"/>
                  <w:vertAlign w:val="baseline"/>
                  <w:lang w:val="en-US" w:eastAsia="zh-CN" w:bidi="ar-SA"/>
                </w:rPr>
                <w:t>提醒间隔</w:t>
              </w:r>
            </w:ins>
            <w:ins w:id="318" w:author="周婷" w:date="2020-08-26T17:17:46Z">
              <w:r>
                <w:rPr>
                  <w:rFonts w:hint="eastAsia" w:eastAsia="宋体" w:cs="宋体"/>
                  <w:color w:val="000000"/>
                  <w:sz w:val="24"/>
                  <w:szCs w:val="24"/>
                  <w:vertAlign w:val="baseline"/>
                  <w:lang w:val="en-US" w:eastAsia="zh-CN" w:bidi="ar-SA"/>
                </w:rPr>
                <w:t>，</w:t>
              </w:r>
            </w:ins>
            <w:ins w:id="319" w:author="周婷" w:date="2020-08-26T17:17:58Z">
              <w:r>
                <w:rPr>
                  <w:rFonts w:hint="eastAsia" w:eastAsia="宋体" w:cs="宋体"/>
                  <w:color w:val="000000"/>
                  <w:sz w:val="24"/>
                  <w:szCs w:val="24"/>
                  <w:vertAlign w:val="baseline"/>
                  <w:lang w:val="en-US" w:eastAsia="zh-CN" w:bidi="ar-SA"/>
                </w:rPr>
                <w:t>默认值24小时</w:t>
              </w:r>
            </w:ins>
            <w:ins w:id="320" w:author="周婷" w:date="2020-08-26T17:18:08Z">
              <w:r>
                <w:rPr>
                  <w:rFonts w:hint="eastAsia" w:eastAsia="宋体" w:cs="宋体"/>
                  <w:color w:val="000000"/>
                  <w:sz w:val="24"/>
                  <w:szCs w:val="24"/>
                  <w:vertAlign w:val="baseline"/>
                  <w:lang w:val="en-US" w:eastAsia="zh-CN" w:bidi="ar-SA"/>
                </w:rPr>
                <w:t>，下拉框1-24数字可选</w:t>
              </w:r>
            </w:ins>
          </w:p>
          <w:p>
            <w:pPr>
              <w:widowControl w:val="0"/>
              <w:jc w:val="both"/>
              <w:rPr>
                <w:ins w:id="321" w:author="周婷" w:date="2020-08-27T13:43:06Z"/>
                <w:rFonts w:hint="eastAsia" w:cs="宋体"/>
                <w:color w:val="000000"/>
                <w:sz w:val="24"/>
                <w:szCs w:val="24"/>
                <w:vertAlign w:val="baseline"/>
                <w:lang w:val="en-US" w:eastAsia="zh-CN" w:bidi="ar-SA"/>
              </w:rPr>
            </w:pPr>
            <w:ins w:id="322" w:author="周婷" w:date="2020-08-26T17:18:57Z">
              <w:r>
                <w:rPr>
                  <w:rFonts w:hint="eastAsia" w:eastAsia="宋体" w:cs="宋体"/>
                  <w:color w:val="000000"/>
                  <w:sz w:val="24"/>
                  <w:szCs w:val="24"/>
                  <w:vertAlign w:val="baseline"/>
                  <w:lang w:val="en-US" w:eastAsia="zh-CN" w:bidi="ar-SA"/>
                </w:rPr>
                <w:t>2</w:t>
              </w:r>
            </w:ins>
            <w:ins w:id="323" w:author="周婷" w:date="2020-08-26T17:18:23Z">
              <w:r>
                <w:rPr>
                  <w:rFonts w:hint="eastAsia" w:eastAsia="宋体" w:cs="宋体"/>
                  <w:color w:val="000000"/>
                  <w:sz w:val="24"/>
                  <w:szCs w:val="24"/>
                  <w:vertAlign w:val="baseline"/>
                  <w:lang w:val="en-US" w:eastAsia="zh-CN" w:bidi="ar-SA"/>
                </w:rPr>
                <w:t xml:space="preserve"> 如果勾选了临期邮件提醒，则必须填写</w:t>
              </w:r>
            </w:ins>
            <w:ins w:id="324" w:author="周婷" w:date="2020-08-26T17:18:44Z">
              <w:r>
                <w:rPr>
                  <w:rFonts w:hint="eastAsia" w:eastAsia="宋体" w:cs="宋体"/>
                  <w:color w:val="000000"/>
                  <w:sz w:val="24"/>
                  <w:szCs w:val="24"/>
                  <w:vertAlign w:val="baseline"/>
                  <w:lang w:val="en-US" w:eastAsia="zh-CN" w:bidi="ar-SA"/>
                </w:rPr>
                <w:t>距离任务截至时间0小时-24小时</w:t>
              </w:r>
            </w:ins>
            <w:ins w:id="325" w:author="周婷" w:date="2020-08-26T17:18:23Z">
              <w:r>
                <w:rPr>
                  <w:rFonts w:hint="eastAsia" w:eastAsia="宋体" w:cs="宋体"/>
                  <w:color w:val="000000"/>
                  <w:sz w:val="24"/>
                  <w:szCs w:val="24"/>
                  <w:vertAlign w:val="baseline"/>
                  <w:lang w:val="en-US" w:eastAsia="zh-CN" w:bidi="ar-SA"/>
                </w:rPr>
                <w:t>的提醒间隔，默认值</w:t>
              </w:r>
            </w:ins>
            <w:ins w:id="326" w:author="周婷" w:date="2020-08-26T17:18:49Z">
              <w:r>
                <w:rPr>
                  <w:rFonts w:hint="eastAsia" w:eastAsia="宋体" w:cs="宋体"/>
                  <w:color w:val="000000"/>
                  <w:sz w:val="24"/>
                  <w:szCs w:val="24"/>
                  <w:vertAlign w:val="baseline"/>
                  <w:lang w:val="en-US" w:eastAsia="zh-CN" w:bidi="ar-SA"/>
                </w:rPr>
                <w:t>6</w:t>
              </w:r>
            </w:ins>
            <w:ins w:id="327" w:author="周婷" w:date="2020-08-26T17:18:23Z">
              <w:r>
                <w:rPr>
                  <w:rFonts w:hint="eastAsia" w:eastAsia="宋体" w:cs="宋体"/>
                  <w:color w:val="000000"/>
                  <w:sz w:val="24"/>
                  <w:szCs w:val="24"/>
                  <w:vertAlign w:val="baseline"/>
                  <w:lang w:val="en-US" w:eastAsia="zh-CN" w:bidi="ar-SA"/>
                </w:rPr>
                <w:t>小时，下拉框1-24数字可选</w:t>
              </w:r>
            </w:ins>
          </w:p>
          <w:p>
            <w:pPr>
              <w:widowControl w:val="0"/>
              <w:jc w:val="both"/>
              <w:rPr>
                <w:ins w:id="328" w:author="周婷" w:date="2020-08-26T17:02:13Z"/>
                <w:rFonts w:hint="eastAsia" w:cs="宋体"/>
                <w:color w:val="000000"/>
                <w:sz w:val="24"/>
                <w:szCs w:val="24"/>
                <w:vertAlign w:val="baseline"/>
                <w:lang w:val="en-US" w:eastAsia="zh-CN" w:bidi="ar-SA"/>
              </w:rPr>
            </w:pPr>
            <w:ins w:id="329" w:author="周婷" w:date="2020-08-27T13:43:11Z">
              <w:r>
                <w:rPr>
                  <w:rFonts w:hint="eastAsia" w:eastAsia="宋体" w:cs="宋体"/>
                  <w:color w:val="000000"/>
                  <w:sz w:val="24"/>
                  <w:szCs w:val="24"/>
                  <w:vertAlign w:val="baseline"/>
                  <w:lang w:val="en-US" w:eastAsia="zh-CN" w:bidi="ar-SA"/>
                </w:rPr>
                <w:t>3</w:t>
              </w:r>
            </w:ins>
            <w:ins w:id="330" w:author="周婷" w:date="2020-08-27T13:43:08Z">
              <w:r>
                <w:rPr>
                  <w:rFonts w:hint="eastAsia" w:eastAsia="宋体" w:cs="宋体"/>
                  <w:color w:val="000000"/>
                  <w:sz w:val="24"/>
                  <w:szCs w:val="24"/>
                  <w:vertAlign w:val="baseline"/>
                  <w:lang w:val="en-US" w:eastAsia="zh-CN" w:bidi="ar-SA"/>
                </w:rPr>
                <w:t>校验</w:t>
              </w:r>
            </w:ins>
            <w:ins w:id="331" w:author="周婷" w:date="2020-08-27T13:43:25Z">
              <w:r>
                <w:rPr>
                  <w:rFonts w:hint="eastAsia" w:eastAsia="宋体" w:cs="宋体"/>
                  <w:color w:val="000000"/>
                  <w:sz w:val="24"/>
                  <w:szCs w:val="24"/>
                  <w:vertAlign w:val="baseline"/>
                  <w:lang w:val="en-US" w:eastAsia="zh-CN" w:bidi="ar-SA"/>
                </w:rPr>
                <w:t>距离任务截至时间0小时-24小时</w:t>
              </w:r>
            </w:ins>
            <w:ins w:id="332" w:author="周婷" w:date="2020-08-27T13:44:17Z">
              <w:r>
                <w:rPr>
                  <w:rFonts w:hint="eastAsia" w:eastAsia="宋体" w:cs="宋体"/>
                  <w:color w:val="000000"/>
                  <w:sz w:val="24"/>
                  <w:szCs w:val="24"/>
                  <w:vertAlign w:val="baseline"/>
                  <w:lang w:val="en-US" w:eastAsia="zh-CN" w:bidi="ar-SA"/>
                </w:rPr>
                <w:t>的</w:t>
              </w:r>
            </w:ins>
            <w:ins w:id="333" w:author="周婷" w:date="2020-08-27T13:43:25Z">
              <w:r>
                <w:rPr>
                  <w:rFonts w:hint="eastAsia" w:eastAsia="宋体" w:cs="宋体"/>
                  <w:color w:val="000000"/>
                  <w:sz w:val="24"/>
                  <w:szCs w:val="24"/>
                  <w:vertAlign w:val="baseline"/>
                  <w:lang w:val="en-US" w:eastAsia="zh-CN" w:bidi="ar-SA"/>
                </w:rPr>
                <w:t>提醒间隔</w:t>
              </w:r>
            </w:ins>
            <w:ins w:id="334" w:author="周婷" w:date="2020-08-27T13:43:30Z">
              <w:r>
                <w:rPr>
                  <w:rFonts w:hint="eastAsia" w:eastAsia="宋体" w:cs="宋体"/>
                  <w:color w:val="000000"/>
                  <w:sz w:val="24"/>
                  <w:szCs w:val="24"/>
                  <w:vertAlign w:val="baseline"/>
                  <w:lang w:val="en-US" w:eastAsia="zh-CN" w:bidi="ar-SA"/>
                </w:rPr>
                <w:t>需</w:t>
              </w:r>
            </w:ins>
            <w:ins w:id="335" w:author="周婷" w:date="2020-08-27T13:43:32Z">
              <w:r>
                <w:rPr>
                  <w:rFonts w:hint="eastAsia" w:eastAsia="宋体" w:cs="宋体"/>
                  <w:color w:val="000000"/>
                  <w:sz w:val="24"/>
                  <w:szCs w:val="24"/>
                  <w:vertAlign w:val="baseline"/>
                  <w:lang w:val="en-US" w:eastAsia="zh-CN" w:bidi="ar-SA"/>
                </w:rPr>
                <w:t>小于</w:t>
              </w:r>
            </w:ins>
            <w:ins w:id="336" w:author="周婷" w:date="2020-08-27T13:43:54Z">
              <w:r>
                <w:rPr>
                  <w:rFonts w:hint="eastAsia" w:eastAsia="宋体" w:cs="宋体"/>
                  <w:color w:val="000000"/>
                  <w:sz w:val="24"/>
                  <w:szCs w:val="24"/>
                  <w:vertAlign w:val="baseline"/>
                  <w:lang w:val="en-US" w:eastAsia="zh-CN" w:bidi="ar-SA"/>
                </w:rPr>
                <w:t>等于</w:t>
              </w:r>
            </w:ins>
            <w:ins w:id="337" w:author="周婷" w:date="2020-08-27T13:44:09Z">
              <w:r>
                <w:rPr>
                  <w:rFonts w:hint="eastAsia" w:eastAsia="宋体" w:cs="宋体"/>
                  <w:color w:val="000000"/>
                  <w:sz w:val="24"/>
                  <w:szCs w:val="24"/>
                  <w:vertAlign w:val="baseline"/>
                  <w:lang w:val="en-US" w:eastAsia="zh-CN" w:bidi="ar-SA"/>
                </w:rPr>
                <w:t>距离任务截至时间24小时-72小时的提醒间隔</w:t>
              </w:r>
            </w:ins>
          </w:p>
        </w:tc>
        <w:tc>
          <w:tcPr>
            <w:tcW w:w="2953" w:type="dxa"/>
            <w:vAlign w:val="top"/>
          </w:tcPr>
          <w:p>
            <w:pPr>
              <w:widowControl w:val="0"/>
              <w:jc w:val="both"/>
              <w:rPr>
                <w:ins w:id="338" w:author="周婷" w:date="2020-08-26T17:02:13Z"/>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339" w:author="周婷" w:date="2020-08-26T17:02:15Z"/>
        </w:trPr>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ins w:id="340" w:author="周婷" w:date="2020-08-26T17:02:15Z"/>
                <w:rFonts w:hint="eastAsia" w:cs="宋体"/>
                <w:color w:val="000000"/>
                <w:sz w:val="24"/>
                <w:szCs w:val="24"/>
                <w:vertAlign w:val="baseline"/>
                <w:lang w:val="en-US" w:eastAsia="zh-CN" w:bidi="ar-SA"/>
              </w:rPr>
            </w:pPr>
            <w:ins w:id="341" w:author="周婷" w:date="2020-08-26T17:02:25Z">
              <w:r>
                <w:rPr>
                  <w:rFonts w:hint="eastAsia" w:eastAsia="宋体" w:cs="宋体"/>
                  <w:color w:val="000000"/>
                  <w:sz w:val="24"/>
                  <w:szCs w:val="24"/>
                  <w:vertAlign w:val="baseline"/>
                  <w:lang w:val="en-US" w:eastAsia="zh-CN" w:bidi="ar-SA"/>
                </w:rPr>
                <w:t>逾期</w:t>
              </w:r>
            </w:ins>
            <w:ins w:id="342" w:author="周婷" w:date="2020-08-26T17:02:23Z">
              <w:r>
                <w:rPr>
                  <w:rFonts w:hint="eastAsia" w:eastAsia="宋体"/>
                  <w:color w:val="000000"/>
                  <w:vertAlign w:val="baseline"/>
                  <w:lang w:eastAsia="zh-CN"/>
                </w:rPr>
                <w:t>邮件提醒设置</w:t>
              </w:r>
            </w:ins>
          </w:p>
        </w:tc>
        <w:tc>
          <w:tcPr>
            <w:tcW w:w="1179" w:type="dxa"/>
            <w:vAlign w:val="top"/>
          </w:tcPr>
          <w:p>
            <w:pPr>
              <w:widowControl w:val="0"/>
              <w:jc w:val="both"/>
              <w:rPr>
                <w:ins w:id="343" w:author="周婷" w:date="2020-08-26T17:02:15Z"/>
                <w:rFonts w:hint="eastAsia" w:cs="宋体"/>
                <w:color w:val="000000"/>
                <w:sz w:val="24"/>
                <w:szCs w:val="24"/>
                <w:vertAlign w:val="baseline"/>
                <w:lang w:val="en-US" w:eastAsia="zh-CN" w:bidi="ar-SA"/>
              </w:rPr>
            </w:pPr>
          </w:p>
        </w:tc>
        <w:tc>
          <w:tcPr>
            <w:tcW w:w="847" w:type="dxa"/>
            <w:vAlign w:val="top"/>
          </w:tcPr>
          <w:p>
            <w:pPr>
              <w:widowControl w:val="0"/>
              <w:jc w:val="both"/>
              <w:rPr>
                <w:ins w:id="344" w:author="周婷" w:date="2020-08-26T17:02:15Z"/>
                <w:rFonts w:hint="eastAsia" w:cs="宋体"/>
                <w:color w:val="000000"/>
                <w:sz w:val="24"/>
                <w:szCs w:val="24"/>
                <w:vertAlign w:val="baseline"/>
                <w:lang w:val="en-US" w:eastAsia="zh-CN" w:bidi="ar-SA"/>
              </w:rPr>
            </w:pPr>
            <w:ins w:id="345" w:author="周婷" w:date="2020-08-26T17:12:15Z">
              <w:r>
                <w:rPr>
                  <w:rFonts w:hint="eastAsia" w:eastAsia="宋体" w:cs="宋体"/>
                  <w:color w:val="000000"/>
                  <w:sz w:val="24"/>
                  <w:szCs w:val="24"/>
                  <w:vertAlign w:val="baseline"/>
                  <w:lang w:val="en-US" w:eastAsia="zh-CN" w:bidi="ar-SA"/>
                </w:rPr>
                <w:t>数字选择控件</w:t>
              </w:r>
            </w:ins>
          </w:p>
        </w:tc>
        <w:tc>
          <w:tcPr>
            <w:tcW w:w="733" w:type="dxa"/>
            <w:vAlign w:val="top"/>
          </w:tcPr>
          <w:p>
            <w:pPr>
              <w:widowControl w:val="0"/>
              <w:jc w:val="both"/>
              <w:rPr>
                <w:ins w:id="346" w:author="周婷" w:date="2020-08-26T17:02:15Z"/>
                <w:rFonts w:hint="eastAsia" w:cs="宋体"/>
                <w:color w:val="000000"/>
                <w:sz w:val="24"/>
                <w:szCs w:val="24"/>
                <w:lang w:val="en-US" w:eastAsia="zh-CN" w:bidi="ar-SA"/>
              </w:rPr>
            </w:pPr>
            <w:ins w:id="347" w:author="周婷" w:date="2020-08-26T17:12:18Z">
              <w:r>
                <w:rPr>
                  <w:rFonts w:hint="eastAsia" w:eastAsia="宋体" w:cs="宋体"/>
                  <w:color w:val="000000"/>
                  <w:sz w:val="24"/>
                  <w:szCs w:val="24"/>
                  <w:lang w:val="en-US" w:eastAsia="zh-CN" w:bidi="ar-SA"/>
                </w:rPr>
                <w:t>是</w:t>
              </w:r>
            </w:ins>
          </w:p>
        </w:tc>
        <w:tc>
          <w:tcPr>
            <w:tcW w:w="3217" w:type="dxa"/>
            <w:vAlign w:val="top"/>
          </w:tcPr>
          <w:p>
            <w:pPr>
              <w:widowControl w:val="0"/>
              <w:jc w:val="both"/>
              <w:rPr>
                <w:ins w:id="348" w:author="周婷" w:date="2020-08-26T17:19:19Z"/>
                <w:rFonts w:hint="eastAsia" w:cs="宋体"/>
                <w:color w:val="000000"/>
                <w:sz w:val="24"/>
                <w:szCs w:val="24"/>
                <w:vertAlign w:val="baseline"/>
                <w:lang w:val="en-US" w:eastAsia="zh-CN" w:bidi="ar-SA"/>
              </w:rPr>
            </w:pPr>
            <w:ins w:id="349" w:author="周婷" w:date="2020-08-26T17:19:19Z">
              <w:r>
                <w:rPr>
                  <w:rFonts w:hint="eastAsia" w:eastAsia="宋体" w:cs="宋体"/>
                  <w:color w:val="000000"/>
                  <w:sz w:val="24"/>
                  <w:szCs w:val="24"/>
                  <w:vertAlign w:val="baseline"/>
                  <w:lang w:val="en-US" w:eastAsia="zh-CN" w:bidi="ar-SA"/>
                </w:rPr>
                <w:t>1 如果勾选了临期邮件提醒，则必须填写</w:t>
              </w:r>
            </w:ins>
            <w:ins w:id="350" w:author="周婷" w:date="2020-08-26T17:19:30Z">
              <w:r>
                <w:rPr>
                  <w:rFonts w:hint="eastAsia" w:eastAsia="宋体" w:cs="宋体"/>
                  <w:color w:val="000000"/>
                  <w:sz w:val="24"/>
                  <w:szCs w:val="24"/>
                  <w:vertAlign w:val="baseline"/>
                  <w:lang w:val="en-US" w:eastAsia="zh-CN" w:bidi="ar-SA"/>
                </w:rPr>
                <w:t>逾期24小时内</w:t>
              </w:r>
            </w:ins>
            <w:ins w:id="351" w:author="周婷" w:date="2020-08-26T17:19:19Z">
              <w:r>
                <w:rPr>
                  <w:rFonts w:hint="eastAsia" w:eastAsia="宋体" w:cs="宋体"/>
                  <w:color w:val="000000"/>
                  <w:sz w:val="24"/>
                  <w:szCs w:val="24"/>
                  <w:vertAlign w:val="baseline"/>
                  <w:lang w:val="en-US" w:eastAsia="zh-CN" w:bidi="ar-SA"/>
                </w:rPr>
                <w:t>的提醒间隔，默认值</w:t>
              </w:r>
            </w:ins>
            <w:ins w:id="352" w:author="周婷" w:date="2020-08-26T17:19:46Z">
              <w:r>
                <w:rPr>
                  <w:rFonts w:hint="eastAsia" w:eastAsia="宋体" w:cs="宋体"/>
                  <w:color w:val="000000"/>
                  <w:sz w:val="24"/>
                  <w:szCs w:val="24"/>
                  <w:vertAlign w:val="baseline"/>
                  <w:lang w:val="en-US" w:eastAsia="zh-CN" w:bidi="ar-SA"/>
                </w:rPr>
                <w:t>3</w:t>
              </w:r>
            </w:ins>
            <w:ins w:id="353" w:author="周婷" w:date="2020-08-26T17:19:19Z">
              <w:r>
                <w:rPr>
                  <w:rFonts w:hint="eastAsia" w:eastAsia="宋体" w:cs="宋体"/>
                  <w:color w:val="000000"/>
                  <w:sz w:val="24"/>
                  <w:szCs w:val="24"/>
                  <w:vertAlign w:val="baseline"/>
                  <w:lang w:val="en-US" w:eastAsia="zh-CN" w:bidi="ar-SA"/>
                </w:rPr>
                <w:t>小时，下拉框1-24数字可选</w:t>
              </w:r>
            </w:ins>
          </w:p>
          <w:p>
            <w:pPr>
              <w:widowControl w:val="0"/>
              <w:jc w:val="both"/>
              <w:rPr>
                <w:ins w:id="354" w:author="周婷" w:date="2020-08-27T13:44:36Z"/>
                <w:rFonts w:hint="eastAsia" w:cs="宋体"/>
                <w:color w:val="000000"/>
                <w:sz w:val="24"/>
                <w:szCs w:val="24"/>
                <w:vertAlign w:val="baseline"/>
                <w:lang w:val="en-US" w:eastAsia="zh-CN" w:bidi="ar-SA"/>
              </w:rPr>
            </w:pPr>
            <w:ins w:id="355" w:author="周婷" w:date="2020-08-26T17:19:19Z">
              <w:r>
                <w:rPr>
                  <w:rFonts w:hint="eastAsia" w:eastAsia="宋体" w:cs="宋体"/>
                  <w:color w:val="000000"/>
                  <w:sz w:val="24"/>
                  <w:szCs w:val="24"/>
                  <w:vertAlign w:val="baseline"/>
                  <w:lang w:val="en-US" w:eastAsia="zh-CN" w:bidi="ar-SA"/>
                </w:rPr>
                <w:t>2 如果勾选了临期邮件提醒，则必须填写</w:t>
              </w:r>
            </w:ins>
            <w:ins w:id="356" w:author="周婷" w:date="2020-08-26T17:19:41Z">
              <w:r>
                <w:rPr>
                  <w:rFonts w:hint="eastAsia" w:eastAsia="宋体" w:cs="宋体"/>
                  <w:color w:val="000000"/>
                  <w:sz w:val="24"/>
                  <w:szCs w:val="24"/>
                  <w:vertAlign w:val="baseline"/>
                  <w:lang w:val="en-US" w:eastAsia="zh-CN" w:bidi="ar-SA"/>
                </w:rPr>
                <w:t>逾期超过24小时</w:t>
              </w:r>
            </w:ins>
            <w:ins w:id="357" w:author="周婷" w:date="2020-08-26T17:19:19Z">
              <w:r>
                <w:rPr>
                  <w:rFonts w:hint="eastAsia" w:eastAsia="宋体" w:cs="宋体"/>
                  <w:color w:val="000000"/>
                  <w:sz w:val="24"/>
                  <w:szCs w:val="24"/>
                  <w:vertAlign w:val="baseline"/>
                  <w:lang w:val="en-US" w:eastAsia="zh-CN" w:bidi="ar-SA"/>
                </w:rPr>
                <w:t>的提醒间隔，默认值</w:t>
              </w:r>
            </w:ins>
            <w:ins w:id="358" w:author="周婷" w:date="2020-08-26T17:19:48Z">
              <w:r>
                <w:rPr>
                  <w:rFonts w:hint="eastAsia" w:eastAsia="宋体" w:cs="宋体"/>
                  <w:color w:val="000000"/>
                  <w:sz w:val="24"/>
                  <w:szCs w:val="24"/>
                  <w:vertAlign w:val="baseline"/>
                  <w:lang w:val="en-US" w:eastAsia="zh-CN" w:bidi="ar-SA"/>
                </w:rPr>
                <w:t>2</w:t>
              </w:r>
            </w:ins>
            <w:ins w:id="359" w:author="周婷" w:date="2020-08-26T17:19:19Z">
              <w:r>
                <w:rPr>
                  <w:rFonts w:hint="eastAsia" w:eastAsia="宋体" w:cs="宋体"/>
                  <w:color w:val="000000"/>
                  <w:sz w:val="24"/>
                  <w:szCs w:val="24"/>
                  <w:vertAlign w:val="baseline"/>
                  <w:lang w:val="en-US" w:eastAsia="zh-CN" w:bidi="ar-SA"/>
                </w:rPr>
                <w:t>小时，下拉框1-24数字可选</w:t>
              </w:r>
            </w:ins>
          </w:p>
          <w:p>
            <w:pPr>
              <w:widowControl w:val="0"/>
              <w:jc w:val="both"/>
              <w:rPr>
                <w:ins w:id="360" w:author="周婷" w:date="2020-08-26T17:02:15Z"/>
                <w:rFonts w:hint="default" w:cs="宋体"/>
                <w:color w:val="000000"/>
                <w:sz w:val="24"/>
                <w:szCs w:val="24"/>
                <w:vertAlign w:val="baseline"/>
                <w:lang w:val="en-US" w:eastAsia="zh-CN" w:bidi="ar-SA"/>
              </w:rPr>
            </w:pPr>
            <w:ins w:id="361" w:author="周婷" w:date="2020-08-27T13:44:36Z">
              <w:r>
                <w:rPr>
                  <w:rFonts w:hint="eastAsia" w:eastAsia="宋体" w:cs="宋体"/>
                  <w:color w:val="000000"/>
                  <w:sz w:val="24"/>
                  <w:szCs w:val="24"/>
                  <w:vertAlign w:val="baseline"/>
                  <w:lang w:val="en-US" w:eastAsia="zh-CN" w:bidi="ar-SA"/>
                </w:rPr>
                <w:t>3</w:t>
              </w:r>
            </w:ins>
            <w:ins w:id="362" w:author="周婷" w:date="2020-08-27T13:44:42Z">
              <w:r>
                <w:rPr>
                  <w:rFonts w:hint="eastAsia" w:eastAsia="宋体" w:cs="宋体"/>
                  <w:color w:val="000000"/>
                  <w:sz w:val="24"/>
                  <w:szCs w:val="24"/>
                  <w:vertAlign w:val="baseline"/>
                  <w:lang w:val="en-US" w:eastAsia="zh-CN" w:bidi="ar-SA"/>
                </w:rPr>
                <w:t>校验</w:t>
              </w:r>
            </w:ins>
            <w:ins w:id="363" w:author="周婷" w:date="2020-08-27T13:44:50Z">
              <w:r>
                <w:rPr>
                  <w:rFonts w:hint="eastAsia" w:eastAsia="宋体" w:cs="宋体"/>
                  <w:color w:val="000000"/>
                  <w:sz w:val="24"/>
                  <w:szCs w:val="24"/>
                  <w:vertAlign w:val="baseline"/>
                  <w:lang w:val="en-US" w:eastAsia="zh-CN" w:bidi="ar-SA"/>
                </w:rPr>
                <w:t>逾期超过24小时的提醒间隔</w:t>
              </w:r>
            </w:ins>
            <w:ins w:id="364" w:author="周婷" w:date="2020-08-27T13:44:42Z">
              <w:r>
                <w:rPr>
                  <w:rFonts w:hint="eastAsia" w:eastAsia="宋体" w:cs="宋体"/>
                  <w:color w:val="000000"/>
                  <w:sz w:val="24"/>
                  <w:szCs w:val="24"/>
                  <w:vertAlign w:val="baseline"/>
                  <w:lang w:val="en-US" w:eastAsia="zh-CN" w:bidi="ar-SA"/>
                </w:rPr>
                <w:t>需小于等于</w:t>
              </w:r>
            </w:ins>
            <w:ins w:id="365" w:author="周婷" w:date="2020-08-27T13:45:07Z">
              <w:r>
                <w:rPr>
                  <w:rFonts w:hint="eastAsia" w:eastAsia="宋体" w:cs="宋体"/>
                  <w:color w:val="000000"/>
                  <w:sz w:val="24"/>
                  <w:szCs w:val="24"/>
                  <w:vertAlign w:val="baseline"/>
                  <w:lang w:val="en-US" w:eastAsia="zh-CN" w:bidi="ar-SA"/>
                </w:rPr>
                <w:t>逾期24小时内的提醒间隔</w:t>
              </w:r>
            </w:ins>
          </w:p>
        </w:tc>
        <w:tc>
          <w:tcPr>
            <w:tcW w:w="2953" w:type="dxa"/>
            <w:vAlign w:val="top"/>
          </w:tcPr>
          <w:p>
            <w:pPr>
              <w:widowControl w:val="0"/>
              <w:jc w:val="both"/>
              <w:rPr>
                <w:ins w:id="366" w:author="周婷" w:date="2020-08-26T17:02:15Z"/>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eastAsia="宋体"/>
                <w:color w:val="000000"/>
                <w:vertAlign w:val="baseline"/>
                <w:lang w:eastAsia="zh-CN"/>
              </w:rPr>
              <w:t>提示语</w:t>
            </w:r>
          </w:p>
        </w:tc>
        <w:tc>
          <w:tcPr>
            <w:tcW w:w="1179" w:type="dxa"/>
            <w:vAlign w:val="top"/>
          </w:tcPr>
          <w:p>
            <w:pPr>
              <w:widowControl w:val="0"/>
              <w:jc w:val="both"/>
              <w:rPr>
                <w:rFonts w:hint="eastAsia" w:cs="宋体"/>
                <w:color w:val="000000"/>
                <w:sz w:val="24"/>
                <w:szCs w:val="24"/>
                <w:vertAlign w:val="baseline"/>
                <w:lang w:val="en-US" w:eastAsia="zh-CN" w:bidi="ar-SA"/>
              </w:rPr>
            </w:pPr>
          </w:p>
        </w:tc>
        <w:tc>
          <w:tcPr>
            <w:tcW w:w="847" w:type="dxa"/>
            <w:vAlign w:val="top"/>
          </w:tcPr>
          <w:p>
            <w:pPr>
              <w:widowControl w:val="0"/>
              <w:jc w:val="both"/>
              <w:rPr>
                <w:rFonts w:hint="eastAsia" w:cs="宋体"/>
                <w:color w:val="000000"/>
                <w:sz w:val="24"/>
                <w:szCs w:val="24"/>
                <w:vertAlign w:val="baseline"/>
                <w:lang w:val="en-US" w:eastAsia="zh-CN" w:bidi="ar-SA"/>
              </w:rPr>
            </w:pPr>
          </w:p>
        </w:tc>
        <w:tc>
          <w:tcPr>
            <w:tcW w:w="733" w:type="dxa"/>
            <w:vAlign w:val="top"/>
          </w:tcPr>
          <w:p>
            <w:pPr>
              <w:widowControl w:val="0"/>
              <w:jc w:val="both"/>
              <w:rPr>
                <w:rFonts w:hint="default" w:cs="宋体"/>
                <w:color w:val="000000"/>
                <w:sz w:val="24"/>
                <w:szCs w:val="24"/>
                <w:lang w:val="en-US" w:eastAsia="zh-CN" w:bidi="ar-SA"/>
              </w:rPr>
            </w:pPr>
            <w:r>
              <w:rPr>
                <w:rFonts w:hint="eastAsia" w:eastAsia="宋体" w:cs="宋体"/>
                <w:color w:val="000000"/>
                <w:sz w:val="24"/>
                <w:szCs w:val="24"/>
                <w:lang w:val="en-US" w:eastAsia="zh-CN" w:bidi="ar-SA"/>
              </w:rPr>
              <w:t>/</w:t>
            </w:r>
          </w:p>
        </w:tc>
        <w:tc>
          <w:tcPr>
            <w:tcW w:w="3217" w:type="dxa"/>
            <w:vAlign w:val="top"/>
          </w:tcPr>
          <w:p>
            <w:pPr>
              <w:widowControl w:val="0"/>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根据配置的信息展示提示语。如：基于上述配置信息，系统后续会在每周的第3天12:00点为太平香港、太平澳门、太平新加坡分别创建一个报表报送任务</w:t>
            </w:r>
          </w:p>
        </w:tc>
        <w:tc>
          <w:tcPr>
            <w:tcW w:w="2953" w:type="dxa"/>
            <w:vAlign w:val="top"/>
          </w:tcPr>
          <w:p>
            <w:pPr>
              <w:widowControl w:val="0"/>
              <w:jc w:val="both"/>
              <w:rPr>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eastAsia="宋体"/>
                <w:color w:val="000000"/>
                <w:vertAlign w:val="baseline"/>
                <w:lang w:eastAsia="zh-CN"/>
              </w:rPr>
              <w:t>取消</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按钮</w:t>
            </w:r>
          </w:p>
        </w:tc>
        <w:tc>
          <w:tcPr>
            <w:tcW w:w="733" w:type="dxa"/>
            <w:vAlign w:val="top"/>
          </w:tcPr>
          <w:p>
            <w:pPr>
              <w:widowControl w:val="0"/>
              <w:jc w:val="both"/>
              <w:rPr>
                <w:rFonts w:hint="eastAsia" w:cs="宋体"/>
                <w:color w:val="000000"/>
                <w:sz w:val="24"/>
                <w:szCs w:val="24"/>
                <w:lang w:val="en-US" w:eastAsia="zh-CN" w:bidi="ar-SA"/>
              </w:rPr>
            </w:pPr>
            <w:r>
              <w:rPr>
                <w:rFonts w:hint="eastAsia" w:eastAsia="宋体" w:cs="宋体"/>
                <w:color w:val="000000"/>
                <w:sz w:val="24"/>
                <w:szCs w:val="24"/>
                <w:lang w:val="en-US" w:eastAsia="zh-CN" w:bidi="ar-SA"/>
              </w:rPr>
              <w:t>否</w:t>
            </w:r>
          </w:p>
        </w:tc>
        <w:tc>
          <w:tcPr>
            <w:tcW w:w="3217" w:type="dxa"/>
            <w:vAlign w:val="top"/>
          </w:tcPr>
          <w:p>
            <w:pPr>
              <w:widowControl w:val="0"/>
              <w:jc w:val="both"/>
              <w:rPr>
                <w:rFonts w:hint="default"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取消则不会新增报送配置</w:t>
            </w:r>
          </w:p>
        </w:tc>
        <w:tc>
          <w:tcPr>
            <w:tcW w:w="2953" w:type="dxa"/>
            <w:vAlign w:val="top"/>
          </w:tcPr>
          <w:p>
            <w:pPr>
              <w:widowControl w:val="0"/>
              <w:jc w:val="both"/>
              <w:rPr>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r>
              <w:rPr>
                <w:rFonts w:hint="eastAsia" w:eastAsia="宋体"/>
                <w:color w:val="000000"/>
                <w:vertAlign w:val="baseline"/>
                <w:lang w:eastAsia="zh-CN"/>
              </w:rPr>
              <w:t>下一步</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按钮</w:t>
            </w:r>
          </w:p>
        </w:tc>
        <w:tc>
          <w:tcPr>
            <w:tcW w:w="733" w:type="dxa"/>
            <w:vAlign w:val="top"/>
          </w:tcPr>
          <w:p>
            <w:pPr>
              <w:widowControl w:val="0"/>
              <w:jc w:val="both"/>
              <w:rPr>
                <w:rFonts w:hint="eastAsia" w:cs="宋体"/>
                <w:color w:val="000000"/>
                <w:sz w:val="24"/>
                <w:szCs w:val="24"/>
                <w:lang w:val="en-US" w:eastAsia="zh-CN" w:bidi="ar-SA"/>
              </w:rPr>
            </w:pPr>
            <w:r>
              <w:rPr>
                <w:rFonts w:hint="eastAsia" w:eastAsia="宋体" w:cs="宋体"/>
                <w:color w:val="000000"/>
                <w:sz w:val="24"/>
                <w:szCs w:val="24"/>
                <w:lang w:val="en-US" w:eastAsia="zh-CN" w:bidi="ar-SA"/>
              </w:rPr>
              <w:t>否</w:t>
            </w:r>
          </w:p>
        </w:tc>
        <w:tc>
          <w:tcPr>
            <w:tcW w:w="3217" w:type="dxa"/>
            <w:vAlign w:val="top"/>
          </w:tcPr>
          <w:p>
            <w:pPr>
              <w:widowControl w:val="0"/>
              <w:jc w:val="both"/>
              <w:rPr>
                <w:rFonts w:hint="default"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点击进入</w:t>
            </w:r>
            <w:r>
              <w:rPr>
                <w:rFonts w:hint="eastAsia" w:eastAsia="宋体"/>
                <w:bCs/>
                <w:kern w:val="44"/>
                <w:szCs w:val="21"/>
                <w:lang w:val="en-US" w:eastAsia="zh-CN"/>
              </w:rPr>
              <w:t>流程和人员配置页面</w:t>
            </w:r>
          </w:p>
        </w:tc>
        <w:tc>
          <w:tcPr>
            <w:tcW w:w="2953" w:type="dxa"/>
            <w:vAlign w:val="top"/>
          </w:tcPr>
          <w:p>
            <w:pPr>
              <w:widowControl w:val="0"/>
              <w:jc w:val="both"/>
              <w:rPr>
                <w:rFonts w:hint="eastAsia"/>
                <w:color w:val="000000"/>
                <w:lang w:eastAsia="zh-CN"/>
              </w:rPr>
            </w:pPr>
          </w:p>
        </w:tc>
      </w:tr>
    </w:tbl>
    <w:p>
      <w:pPr>
        <w:keepNext w:val="0"/>
        <w:keepLines w:val="0"/>
        <w:pageBreakBefore w:val="0"/>
        <w:widowControl/>
        <w:numPr>
          <w:ilvl w:val="0"/>
          <w:numId w:val="8"/>
        </w:numPr>
        <w:kinsoku/>
        <w:wordWrap/>
        <w:overflowPunct/>
        <w:topLinePunct w:val="0"/>
        <w:autoSpaceDE/>
        <w:autoSpaceDN/>
        <w:bidi w:val="0"/>
        <w:adjustRightInd/>
        <w:snapToGrid/>
        <w:ind w:left="420" w:leftChars="0" w:hanging="420" w:firstLineChars="0"/>
        <w:textAlignment w:val="auto"/>
        <w:rPr>
          <w:rFonts w:hint="eastAsia"/>
          <w:color w:val="000000"/>
          <w:lang w:eastAsia="zh-CN"/>
        </w:rPr>
      </w:pPr>
      <w:r>
        <w:rPr>
          <w:rFonts w:hint="eastAsia" w:eastAsia="宋体"/>
          <w:bCs/>
          <w:kern w:val="44"/>
          <w:szCs w:val="21"/>
          <w:lang w:val="en-US" w:eastAsia="zh-CN"/>
        </w:rPr>
        <w:t>流程和人员配置（第二步）</w:t>
      </w:r>
      <w:r>
        <w:rPr>
          <w:rFonts w:hint="eastAsia" w:eastAsia="宋体"/>
          <w:color w:val="000000"/>
          <w:lang w:eastAsia="zh-CN"/>
        </w:rPr>
        <w:t>主要包括对流程和流程中人员的配置：</w:t>
      </w:r>
    </w:p>
    <w:p>
      <w:pPr>
        <w:keepNext w:val="0"/>
        <w:keepLines w:val="0"/>
        <w:pageBreakBefore w:val="0"/>
        <w:widowControl/>
        <w:numPr>
          <w:ilvl w:val="-1"/>
          <w:numId w:val="0"/>
        </w:numPr>
        <w:kinsoku/>
        <w:wordWrap/>
        <w:overflowPunct/>
        <w:topLinePunct w:val="0"/>
        <w:autoSpaceDE/>
        <w:autoSpaceDN/>
        <w:bidi w:val="0"/>
        <w:adjustRightInd/>
        <w:snapToGrid/>
        <w:ind w:left="0" w:leftChars="0" w:firstLine="420" w:firstLineChars="0"/>
        <w:textAlignment w:val="auto"/>
        <w:rPr>
          <w:rFonts w:hint="eastAsia"/>
          <w:color w:val="FF0000"/>
          <w:lang w:eastAsia="zh-CN"/>
        </w:rPr>
      </w:pPr>
    </w:p>
    <w:p>
      <w:pPr>
        <w:keepNext w:val="0"/>
        <w:keepLines w:val="0"/>
        <w:pageBreakBefore w:val="0"/>
        <w:widowControl/>
        <w:numPr>
          <w:ilvl w:val="-1"/>
          <w:numId w:val="0"/>
        </w:numPr>
        <w:kinsoku/>
        <w:wordWrap/>
        <w:overflowPunct/>
        <w:topLinePunct w:val="0"/>
        <w:autoSpaceDE/>
        <w:autoSpaceDN/>
        <w:bidi w:val="0"/>
        <w:adjustRightInd/>
        <w:snapToGrid/>
        <w:ind w:left="0" w:leftChars="0" w:firstLine="420" w:firstLineChars="0"/>
        <w:textAlignment w:val="auto"/>
      </w:pPr>
      <w:r>
        <w:drawing>
          <wp:inline distT="0" distB="0" distL="114300" distR="114300">
            <wp:extent cx="6116955" cy="5228590"/>
            <wp:effectExtent l="0" t="0" r="17145" b="1016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6"/>
                    <a:stretch>
                      <a:fillRect/>
                    </a:stretch>
                  </pic:blipFill>
                  <pic:spPr>
                    <a:xfrm>
                      <a:off x="0" y="0"/>
                      <a:ext cx="6116955" cy="5228590"/>
                    </a:xfrm>
                    <a:prstGeom prst="rect">
                      <a:avLst/>
                    </a:prstGeom>
                    <a:noFill/>
                    <a:ln>
                      <a:noFill/>
                    </a:ln>
                  </pic:spPr>
                </pic:pic>
              </a:graphicData>
            </a:graphic>
          </wp:inline>
        </w:drawing>
      </w:r>
    </w:p>
    <w:p>
      <w:pPr>
        <w:keepNext w:val="0"/>
        <w:keepLines w:val="0"/>
        <w:pageBreakBefore w:val="0"/>
        <w:widowControl/>
        <w:numPr>
          <w:ilvl w:val="-1"/>
          <w:numId w:val="0"/>
        </w:numPr>
        <w:kinsoku/>
        <w:wordWrap/>
        <w:overflowPunct/>
        <w:topLinePunct w:val="0"/>
        <w:autoSpaceDE/>
        <w:autoSpaceDN/>
        <w:bidi w:val="0"/>
        <w:adjustRightInd/>
        <w:snapToGrid/>
        <w:ind w:left="0" w:leftChars="0" w:firstLine="420" w:firstLineChars="0"/>
        <w:textAlignment w:val="auto"/>
      </w:pPr>
      <w:r>
        <w:drawing>
          <wp:inline distT="0" distB="0" distL="114300" distR="114300">
            <wp:extent cx="6118860" cy="5394325"/>
            <wp:effectExtent l="0" t="0" r="15240" b="1587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17"/>
                    <a:stretch>
                      <a:fillRect/>
                    </a:stretch>
                  </pic:blipFill>
                  <pic:spPr>
                    <a:xfrm>
                      <a:off x="0" y="0"/>
                      <a:ext cx="6118860" cy="5394325"/>
                    </a:xfrm>
                    <a:prstGeom prst="rect">
                      <a:avLst/>
                    </a:prstGeom>
                    <a:noFill/>
                    <a:ln>
                      <a:noFill/>
                    </a:ln>
                  </pic:spPr>
                </pic:pic>
              </a:graphicData>
            </a:graphic>
          </wp:inline>
        </w:drawing>
      </w:r>
    </w:p>
    <w:p>
      <w:pPr>
        <w:keepNext w:val="0"/>
        <w:keepLines w:val="0"/>
        <w:pageBreakBefore w:val="0"/>
        <w:widowControl/>
        <w:numPr>
          <w:ilvl w:val="0"/>
          <w:numId w:val="9"/>
        </w:numPr>
        <w:kinsoku/>
        <w:wordWrap/>
        <w:overflowPunct/>
        <w:topLinePunct w:val="0"/>
        <w:autoSpaceDE/>
        <w:autoSpaceDN/>
        <w:bidi w:val="0"/>
        <w:adjustRightInd/>
        <w:snapToGrid/>
        <w:ind w:left="0" w:leftChars="0" w:firstLine="420" w:firstLineChars="0"/>
        <w:textAlignment w:val="auto"/>
        <w:rPr>
          <w:rFonts w:hint="default" w:eastAsia="宋体"/>
          <w:lang w:val="en-US" w:eastAsia="zh-CN"/>
        </w:rPr>
      </w:pPr>
      <w:r>
        <w:rPr>
          <w:rFonts w:hint="eastAsia" w:eastAsia="宋体"/>
          <w:lang w:val="en-US" w:eastAsia="zh-CN"/>
        </w:rPr>
        <w:t>上半部分是流程的配置，默认是2个节点，分别是“报送提交”和“报送审核”</w:t>
      </w:r>
    </w:p>
    <w:p>
      <w:pPr>
        <w:keepNext w:val="0"/>
        <w:keepLines w:val="0"/>
        <w:pageBreakBefore w:val="0"/>
        <w:widowControl/>
        <w:numPr>
          <w:ilvl w:val="0"/>
          <w:numId w:val="9"/>
        </w:numPr>
        <w:kinsoku/>
        <w:wordWrap/>
        <w:overflowPunct/>
        <w:topLinePunct w:val="0"/>
        <w:autoSpaceDE/>
        <w:autoSpaceDN/>
        <w:bidi w:val="0"/>
        <w:adjustRightInd/>
        <w:snapToGrid/>
        <w:ind w:left="0" w:leftChars="0" w:firstLine="420" w:firstLineChars="0"/>
        <w:textAlignment w:val="auto"/>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可以选中一个审核节点后点击“添加审核节点”则选中节点后添加审核节点</w:t>
      </w:r>
    </w:p>
    <w:p>
      <w:pPr>
        <w:keepNext w:val="0"/>
        <w:keepLines w:val="0"/>
        <w:pageBreakBefore w:val="0"/>
        <w:widowControl/>
        <w:numPr>
          <w:ilvl w:val="0"/>
          <w:numId w:val="9"/>
        </w:numPr>
        <w:kinsoku/>
        <w:wordWrap/>
        <w:overflowPunct/>
        <w:topLinePunct w:val="0"/>
        <w:autoSpaceDE/>
        <w:autoSpaceDN/>
        <w:bidi w:val="0"/>
        <w:adjustRightInd/>
        <w:snapToGrid/>
        <w:ind w:left="0" w:leftChars="0" w:firstLine="420" w:firstLineChars="0"/>
        <w:textAlignment w:val="auto"/>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可以选中一个审核节点后点击“删除审核节点”进行删除</w:t>
      </w:r>
    </w:p>
    <w:p>
      <w:pPr>
        <w:keepNext w:val="0"/>
        <w:keepLines w:val="0"/>
        <w:pageBreakBefore w:val="0"/>
        <w:widowControl/>
        <w:numPr>
          <w:ilvl w:val="0"/>
          <w:numId w:val="9"/>
        </w:numPr>
        <w:kinsoku/>
        <w:wordWrap/>
        <w:overflowPunct/>
        <w:topLinePunct w:val="0"/>
        <w:autoSpaceDE/>
        <w:autoSpaceDN/>
        <w:bidi w:val="0"/>
        <w:adjustRightInd/>
        <w:snapToGrid/>
        <w:ind w:left="0" w:leftChars="0" w:firstLine="420" w:firstLineChars="0"/>
        <w:textAlignment w:val="auto"/>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如果只有1个审核节点，节点名称为：报送审核；</w:t>
      </w:r>
    </w:p>
    <w:p>
      <w:pPr>
        <w:keepNext w:val="0"/>
        <w:keepLines w:val="0"/>
        <w:pageBreakBefore w:val="0"/>
        <w:widowControl/>
        <w:numPr>
          <w:ilvl w:val="0"/>
          <w:numId w:val="0"/>
        </w:numPr>
        <w:kinsoku/>
        <w:wordWrap/>
        <w:overflowPunct/>
        <w:topLinePunct w:val="0"/>
        <w:autoSpaceDE/>
        <w:autoSpaceDN/>
        <w:bidi w:val="0"/>
        <w:adjustRightInd/>
        <w:snapToGrid/>
        <w:ind w:left="420" w:leftChars="0" w:firstLine="420" w:firstLineChars="0"/>
        <w:textAlignment w:val="auto"/>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如果有2个审核节点，节点名称为：报送初审-报送复审</w:t>
      </w:r>
    </w:p>
    <w:p>
      <w:pPr>
        <w:keepNext w:val="0"/>
        <w:keepLines w:val="0"/>
        <w:pageBreakBefore w:val="0"/>
        <w:widowControl/>
        <w:numPr>
          <w:ilvl w:val="0"/>
          <w:numId w:val="0"/>
        </w:numPr>
        <w:kinsoku/>
        <w:wordWrap/>
        <w:overflowPunct/>
        <w:topLinePunct w:val="0"/>
        <w:autoSpaceDE/>
        <w:autoSpaceDN/>
        <w:bidi w:val="0"/>
        <w:adjustRightInd/>
        <w:snapToGrid/>
        <w:ind w:left="420" w:leftChars="0" w:firstLine="420" w:firstLineChars="0"/>
        <w:textAlignment w:val="auto"/>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如果有3个审核节点，节点名称为：报送初审-报送复审-报送终审</w:t>
      </w:r>
    </w:p>
    <w:p>
      <w:pPr>
        <w:keepNext w:val="0"/>
        <w:keepLines w:val="0"/>
        <w:pageBreakBefore w:val="0"/>
        <w:widowControl/>
        <w:numPr>
          <w:ilvl w:val="0"/>
          <w:numId w:val="0"/>
        </w:numPr>
        <w:kinsoku/>
        <w:wordWrap/>
        <w:overflowPunct/>
        <w:topLinePunct w:val="0"/>
        <w:autoSpaceDE/>
        <w:autoSpaceDN/>
        <w:bidi w:val="0"/>
        <w:adjustRightInd/>
        <w:snapToGrid/>
        <w:ind w:left="420" w:leftChars="0" w:firstLine="420" w:firstLineChars="0"/>
        <w:textAlignment w:val="auto"/>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如果有4个或以上审核节点，节点名称为：报送初审-报送复审-报送三审-报送X审-报送终审</w:t>
      </w:r>
    </w:p>
    <w:p>
      <w:pPr>
        <w:keepNext w:val="0"/>
        <w:keepLines w:val="0"/>
        <w:pageBreakBefore w:val="0"/>
        <w:widowControl/>
        <w:numPr>
          <w:ilvl w:val="0"/>
          <w:numId w:val="9"/>
        </w:numPr>
        <w:kinsoku/>
        <w:wordWrap/>
        <w:overflowPunct/>
        <w:topLinePunct w:val="0"/>
        <w:autoSpaceDE/>
        <w:autoSpaceDN/>
        <w:bidi w:val="0"/>
        <w:adjustRightInd/>
        <w:snapToGrid/>
        <w:ind w:left="0" w:leftChars="0" w:firstLine="420" w:firstLineChars="0"/>
        <w:textAlignment w:val="auto"/>
        <w:rPr>
          <w:ins w:id="367" w:author="周婷" w:date="2020-08-26T20:21:53Z"/>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如果流程中选中的“报送提交”节点，则当报表是系统计算、补录或整表填列，提交人员列表以报送单位为主键值展示；当报表是非整表填列，则提交人员列表以报送单位+指标为主键值展示。</w:t>
      </w:r>
    </w:p>
    <w:p>
      <w:pPr>
        <w:keepNext w:val="0"/>
        <w:keepLines w:val="0"/>
        <w:pageBreakBefore w:val="0"/>
        <w:widowControl/>
        <w:numPr>
          <w:ilvl w:val="0"/>
          <w:numId w:val="9"/>
        </w:numPr>
        <w:kinsoku/>
        <w:wordWrap/>
        <w:overflowPunct/>
        <w:topLinePunct w:val="0"/>
        <w:autoSpaceDE/>
        <w:autoSpaceDN/>
        <w:bidi w:val="0"/>
        <w:adjustRightInd/>
        <w:snapToGrid/>
        <w:ind w:left="0" w:leftChars="0" w:firstLine="420" w:firstLineChars="0"/>
        <w:textAlignment w:val="auto"/>
        <w:rPr>
          <w:ins w:id="368" w:author="周婷" w:date="2020-08-26T20:32:43Z"/>
          <w:rFonts w:hint="default" w:cs="宋体"/>
          <w:color w:val="000000"/>
          <w:sz w:val="24"/>
          <w:szCs w:val="24"/>
          <w:vertAlign w:val="baseline"/>
          <w:lang w:val="en-US" w:eastAsia="zh-CN" w:bidi="ar-SA"/>
        </w:rPr>
      </w:pPr>
      <w:ins w:id="369" w:author="周婷" w:date="2020-08-26T20:22:01Z">
        <w:r>
          <w:rPr>
            <w:rFonts w:hint="eastAsia" w:eastAsia="宋体" w:cs="宋体"/>
            <w:color w:val="000000"/>
            <w:sz w:val="24"/>
            <w:szCs w:val="24"/>
            <w:vertAlign w:val="baseline"/>
            <w:lang w:val="en-US" w:eastAsia="zh-CN" w:bidi="ar-SA"/>
          </w:rPr>
          <w:t>“报送提交”节点</w:t>
        </w:r>
      </w:ins>
      <w:ins w:id="370" w:author="周婷" w:date="2020-08-26T20:25:31Z">
        <w:r>
          <w:rPr>
            <w:rFonts w:hint="eastAsia" w:eastAsia="宋体" w:cs="宋体"/>
            <w:color w:val="000000"/>
            <w:sz w:val="24"/>
            <w:szCs w:val="24"/>
            <w:vertAlign w:val="baseline"/>
            <w:lang w:val="en-US" w:eastAsia="zh-CN" w:bidi="ar-SA"/>
          </w:rPr>
          <w:t>中</w:t>
        </w:r>
      </w:ins>
      <w:ins w:id="371" w:author="周婷" w:date="2020-08-26T20:25:34Z">
        <w:r>
          <w:rPr>
            <w:rFonts w:hint="eastAsia" w:eastAsia="宋体" w:cs="宋体"/>
            <w:color w:val="000000"/>
            <w:sz w:val="24"/>
            <w:szCs w:val="24"/>
            <w:vertAlign w:val="baseline"/>
            <w:lang w:val="en-US" w:eastAsia="zh-CN" w:bidi="ar-SA"/>
          </w:rPr>
          <w:t>所有</w:t>
        </w:r>
      </w:ins>
      <w:ins w:id="372" w:author="周婷" w:date="2020-08-26T20:25:39Z">
        <w:r>
          <w:rPr>
            <w:rFonts w:hint="eastAsia" w:eastAsia="宋体" w:cs="宋体"/>
            <w:color w:val="000000"/>
            <w:sz w:val="24"/>
            <w:szCs w:val="24"/>
            <w:vertAlign w:val="baseline"/>
            <w:lang w:val="en-US" w:eastAsia="zh-CN" w:bidi="ar-SA"/>
          </w:rPr>
          <w:t>报送</w:t>
        </w:r>
      </w:ins>
      <w:ins w:id="373" w:author="周婷" w:date="2020-08-26T20:25:41Z">
        <w:r>
          <w:rPr>
            <w:rFonts w:hint="eastAsia" w:eastAsia="宋体" w:cs="宋体"/>
            <w:color w:val="000000"/>
            <w:sz w:val="24"/>
            <w:szCs w:val="24"/>
            <w:vertAlign w:val="baseline"/>
            <w:lang w:val="en-US" w:eastAsia="zh-CN" w:bidi="ar-SA"/>
          </w:rPr>
          <w:t>单位</w:t>
        </w:r>
      </w:ins>
      <w:ins w:id="374" w:author="周婷" w:date="2020-08-26T20:25:43Z">
        <w:r>
          <w:rPr>
            <w:rFonts w:hint="eastAsia" w:eastAsia="宋体" w:cs="宋体"/>
            <w:color w:val="000000"/>
            <w:sz w:val="24"/>
            <w:szCs w:val="24"/>
            <w:vertAlign w:val="baseline"/>
            <w:lang w:val="en-US" w:eastAsia="zh-CN" w:bidi="ar-SA"/>
          </w:rPr>
          <w:t>对应</w:t>
        </w:r>
      </w:ins>
      <w:ins w:id="375" w:author="周婷" w:date="2020-08-26T20:25:46Z">
        <w:r>
          <w:rPr>
            <w:rFonts w:hint="eastAsia" w:eastAsia="宋体" w:cs="宋体"/>
            <w:color w:val="000000"/>
            <w:sz w:val="24"/>
            <w:szCs w:val="24"/>
            <w:vertAlign w:val="baseline"/>
            <w:lang w:val="en-US" w:eastAsia="zh-CN" w:bidi="ar-SA"/>
          </w:rPr>
          <w:t>的</w:t>
        </w:r>
      </w:ins>
      <w:ins w:id="376" w:author="周婷" w:date="2020-08-26T20:25:51Z">
        <w:r>
          <w:rPr>
            <w:rFonts w:hint="eastAsia" w:eastAsia="宋体" w:cs="宋体"/>
            <w:color w:val="000000"/>
            <w:sz w:val="24"/>
            <w:szCs w:val="24"/>
            <w:vertAlign w:val="baseline"/>
            <w:lang w:val="en-US" w:eastAsia="zh-CN" w:bidi="ar-SA"/>
          </w:rPr>
          <w:t>角色和</w:t>
        </w:r>
      </w:ins>
      <w:ins w:id="377" w:author="周婷" w:date="2020-08-26T20:25:54Z">
        <w:r>
          <w:rPr>
            <w:rFonts w:hint="eastAsia" w:eastAsia="宋体" w:cs="宋体"/>
            <w:color w:val="000000"/>
            <w:sz w:val="24"/>
            <w:szCs w:val="24"/>
            <w:vertAlign w:val="baseline"/>
            <w:lang w:val="en-US" w:eastAsia="zh-CN" w:bidi="ar-SA"/>
          </w:rPr>
          <w:t>人员</w:t>
        </w:r>
      </w:ins>
      <w:ins w:id="378" w:author="周婷" w:date="2020-08-26T20:26:14Z">
        <w:r>
          <w:rPr>
            <w:rFonts w:hint="eastAsia" w:eastAsia="宋体" w:cs="宋体"/>
            <w:color w:val="000000"/>
            <w:sz w:val="24"/>
            <w:szCs w:val="24"/>
            <w:vertAlign w:val="baseline"/>
            <w:lang w:val="en-US" w:eastAsia="zh-CN" w:bidi="ar-SA"/>
          </w:rPr>
          <w:t>均为</w:t>
        </w:r>
      </w:ins>
      <w:ins w:id="379" w:author="周婷" w:date="2020-08-26T20:26:15Z">
        <w:r>
          <w:rPr>
            <w:rFonts w:hint="eastAsia" w:eastAsia="宋体" w:cs="宋体"/>
            <w:color w:val="000000"/>
            <w:sz w:val="24"/>
            <w:szCs w:val="24"/>
            <w:vertAlign w:val="baseline"/>
            <w:lang w:val="en-US" w:eastAsia="zh-CN" w:bidi="ar-SA"/>
          </w:rPr>
          <w:t>必填</w:t>
        </w:r>
      </w:ins>
      <w:ins w:id="380" w:author="周婷" w:date="2020-08-26T20:26:18Z">
        <w:r>
          <w:rPr>
            <w:rFonts w:hint="eastAsia" w:eastAsia="宋体" w:cs="宋体"/>
            <w:color w:val="000000"/>
            <w:sz w:val="24"/>
            <w:szCs w:val="24"/>
            <w:vertAlign w:val="baseline"/>
            <w:lang w:val="en-US" w:eastAsia="zh-CN" w:bidi="ar-SA"/>
          </w:rPr>
          <w:t>。</w:t>
        </w:r>
      </w:ins>
      <w:ins w:id="381" w:author="周婷" w:date="2020-08-26T20:26:25Z">
        <w:r>
          <w:rPr>
            <w:rFonts w:hint="eastAsia" w:eastAsia="宋体" w:cs="宋体"/>
            <w:color w:val="000000"/>
            <w:sz w:val="24"/>
            <w:szCs w:val="24"/>
            <w:vertAlign w:val="baseline"/>
            <w:lang w:val="en-US" w:eastAsia="zh-CN" w:bidi="ar-SA"/>
          </w:rPr>
          <w:t>“</w:t>
        </w:r>
      </w:ins>
      <w:ins w:id="382" w:author="周婷" w:date="2020-08-26T20:26:28Z">
        <w:r>
          <w:rPr>
            <w:rFonts w:hint="eastAsia" w:eastAsia="宋体" w:cs="宋体"/>
            <w:color w:val="000000"/>
            <w:sz w:val="24"/>
            <w:szCs w:val="24"/>
            <w:vertAlign w:val="baseline"/>
            <w:lang w:val="en-US" w:eastAsia="zh-CN" w:bidi="ar-SA"/>
          </w:rPr>
          <w:t>报送</w:t>
        </w:r>
      </w:ins>
      <w:ins w:id="383" w:author="周婷" w:date="2020-08-26T20:26:29Z">
        <w:r>
          <w:rPr>
            <w:rFonts w:hint="eastAsia" w:eastAsia="宋体" w:cs="宋体"/>
            <w:color w:val="000000"/>
            <w:sz w:val="24"/>
            <w:szCs w:val="24"/>
            <w:vertAlign w:val="baseline"/>
            <w:lang w:val="en-US" w:eastAsia="zh-CN" w:bidi="ar-SA"/>
          </w:rPr>
          <w:t>审核</w:t>
        </w:r>
      </w:ins>
      <w:ins w:id="384" w:author="周婷" w:date="2020-08-26T20:26:25Z">
        <w:r>
          <w:rPr>
            <w:rFonts w:hint="eastAsia" w:eastAsia="宋体" w:cs="宋体"/>
            <w:color w:val="000000"/>
            <w:sz w:val="24"/>
            <w:szCs w:val="24"/>
            <w:vertAlign w:val="baseline"/>
            <w:lang w:val="en-US" w:eastAsia="zh-CN" w:bidi="ar-SA"/>
          </w:rPr>
          <w:t>”</w:t>
        </w:r>
      </w:ins>
      <w:ins w:id="385" w:author="周婷" w:date="2020-08-26T20:26:31Z">
        <w:r>
          <w:rPr>
            <w:rFonts w:hint="eastAsia" w:eastAsia="宋体" w:cs="宋体"/>
            <w:color w:val="000000"/>
            <w:sz w:val="24"/>
            <w:szCs w:val="24"/>
            <w:vertAlign w:val="baseline"/>
            <w:lang w:val="en-US" w:eastAsia="zh-CN" w:bidi="ar-SA"/>
          </w:rPr>
          <w:t>节点</w:t>
        </w:r>
      </w:ins>
      <w:ins w:id="386" w:author="周婷" w:date="2020-08-26T20:26:48Z">
        <w:r>
          <w:rPr>
            <w:rFonts w:hint="eastAsia" w:eastAsia="宋体" w:cs="宋体"/>
            <w:color w:val="000000"/>
            <w:sz w:val="24"/>
            <w:szCs w:val="24"/>
            <w:vertAlign w:val="baseline"/>
            <w:lang w:val="en-US" w:eastAsia="zh-CN" w:bidi="ar-SA"/>
          </w:rPr>
          <w:t>对应</w:t>
        </w:r>
      </w:ins>
      <w:ins w:id="387" w:author="周婷" w:date="2020-08-26T20:26:49Z">
        <w:r>
          <w:rPr>
            <w:rFonts w:hint="eastAsia" w:eastAsia="宋体" w:cs="宋体"/>
            <w:color w:val="000000"/>
            <w:sz w:val="24"/>
            <w:szCs w:val="24"/>
            <w:vertAlign w:val="baseline"/>
            <w:lang w:val="en-US" w:eastAsia="zh-CN" w:bidi="ar-SA"/>
          </w:rPr>
          <w:t>的</w:t>
        </w:r>
      </w:ins>
      <w:ins w:id="388" w:author="周婷" w:date="2020-08-26T20:26:53Z">
        <w:r>
          <w:rPr>
            <w:rFonts w:hint="eastAsia" w:eastAsia="宋体" w:cs="宋体"/>
            <w:color w:val="000000"/>
            <w:sz w:val="24"/>
            <w:szCs w:val="24"/>
            <w:vertAlign w:val="baseline"/>
            <w:lang w:val="en-US" w:eastAsia="zh-CN" w:bidi="ar-SA"/>
          </w:rPr>
          <w:t>角色和</w:t>
        </w:r>
      </w:ins>
      <w:ins w:id="389" w:author="周婷" w:date="2020-08-26T20:26:58Z">
        <w:r>
          <w:rPr>
            <w:rFonts w:hint="eastAsia" w:eastAsia="宋体" w:cs="宋体"/>
            <w:color w:val="000000"/>
            <w:sz w:val="24"/>
            <w:szCs w:val="24"/>
            <w:vertAlign w:val="baseline"/>
            <w:lang w:val="en-US" w:eastAsia="zh-CN" w:bidi="ar-SA"/>
          </w:rPr>
          <w:t>人</w:t>
        </w:r>
      </w:ins>
      <w:ins w:id="390" w:author="周婷" w:date="2020-08-26T20:26:59Z">
        <w:r>
          <w:rPr>
            <w:rFonts w:hint="eastAsia" w:eastAsia="宋体" w:cs="宋体"/>
            <w:color w:val="000000"/>
            <w:sz w:val="24"/>
            <w:szCs w:val="24"/>
            <w:vertAlign w:val="baseline"/>
            <w:lang w:val="en-US" w:eastAsia="zh-CN" w:bidi="ar-SA"/>
          </w:rPr>
          <w:t>员</w:t>
        </w:r>
      </w:ins>
      <w:ins w:id="391" w:author="周婷" w:date="2020-08-26T20:27:10Z">
        <w:r>
          <w:rPr>
            <w:rFonts w:hint="eastAsia" w:eastAsia="宋体" w:cs="宋体"/>
            <w:color w:val="000000"/>
            <w:sz w:val="24"/>
            <w:szCs w:val="24"/>
            <w:vertAlign w:val="baseline"/>
            <w:lang w:val="en-US" w:eastAsia="zh-CN" w:bidi="ar-SA"/>
          </w:rPr>
          <w:t>为</w:t>
        </w:r>
      </w:ins>
      <w:ins w:id="392" w:author="周婷" w:date="2020-08-26T20:27:12Z">
        <w:r>
          <w:rPr>
            <w:rFonts w:hint="eastAsia" w:eastAsia="宋体" w:cs="宋体"/>
            <w:color w:val="000000"/>
            <w:sz w:val="24"/>
            <w:szCs w:val="24"/>
            <w:vertAlign w:val="baseline"/>
            <w:lang w:val="en-US" w:eastAsia="zh-CN" w:bidi="ar-SA"/>
          </w:rPr>
          <w:t>非必填</w:t>
        </w:r>
      </w:ins>
      <w:ins w:id="393" w:author="周婷" w:date="2020-08-26T20:27:15Z">
        <w:r>
          <w:rPr>
            <w:rFonts w:hint="eastAsia" w:eastAsia="宋体" w:cs="宋体"/>
            <w:color w:val="000000"/>
            <w:sz w:val="24"/>
            <w:szCs w:val="24"/>
            <w:vertAlign w:val="baseline"/>
            <w:lang w:val="en-US" w:eastAsia="zh-CN" w:bidi="ar-SA"/>
          </w:rPr>
          <w:t>项</w:t>
        </w:r>
      </w:ins>
      <w:ins w:id="394" w:author="周婷" w:date="2020-08-26T20:27:16Z">
        <w:r>
          <w:rPr>
            <w:rFonts w:hint="eastAsia" w:eastAsia="宋体" w:cs="宋体"/>
            <w:color w:val="000000"/>
            <w:sz w:val="24"/>
            <w:szCs w:val="24"/>
            <w:vertAlign w:val="baseline"/>
            <w:lang w:val="en-US" w:eastAsia="zh-CN" w:bidi="ar-SA"/>
          </w:rPr>
          <w:t>，</w:t>
        </w:r>
      </w:ins>
      <w:ins w:id="395" w:author="周婷" w:date="2020-08-26T20:27:17Z">
        <w:r>
          <w:rPr>
            <w:rFonts w:hint="eastAsia" w:eastAsia="宋体" w:cs="宋体"/>
            <w:color w:val="000000"/>
            <w:sz w:val="24"/>
            <w:szCs w:val="24"/>
            <w:vertAlign w:val="baseline"/>
            <w:lang w:val="en-US" w:eastAsia="zh-CN" w:bidi="ar-SA"/>
          </w:rPr>
          <w:t>如果</w:t>
        </w:r>
      </w:ins>
      <w:ins w:id="396" w:author="周婷" w:date="2020-08-26T20:38:00Z">
        <w:r>
          <w:rPr>
            <w:rFonts w:hint="eastAsia" w:eastAsia="宋体" w:cs="宋体"/>
            <w:color w:val="000000"/>
            <w:sz w:val="24"/>
            <w:szCs w:val="24"/>
            <w:vertAlign w:val="baseline"/>
            <w:lang w:val="en-US" w:eastAsia="zh-CN" w:bidi="ar-SA"/>
          </w:rPr>
          <w:t>选择</w:t>
        </w:r>
      </w:ins>
      <w:ins w:id="397" w:author="周婷" w:date="2020-08-26T20:27:20Z">
        <w:r>
          <w:rPr>
            <w:rFonts w:hint="eastAsia" w:eastAsia="宋体" w:cs="宋体"/>
            <w:color w:val="000000"/>
            <w:sz w:val="24"/>
            <w:szCs w:val="24"/>
            <w:vertAlign w:val="baseline"/>
            <w:lang w:val="en-US" w:eastAsia="zh-CN" w:bidi="ar-SA"/>
          </w:rPr>
          <w:t>则</w:t>
        </w:r>
      </w:ins>
      <w:ins w:id="398" w:author="周婷" w:date="2020-08-26T20:27:24Z">
        <w:r>
          <w:rPr>
            <w:rFonts w:hint="eastAsia" w:eastAsia="宋体" w:cs="宋体"/>
            <w:color w:val="000000"/>
            <w:sz w:val="24"/>
            <w:szCs w:val="24"/>
            <w:vertAlign w:val="baseline"/>
            <w:lang w:val="en-US" w:eastAsia="zh-CN" w:bidi="ar-SA"/>
          </w:rPr>
          <w:t>表示</w:t>
        </w:r>
      </w:ins>
      <w:ins w:id="399" w:author="周婷" w:date="2020-08-26T20:27:25Z">
        <w:r>
          <w:rPr>
            <w:rFonts w:hint="eastAsia" w:eastAsia="宋体" w:cs="宋体"/>
            <w:color w:val="000000"/>
            <w:sz w:val="24"/>
            <w:szCs w:val="24"/>
            <w:vertAlign w:val="baseline"/>
            <w:lang w:val="en-US" w:eastAsia="zh-CN" w:bidi="ar-SA"/>
          </w:rPr>
          <w:t>该</w:t>
        </w:r>
      </w:ins>
      <w:ins w:id="400" w:author="周婷" w:date="2020-08-26T20:27:43Z">
        <w:r>
          <w:rPr>
            <w:rFonts w:hint="eastAsia" w:eastAsia="宋体" w:cs="宋体"/>
            <w:color w:val="000000"/>
            <w:sz w:val="24"/>
            <w:szCs w:val="24"/>
            <w:vertAlign w:val="baseline"/>
            <w:lang w:val="en-US" w:eastAsia="zh-CN" w:bidi="ar-SA"/>
          </w:rPr>
          <w:t>对应</w:t>
        </w:r>
      </w:ins>
      <w:ins w:id="401" w:author="周婷" w:date="2020-08-26T20:27:47Z">
        <w:r>
          <w:rPr>
            <w:rFonts w:hint="eastAsia" w:eastAsia="宋体" w:cs="宋体"/>
            <w:color w:val="000000"/>
            <w:sz w:val="24"/>
            <w:szCs w:val="24"/>
            <w:vertAlign w:val="baseline"/>
            <w:lang w:val="en-US" w:eastAsia="zh-CN" w:bidi="ar-SA"/>
          </w:rPr>
          <w:t>报送</w:t>
        </w:r>
      </w:ins>
      <w:ins w:id="402" w:author="周婷" w:date="2020-08-26T20:27:49Z">
        <w:r>
          <w:rPr>
            <w:rFonts w:hint="eastAsia" w:eastAsia="宋体" w:cs="宋体"/>
            <w:color w:val="000000"/>
            <w:sz w:val="24"/>
            <w:szCs w:val="24"/>
            <w:vertAlign w:val="baseline"/>
            <w:lang w:val="en-US" w:eastAsia="zh-CN" w:bidi="ar-SA"/>
          </w:rPr>
          <w:t>单位</w:t>
        </w:r>
      </w:ins>
      <w:ins w:id="403" w:author="周婷" w:date="2020-08-26T20:27:50Z">
        <w:r>
          <w:rPr>
            <w:rFonts w:hint="eastAsia" w:eastAsia="宋体" w:cs="宋体"/>
            <w:color w:val="000000"/>
            <w:sz w:val="24"/>
            <w:szCs w:val="24"/>
            <w:vertAlign w:val="baseline"/>
            <w:lang w:val="en-US" w:eastAsia="zh-CN" w:bidi="ar-SA"/>
          </w:rPr>
          <w:t>有</w:t>
        </w:r>
      </w:ins>
      <w:ins w:id="404" w:author="周婷" w:date="2020-08-26T20:27:58Z">
        <w:r>
          <w:rPr>
            <w:rFonts w:hint="eastAsia" w:eastAsia="宋体" w:cs="宋体"/>
            <w:color w:val="000000"/>
            <w:sz w:val="24"/>
            <w:szCs w:val="24"/>
            <w:vertAlign w:val="baseline"/>
            <w:lang w:val="en-US" w:eastAsia="zh-CN" w:bidi="ar-SA"/>
          </w:rPr>
          <w:t>对应</w:t>
        </w:r>
      </w:ins>
      <w:ins w:id="405" w:author="周婷" w:date="2020-08-26T20:28:02Z">
        <w:r>
          <w:rPr>
            <w:rFonts w:hint="eastAsia" w:eastAsia="宋体" w:cs="宋体"/>
            <w:color w:val="000000"/>
            <w:sz w:val="24"/>
            <w:szCs w:val="24"/>
            <w:vertAlign w:val="baseline"/>
            <w:lang w:val="en-US" w:eastAsia="zh-CN" w:bidi="ar-SA"/>
          </w:rPr>
          <w:t>的审核</w:t>
        </w:r>
      </w:ins>
      <w:ins w:id="406" w:author="周婷" w:date="2020-08-26T20:28:04Z">
        <w:r>
          <w:rPr>
            <w:rFonts w:hint="eastAsia" w:eastAsia="宋体" w:cs="宋体"/>
            <w:color w:val="000000"/>
            <w:sz w:val="24"/>
            <w:szCs w:val="24"/>
            <w:vertAlign w:val="baseline"/>
            <w:lang w:val="en-US" w:eastAsia="zh-CN" w:bidi="ar-SA"/>
          </w:rPr>
          <w:t>节点，</w:t>
        </w:r>
      </w:ins>
      <w:ins w:id="407" w:author="周婷" w:date="2020-08-26T20:28:06Z">
        <w:r>
          <w:rPr>
            <w:rFonts w:hint="eastAsia" w:eastAsia="宋体" w:cs="宋体"/>
            <w:color w:val="000000"/>
            <w:sz w:val="24"/>
            <w:szCs w:val="24"/>
            <w:vertAlign w:val="baseline"/>
            <w:lang w:val="en-US" w:eastAsia="zh-CN" w:bidi="ar-SA"/>
          </w:rPr>
          <w:t>没有</w:t>
        </w:r>
      </w:ins>
      <w:ins w:id="408" w:author="周婷" w:date="2020-08-26T20:38:05Z">
        <w:r>
          <w:rPr>
            <w:rFonts w:hint="eastAsia" w:eastAsia="宋体" w:cs="宋体"/>
            <w:color w:val="000000"/>
            <w:sz w:val="24"/>
            <w:szCs w:val="24"/>
            <w:vertAlign w:val="baseline"/>
            <w:lang w:val="en-US" w:eastAsia="zh-CN" w:bidi="ar-SA"/>
          </w:rPr>
          <w:t>选择</w:t>
        </w:r>
      </w:ins>
      <w:ins w:id="409" w:author="周婷" w:date="2020-08-26T20:28:09Z">
        <w:r>
          <w:rPr>
            <w:rFonts w:hint="eastAsia" w:eastAsia="宋体" w:cs="宋体"/>
            <w:color w:val="000000"/>
            <w:sz w:val="24"/>
            <w:szCs w:val="24"/>
            <w:vertAlign w:val="baseline"/>
            <w:lang w:val="en-US" w:eastAsia="zh-CN" w:bidi="ar-SA"/>
          </w:rPr>
          <w:t>则</w:t>
        </w:r>
      </w:ins>
      <w:ins w:id="410" w:author="周婷" w:date="2020-08-26T20:28:11Z">
        <w:r>
          <w:rPr>
            <w:rFonts w:hint="eastAsia" w:eastAsia="宋体" w:cs="宋体"/>
            <w:color w:val="000000"/>
            <w:sz w:val="24"/>
            <w:szCs w:val="24"/>
            <w:vertAlign w:val="baseline"/>
            <w:lang w:val="en-US" w:eastAsia="zh-CN" w:bidi="ar-SA"/>
          </w:rPr>
          <w:t>表示</w:t>
        </w:r>
      </w:ins>
      <w:ins w:id="411" w:author="周婷" w:date="2020-08-26T20:28:13Z">
        <w:r>
          <w:rPr>
            <w:rFonts w:hint="eastAsia" w:eastAsia="宋体" w:cs="宋体"/>
            <w:color w:val="000000"/>
            <w:sz w:val="24"/>
            <w:szCs w:val="24"/>
            <w:vertAlign w:val="baseline"/>
            <w:lang w:val="en-US" w:eastAsia="zh-CN" w:bidi="ar-SA"/>
          </w:rPr>
          <w:t>对应</w:t>
        </w:r>
      </w:ins>
      <w:ins w:id="412" w:author="周婷" w:date="2020-08-26T20:28:14Z">
        <w:r>
          <w:rPr>
            <w:rFonts w:hint="eastAsia" w:eastAsia="宋体" w:cs="宋体"/>
            <w:color w:val="000000"/>
            <w:sz w:val="24"/>
            <w:szCs w:val="24"/>
            <w:vertAlign w:val="baseline"/>
            <w:lang w:val="en-US" w:eastAsia="zh-CN" w:bidi="ar-SA"/>
          </w:rPr>
          <w:t>报送</w:t>
        </w:r>
      </w:ins>
      <w:ins w:id="413" w:author="周婷" w:date="2020-08-26T20:28:16Z">
        <w:r>
          <w:rPr>
            <w:rFonts w:hint="eastAsia" w:eastAsia="宋体" w:cs="宋体"/>
            <w:color w:val="000000"/>
            <w:sz w:val="24"/>
            <w:szCs w:val="24"/>
            <w:vertAlign w:val="baseline"/>
            <w:lang w:val="en-US" w:eastAsia="zh-CN" w:bidi="ar-SA"/>
          </w:rPr>
          <w:t>单位</w:t>
        </w:r>
      </w:ins>
      <w:ins w:id="414" w:author="周婷" w:date="2020-08-26T20:28:17Z">
        <w:r>
          <w:rPr>
            <w:rFonts w:hint="eastAsia" w:eastAsia="宋体" w:cs="宋体"/>
            <w:color w:val="000000"/>
            <w:sz w:val="24"/>
            <w:szCs w:val="24"/>
            <w:vertAlign w:val="baseline"/>
            <w:lang w:val="en-US" w:eastAsia="zh-CN" w:bidi="ar-SA"/>
          </w:rPr>
          <w:t>没有</w:t>
        </w:r>
      </w:ins>
      <w:ins w:id="415" w:author="周婷" w:date="2020-08-26T20:28:20Z">
        <w:r>
          <w:rPr>
            <w:rFonts w:hint="eastAsia" w:eastAsia="宋体" w:cs="宋体"/>
            <w:color w:val="000000"/>
            <w:sz w:val="24"/>
            <w:szCs w:val="24"/>
            <w:vertAlign w:val="baseline"/>
            <w:lang w:val="en-US" w:eastAsia="zh-CN" w:bidi="ar-SA"/>
          </w:rPr>
          <w:t>对应的审核</w:t>
        </w:r>
      </w:ins>
      <w:ins w:id="416" w:author="周婷" w:date="2020-08-26T20:28:22Z">
        <w:r>
          <w:rPr>
            <w:rFonts w:hint="eastAsia" w:eastAsia="宋体" w:cs="宋体"/>
            <w:color w:val="000000"/>
            <w:sz w:val="24"/>
            <w:szCs w:val="24"/>
            <w:vertAlign w:val="baseline"/>
            <w:lang w:val="en-US" w:eastAsia="zh-CN" w:bidi="ar-SA"/>
          </w:rPr>
          <w:t>节点</w:t>
        </w:r>
      </w:ins>
      <w:ins w:id="417" w:author="周婷" w:date="2020-08-26T20:28:23Z">
        <w:r>
          <w:rPr>
            <w:rFonts w:hint="eastAsia" w:eastAsia="宋体" w:cs="宋体"/>
            <w:color w:val="000000"/>
            <w:sz w:val="24"/>
            <w:szCs w:val="24"/>
            <w:vertAlign w:val="baseline"/>
            <w:lang w:val="en-US" w:eastAsia="zh-CN" w:bidi="ar-SA"/>
          </w:rPr>
          <w:t>。</w:t>
        </w:r>
      </w:ins>
      <w:ins w:id="418" w:author="周婷" w:date="2020-08-26T20:28:58Z">
        <w:r>
          <w:rPr>
            <w:rFonts w:hint="eastAsia" w:eastAsia="宋体" w:cs="宋体"/>
            <w:color w:val="000000"/>
            <w:sz w:val="24"/>
            <w:szCs w:val="24"/>
            <w:vertAlign w:val="baseline"/>
            <w:lang w:val="en-US" w:eastAsia="zh-CN" w:bidi="ar-SA"/>
          </w:rPr>
          <w:t>同一个</w:t>
        </w:r>
      </w:ins>
      <w:ins w:id="419" w:author="周婷" w:date="2020-08-26T20:28:59Z">
        <w:r>
          <w:rPr>
            <w:rFonts w:hint="eastAsia" w:eastAsia="宋体" w:cs="宋体"/>
            <w:color w:val="000000"/>
            <w:sz w:val="24"/>
            <w:szCs w:val="24"/>
            <w:vertAlign w:val="baseline"/>
            <w:lang w:val="en-US" w:eastAsia="zh-CN" w:bidi="ar-SA"/>
          </w:rPr>
          <w:t>报送</w:t>
        </w:r>
      </w:ins>
      <w:ins w:id="420" w:author="周婷" w:date="2020-08-26T20:29:00Z">
        <w:r>
          <w:rPr>
            <w:rFonts w:hint="eastAsia" w:eastAsia="宋体" w:cs="宋体"/>
            <w:color w:val="000000"/>
            <w:sz w:val="24"/>
            <w:szCs w:val="24"/>
            <w:vertAlign w:val="baseline"/>
            <w:lang w:val="en-US" w:eastAsia="zh-CN" w:bidi="ar-SA"/>
          </w:rPr>
          <w:t>机构</w:t>
        </w:r>
      </w:ins>
      <w:ins w:id="421" w:author="周婷" w:date="2020-08-26T20:38:07Z">
        <w:r>
          <w:rPr>
            <w:rFonts w:hint="eastAsia" w:eastAsia="宋体" w:cs="宋体"/>
            <w:color w:val="000000"/>
            <w:sz w:val="24"/>
            <w:szCs w:val="24"/>
            <w:vertAlign w:val="baseline"/>
            <w:lang w:val="en-US" w:eastAsia="zh-CN" w:bidi="ar-SA"/>
          </w:rPr>
          <w:t>选择</w:t>
        </w:r>
      </w:ins>
      <w:ins w:id="422" w:author="周婷" w:date="2020-08-26T20:29:06Z">
        <w:r>
          <w:rPr>
            <w:rFonts w:hint="eastAsia" w:eastAsia="宋体" w:cs="宋体"/>
            <w:color w:val="000000"/>
            <w:sz w:val="24"/>
            <w:szCs w:val="24"/>
            <w:vertAlign w:val="baseline"/>
            <w:lang w:val="en-US" w:eastAsia="zh-CN" w:bidi="ar-SA"/>
          </w:rPr>
          <w:t>的</w:t>
        </w:r>
      </w:ins>
      <w:ins w:id="423" w:author="周婷" w:date="2020-08-26T20:29:30Z">
        <w:r>
          <w:rPr>
            <w:rFonts w:hint="eastAsia" w:eastAsia="宋体" w:cs="宋体"/>
            <w:color w:val="000000"/>
            <w:sz w:val="24"/>
            <w:szCs w:val="24"/>
            <w:vertAlign w:val="baseline"/>
            <w:lang w:val="en-US" w:eastAsia="zh-CN" w:bidi="ar-SA"/>
          </w:rPr>
          <w:t>角色和</w:t>
        </w:r>
      </w:ins>
      <w:ins w:id="424" w:author="周婷" w:date="2020-08-26T20:29:32Z">
        <w:r>
          <w:rPr>
            <w:rFonts w:hint="eastAsia" w:eastAsia="宋体" w:cs="宋体"/>
            <w:color w:val="000000"/>
            <w:sz w:val="24"/>
            <w:szCs w:val="24"/>
            <w:vertAlign w:val="baseline"/>
            <w:lang w:val="en-US" w:eastAsia="zh-CN" w:bidi="ar-SA"/>
          </w:rPr>
          <w:t>人员</w:t>
        </w:r>
      </w:ins>
      <w:ins w:id="425" w:author="周婷" w:date="2020-08-26T20:30:42Z">
        <w:r>
          <w:rPr>
            <w:rFonts w:hint="eastAsia" w:eastAsia="宋体" w:cs="宋体"/>
            <w:color w:val="000000"/>
            <w:sz w:val="24"/>
            <w:szCs w:val="24"/>
            <w:vertAlign w:val="baseline"/>
            <w:lang w:val="en-US" w:eastAsia="zh-CN" w:bidi="ar-SA"/>
          </w:rPr>
          <w:t>的</w:t>
        </w:r>
      </w:ins>
      <w:ins w:id="426" w:author="周婷" w:date="2020-08-26T20:30:43Z">
        <w:r>
          <w:rPr>
            <w:rFonts w:hint="eastAsia" w:eastAsia="宋体" w:cs="宋体"/>
            <w:color w:val="000000"/>
            <w:sz w:val="24"/>
            <w:szCs w:val="24"/>
            <w:vertAlign w:val="baseline"/>
            <w:lang w:val="en-US" w:eastAsia="zh-CN" w:bidi="ar-SA"/>
          </w:rPr>
          <w:t>节点</w:t>
        </w:r>
      </w:ins>
      <w:ins w:id="427" w:author="周婷" w:date="2020-08-26T20:30:44Z">
        <w:r>
          <w:rPr>
            <w:rFonts w:hint="eastAsia" w:eastAsia="宋体" w:cs="宋体"/>
            <w:color w:val="000000"/>
            <w:sz w:val="24"/>
            <w:szCs w:val="24"/>
            <w:vertAlign w:val="baseline"/>
            <w:lang w:val="en-US" w:eastAsia="zh-CN" w:bidi="ar-SA"/>
          </w:rPr>
          <w:t>必须</w:t>
        </w:r>
      </w:ins>
      <w:ins w:id="428" w:author="周婷" w:date="2020-08-26T20:29:50Z">
        <w:r>
          <w:rPr>
            <w:rFonts w:hint="eastAsia" w:eastAsia="宋体" w:cs="宋体"/>
            <w:color w:val="000000"/>
            <w:sz w:val="24"/>
            <w:szCs w:val="24"/>
            <w:vertAlign w:val="baseline"/>
            <w:lang w:val="en-US" w:eastAsia="zh-CN" w:bidi="ar-SA"/>
          </w:rPr>
          <w:t>连续</w:t>
        </w:r>
      </w:ins>
      <w:ins w:id="429" w:author="周婷" w:date="2020-08-26T20:30:47Z">
        <w:r>
          <w:rPr>
            <w:rFonts w:hint="eastAsia" w:eastAsia="宋体" w:cs="宋体"/>
            <w:color w:val="000000"/>
            <w:sz w:val="24"/>
            <w:szCs w:val="24"/>
            <w:vertAlign w:val="baseline"/>
            <w:lang w:val="en-US" w:eastAsia="zh-CN" w:bidi="ar-SA"/>
          </w:rPr>
          <w:t>，</w:t>
        </w:r>
      </w:ins>
      <w:ins w:id="430" w:author="周婷" w:date="2020-08-26T20:30:49Z">
        <w:r>
          <w:rPr>
            <w:rFonts w:hint="eastAsia" w:eastAsia="宋体" w:cs="宋体"/>
            <w:color w:val="000000"/>
            <w:sz w:val="24"/>
            <w:szCs w:val="24"/>
            <w:vertAlign w:val="baseline"/>
            <w:lang w:val="en-US" w:eastAsia="zh-CN" w:bidi="ar-SA"/>
          </w:rPr>
          <w:t>否则</w:t>
        </w:r>
      </w:ins>
      <w:ins w:id="431" w:author="周婷" w:date="2020-08-26T20:30:52Z">
        <w:r>
          <w:rPr>
            <w:rFonts w:hint="eastAsia" w:eastAsia="宋体" w:cs="宋体"/>
            <w:color w:val="000000"/>
            <w:sz w:val="24"/>
            <w:szCs w:val="24"/>
            <w:vertAlign w:val="baseline"/>
            <w:lang w:val="en-US" w:eastAsia="zh-CN" w:bidi="ar-SA"/>
          </w:rPr>
          <w:t>不能</w:t>
        </w:r>
      </w:ins>
      <w:ins w:id="432" w:author="周婷" w:date="2020-08-26T20:31:16Z">
        <w:r>
          <w:rPr>
            <w:rFonts w:hint="eastAsia" w:eastAsia="宋体" w:cs="宋体"/>
            <w:color w:val="000000"/>
            <w:sz w:val="24"/>
            <w:szCs w:val="24"/>
            <w:vertAlign w:val="baseline"/>
            <w:lang w:val="en-US" w:eastAsia="zh-CN" w:bidi="ar-SA"/>
          </w:rPr>
          <w:t>不能</w:t>
        </w:r>
      </w:ins>
      <w:ins w:id="433" w:author="周婷" w:date="2020-08-26T20:31:17Z">
        <w:r>
          <w:rPr>
            <w:rFonts w:hint="eastAsia" w:eastAsia="宋体" w:cs="宋体"/>
            <w:color w:val="000000"/>
            <w:sz w:val="24"/>
            <w:szCs w:val="24"/>
            <w:vertAlign w:val="baseline"/>
            <w:lang w:val="en-US" w:eastAsia="zh-CN" w:bidi="ar-SA"/>
          </w:rPr>
          <w:t>通过</w:t>
        </w:r>
      </w:ins>
      <w:ins w:id="434" w:author="周婷" w:date="2020-08-26T20:31:18Z">
        <w:r>
          <w:rPr>
            <w:rFonts w:hint="eastAsia" w:eastAsia="宋体" w:cs="宋体"/>
            <w:color w:val="000000"/>
            <w:sz w:val="24"/>
            <w:szCs w:val="24"/>
            <w:vertAlign w:val="baseline"/>
            <w:lang w:val="en-US" w:eastAsia="zh-CN" w:bidi="ar-SA"/>
          </w:rPr>
          <w:t>校验</w:t>
        </w:r>
      </w:ins>
      <w:ins w:id="435" w:author="周婷" w:date="2020-08-26T20:31:20Z">
        <w:r>
          <w:rPr>
            <w:rFonts w:hint="eastAsia" w:eastAsia="宋体" w:cs="宋体"/>
            <w:color w:val="000000"/>
            <w:sz w:val="24"/>
            <w:szCs w:val="24"/>
            <w:vertAlign w:val="baseline"/>
            <w:lang w:val="en-US" w:eastAsia="zh-CN" w:bidi="ar-SA"/>
          </w:rPr>
          <w:t>，</w:t>
        </w:r>
      </w:ins>
      <w:ins w:id="436" w:author="周婷" w:date="2020-08-26T20:31:22Z">
        <w:r>
          <w:rPr>
            <w:rFonts w:hint="eastAsia" w:eastAsia="宋体" w:cs="宋体"/>
            <w:color w:val="000000"/>
            <w:sz w:val="24"/>
            <w:szCs w:val="24"/>
            <w:vertAlign w:val="baseline"/>
            <w:lang w:val="en-US" w:eastAsia="zh-CN" w:bidi="ar-SA"/>
          </w:rPr>
          <w:t>系统</w:t>
        </w:r>
      </w:ins>
      <w:ins w:id="437" w:author="周婷" w:date="2020-08-26T20:31:23Z">
        <w:r>
          <w:rPr>
            <w:rFonts w:hint="eastAsia" w:eastAsia="宋体" w:cs="宋体"/>
            <w:color w:val="000000"/>
            <w:sz w:val="24"/>
            <w:szCs w:val="24"/>
            <w:vertAlign w:val="baseline"/>
            <w:lang w:val="en-US" w:eastAsia="zh-CN" w:bidi="ar-SA"/>
          </w:rPr>
          <w:t>提示</w:t>
        </w:r>
      </w:ins>
      <w:ins w:id="438" w:author="周婷" w:date="2020-08-26T20:31:24Z">
        <w:r>
          <w:rPr>
            <w:rFonts w:hint="eastAsia" w:eastAsia="宋体" w:cs="宋体"/>
            <w:color w:val="000000"/>
            <w:sz w:val="24"/>
            <w:szCs w:val="24"/>
            <w:vertAlign w:val="baseline"/>
            <w:lang w:val="en-US" w:eastAsia="zh-CN" w:bidi="ar-SA"/>
          </w:rPr>
          <w:t>“</w:t>
        </w:r>
      </w:ins>
      <w:ins w:id="439" w:author="周婷" w:date="2020-08-26T20:31:36Z">
        <w:r>
          <w:rPr>
            <w:rFonts w:hint="eastAsia" w:eastAsia="宋体" w:cs="宋体"/>
            <w:color w:val="000000"/>
            <w:sz w:val="24"/>
            <w:szCs w:val="24"/>
            <w:vertAlign w:val="baseline"/>
            <w:lang w:val="en-US" w:eastAsia="zh-CN" w:bidi="ar-SA"/>
          </w:rPr>
          <w:t>请</w:t>
        </w:r>
      </w:ins>
      <w:ins w:id="440" w:author="周婷" w:date="2020-08-26T20:31:40Z">
        <w:r>
          <w:rPr>
            <w:rFonts w:hint="eastAsia" w:eastAsia="宋体" w:cs="宋体"/>
            <w:color w:val="000000"/>
            <w:sz w:val="24"/>
            <w:szCs w:val="24"/>
            <w:vertAlign w:val="baseline"/>
            <w:lang w:val="en-US" w:eastAsia="zh-CN" w:bidi="ar-SA"/>
          </w:rPr>
          <w:t>完善</w:t>
        </w:r>
      </w:ins>
      <w:ins w:id="441" w:author="周婷" w:date="2020-08-26T20:31:41Z">
        <w:r>
          <w:rPr>
            <w:rFonts w:hint="eastAsia" w:eastAsia="宋体" w:cs="宋体"/>
            <w:color w:val="000000"/>
            <w:sz w:val="24"/>
            <w:szCs w:val="24"/>
            <w:vertAlign w:val="baseline"/>
            <w:lang w:val="en-US" w:eastAsia="zh-CN" w:bidi="ar-SA"/>
          </w:rPr>
          <w:t>XXX</w:t>
        </w:r>
      </w:ins>
      <w:ins w:id="442" w:author="周婷" w:date="2020-08-26T20:31:49Z">
        <w:r>
          <w:rPr>
            <w:rFonts w:hint="eastAsia" w:eastAsia="宋体" w:cs="宋体"/>
            <w:color w:val="000000"/>
            <w:sz w:val="24"/>
            <w:szCs w:val="24"/>
            <w:vertAlign w:val="baseline"/>
            <w:lang w:val="en-US" w:eastAsia="zh-CN" w:bidi="ar-SA"/>
          </w:rPr>
          <w:t>报送</w:t>
        </w:r>
      </w:ins>
      <w:ins w:id="443" w:author="周婷" w:date="2020-08-26T20:31:51Z">
        <w:r>
          <w:rPr>
            <w:rFonts w:hint="eastAsia" w:eastAsia="宋体" w:cs="宋体"/>
            <w:color w:val="000000"/>
            <w:sz w:val="24"/>
            <w:szCs w:val="24"/>
            <w:vertAlign w:val="baseline"/>
            <w:lang w:val="en-US" w:eastAsia="zh-CN" w:bidi="ar-SA"/>
          </w:rPr>
          <w:t>单位</w:t>
        </w:r>
      </w:ins>
      <w:ins w:id="444" w:author="周婷" w:date="2020-08-26T20:31:57Z">
        <w:r>
          <w:rPr>
            <w:rFonts w:hint="eastAsia" w:eastAsia="宋体" w:cs="宋体"/>
            <w:color w:val="000000"/>
            <w:sz w:val="24"/>
            <w:szCs w:val="24"/>
            <w:vertAlign w:val="baseline"/>
            <w:lang w:val="en-US" w:eastAsia="zh-CN" w:bidi="ar-SA"/>
          </w:rPr>
          <w:t>XXX</w:t>
        </w:r>
      </w:ins>
      <w:ins w:id="445" w:author="周婷" w:date="2020-08-26T20:32:01Z">
        <w:r>
          <w:rPr>
            <w:rFonts w:hint="eastAsia" w:eastAsia="宋体" w:cs="宋体"/>
            <w:color w:val="000000"/>
            <w:sz w:val="24"/>
            <w:szCs w:val="24"/>
            <w:vertAlign w:val="baseline"/>
            <w:lang w:val="en-US" w:eastAsia="zh-CN" w:bidi="ar-SA"/>
          </w:rPr>
          <w:t>节点</w:t>
        </w:r>
      </w:ins>
      <w:ins w:id="446" w:author="周婷" w:date="2020-08-26T20:32:02Z">
        <w:r>
          <w:rPr>
            <w:rFonts w:hint="eastAsia" w:eastAsia="宋体" w:cs="宋体"/>
            <w:color w:val="000000"/>
            <w:sz w:val="24"/>
            <w:szCs w:val="24"/>
            <w:vertAlign w:val="baseline"/>
            <w:lang w:val="en-US" w:eastAsia="zh-CN" w:bidi="ar-SA"/>
          </w:rPr>
          <w:t>的</w:t>
        </w:r>
      </w:ins>
      <w:ins w:id="447" w:author="周婷" w:date="2020-08-26T20:32:05Z">
        <w:r>
          <w:rPr>
            <w:rFonts w:hint="eastAsia" w:eastAsia="宋体" w:cs="宋体"/>
            <w:color w:val="000000"/>
            <w:sz w:val="24"/>
            <w:szCs w:val="24"/>
            <w:vertAlign w:val="baseline"/>
            <w:lang w:val="en-US" w:eastAsia="zh-CN" w:bidi="ar-SA"/>
          </w:rPr>
          <w:t>角色和</w:t>
        </w:r>
      </w:ins>
      <w:ins w:id="448" w:author="周婷" w:date="2020-08-26T20:32:07Z">
        <w:r>
          <w:rPr>
            <w:rFonts w:hint="eastAsia" w:eastAsia="宋体" w:cs="宋体"/>
            <w:color w:val="000000"/>
            <w:sz w:val="24"/>
            <w:szCs w:val="24"/>
            <w:vertAlign w:val="baseline"/>
            <w:lang w:val="en-US" w:eastAsia="zh-CN" w:bidi="ar-SA"/>
          </w:rPr>
          <w:t>人员</w:t>
        </w:r>
      </w:ins>
      <w:ins w:id="449" w:author="周婷" w:date="2020-08-26T20:31:24Z">
        <w:r>
          <w:rPr>
            <w:rFonts w:hint="eastAsia" w:eastAsia="宋体" w:cs="宋体"/>
            <w:color w:val="000000"/>
            <w:sz w:val="24"/>
            <w:szCs w:val="24"/>
            <w:vertAlign w:val="baseline"/>
            <w:lang w:val="en-US" w:eastAsia="zh-CN" w:bidi="ar-SA"/>
          </w:rPr>
          <w:t>”</w:t>
        </w:r>
      </w:ins>
      <w:ins w:id="450" w:author="周婷" w:date="2020-08-26T20:32:35Z">
        <w:r>
          <w:rPr>
            <w:rFonts w:hint="eastAsia" w:eastAsia="宋体" w:cs="宋体"/>
            <w:color w:val="000000"/>
            <w:sz w:val="24"/>
            <w:szCs w:val="24"/>
            <w:vertAlign w:val="baseline"/>
            <w:lang w:val="en-US" w:eastAsia="zh-CN" w:bidi="ar-SA"/>
          </w:rPr>
          <w:t>。</w:t>
        </w:r>
      </w:ins>
    </w:p>
    <w:p>
      <w:pPr>
        <w:keepNext w:val="0"/>
        <w:keepLines w:val="0"/>
        <w:pageBreakBefore w:val="0"/>
        <w:widowControl/>
        <w:numPr>
          <w:ilvl w:val="-1"/>
          <w:numId w:val="0"/>
        </w:numPr>
        <w:kinsoku/>
        <w:wordWrap/>
        <w:overflowPunct/>
        <w:topLinePunct w:val="0"/>
        <w:autoSpaceDE/>
        <w:autoSpaceDN/>
        <w:bidi w:val="0"/>
        <w:adjustRightInd/>
        <w:snapToGrid/>
        <w:ind w:left="0" w:leftChars="0" w:firstLine="420" w:firstLineChars="0"/>
        <w:textAlignment w:val="auto"/>
        <w:rPr>
          <w:ins w:id="451" w:author="周婷" w:date="2020-08-26T20:32:10Z"/>
          <w:rFonts w:hint="default" w:cs="宋体"/>
          <w:color w:val="000000"/>
          <w:sz w:val="24"/>
          <w:szCs w:val="24"/>
          <w:vertAlign w:val="baseline"/>
          <w:lang w:val="en-US" w:eastAsia="zh-CN" w:bidi="ar-SA"/>
        </w:rPr>
      </w:pPr>
      <w:ins w:id="452" w:author="周婷" w:date="2020-08-26T20:32:47Z">
        <w:r>
          <w:rPr>
            <w:rFonts w:hint="eastAsia" w:eastAsia="宋体" w:cs="宋体"/>
            <w:color w:val="000000"/>
            <w:sz w:val="24"/>
            <w:szCs w:val="24"/>
            <w:vertAlign w:val="baseline"/>
            <w:lang w:val="en-US" w:eastAsia="zh-CN" w:bidi="ar-SA"/>
          </w:rPr>
          <w:t>下面</w:t>
        </w:r>
      </w:ins>
      <w:ins w:id="453" w:author="周婷" w:date="2020-08-26T20:32:50Z">
        <w:r>
          <w:rPr>
            <w:rFonts w:hint="eastAsia" w:eastAsia="宋体" w:cs="宋体"/>
            <w:color w:val="000000"/>
            <w:sz w:val="24"/>
            <w:szCs w:val="24"/>
            <w:vertAlign w:val="baseline"/>
            <w:lang w:val="en-US" w:eastAsia="zh-CN" w:bidi="ar-SA"/>
          </w:rPr>
          <w:t>以</w:t>
        </w:r>
      </w:ins>
      <w:ins w:id="454" w:author="周婷" w:date="2020-08-26T20:32:56Z">
        <w:r>
          <w:rPr>
            <w:rFonts w:hint="eastAsia" w:eastAsia="宋体" w:cs="宋体"/>
            <w:color w:val="000000"/>
            <w:sz w:val="24"/>
            <w:szCs w:val="24"/>
            <w:vertAlign w:val="baseline"/>
            <w:lang w:val="en-US" w:eastAsia="zh-CN" w:bidi="ar-SA"/>
          </w:rPr>
          <w:t>流程</w:t>
        </w:r>
      </w:ins>
      <w:ins w:id="455" w:author="周婷" w:date="2020-08-26T20:32:58Z">
        <w:r>
          <w:rPr>
            <w:rFonts w:hint="eastAsia" w:eastAsia="宋体" w:cs="宋体"/>
            <w:color w:val="000000"/>
            <w:sz w:val="24"/>
            <w:szCs w:val="24"/>
            <w:vertAlign w:val="baseline"/>
            <w:lang w:val="en-US" w:eastAsia="zh-CN" w:bidi="ar-SA"/>
          </w:rPr>
          <w:t>节点</w:t>
        </w:r>
      </w:ins>
      <w:ins w:id="456" w:author="周婷" w:date="2020-08-26T20:33:07Z">
        <w:r>
          <w:rPr>
            <w:rFonts w:hint="eastAsia" w:eastAsia="宋体" w:cs="宋体"/>
            <w:color w:val="000000"/>
            <w:sz w:val="24"/>
            <w:szCs w:val="24"/>
            <w:vertAlign w:val="baseline"/>
            <w:lang w:val="en-US" w:eastAsia="zh-CN" w:bidi="ar-SA"/>
          </w:rPr>
          <w:t>为</w:t>
        </w:r>
      </w:ins>
      <w:ins w:id="457" w:author="周婷" w:date="2020-08-26T20:33:08Z">
        <w:r>
          <w:rPr>
            <w:rFonts w:hint="eastAsia" w:eastAsia="宋体" w:cs="宋体"/>
            <w:color w:val="000000"/>
            <w:sz w:val="24"/>
            <w:szCs w:val="24"/>
            <w:vertAlign w:val="baseline"/>
            <w:lang w:val="en-US" w:eastAsia="zh-CN" w:bidi="ar-SA"/>
          </w:rPr>
          <w:t>：</w:t>
        </w:r>
      </w:ins>
      <w:ins w:id="458" w:author="周婷" w:date="2020-08-26T20:33:10Z">
        <w:r>
          <w:rPr>
            <w:rFonts w:hint="eastAsia" w:eastAsia="宋体" w:cs="宋体"/>
            <w:color w:val="000000"/>
            <w:sz w:val="24"/>
            <w:szCs w:val="24"/>
            <w:vertAlign w:val="baseline"/>
            <w:lang w:val="en-US" w:eastAsia="zh-CN" w:bidi="ar-SA"/>
          </w:rPr>
          <w:t>报送</w:t>
        </w:r>
      </w:ins>
      <w:ins w:id="459" w:author="周婷" w:date="2020-08-26T20:33:11Z">
        <w:r>
          <w:rPr>
            <w:rFonts w:hint="eastAsia" w:eastAsia="宋体" w:cs="宋体"/>
            <w:color w:val="000000"/>
            <w:sz w:val="24"/>
            <w:szCs w:val="24"/>
            <w:vertAlign w:val="baseline"/>
            <w:lang w:val="en-US" w:eastAsia="zh-CN" w:bidi="ar-SA"/>
          </w:rPr>
          <w:t>提交</w:t>
        </w:r>
      </w:ins>
      <w:ins w:id="460" w:author="周婷" w:date="2020-08-26T20:33:12Z">
        <w:r>
          <w:rPr>
            <w:rFonts w:hint="eastAsia" w:eastAsia="宋体" w:cs="宋体"/>
            <w:color w:val="000000"/>
            <w:sz w:val="24"/>
            <w:szCs w:val="24"/>
            <w:vertAlign w:val="baseline"/>
            <w:lang w:val="en-US" w:eastAsia="zh-CN" w:bidi="ar-SA"/>
          </w:rPr>
          <w:t>-</w:t>
        </w:r>
      </w:ins>
      <w:ins w:id="461" w:author="周婷" w:date="2020-08-26T20:33:13Z">
        <w:r>
          <w:rPr>
            <w:rFonts w:hint="eastAsia" w:eastAsia="宋体" w:cs="宋体"/>
            <w:color w:val="000000"/>
            <w:sz w:val="24"/>
            <w:szCs w:val="24"/>
            <w:vertAlign w:val="baseline"/>
            <w:lang w:val="en-US" w:eastAsia="zh-CN" w:bidi="ar-SA"/>
          </w:rPr>
          <w:t>报送</w:t>
        </w:r>
      </w:ins>
      <w:ins w:id="462" w:author="周婷" w:date="2020-08-26T20:33:15Z">
        <w:r>
          <w:rPr>
            <w:rFonts w:hint="eastAsia" w:eastAsia="宋体" w:cs="宋体"/>
            <w:color w:val="000000"/>
            <w:sz w:val="24"/>
            <w:szCs w:val="24"/>
            <w:vertAlign w:val="baseline"/>
            <w:lang w:val="en-US" w:eastAsia="zh-CN" w:bidi="ar-SA"/>
          </w:rPr>
          <w:t>初审-</w:t>
        </w:r>
      </w:ins>
      <w:ins w:id="463" w:author="周婷" w:date="2020-08-26T20:33:17Z">
        <w:r>
          <w:rPr>
            <w:rFonts w:hint="eastAsia" w:eastAsia="宋体" w:cs="宋体"/>
            <w:color w:val="000000"/>
            <w:sz w:val="24"/>
            <w:szCs w:val="24"/>
            <w:vertAlign w:val="baseline"/>
            <w:lang w:val="en-US" w:eastAsia="zh-CN" w:bidi="ar-SA"/>
          </w:rPr>
          <w:t>报送</w:t>
        </w:r>
      </w:ins>
      <w:ins w:id="464" w:author="周婷" w:date="2020-08-26T20:33:20Z">
        <w:r>
          <w:rPr>
            <w:rFonts w:hint="eastAsia" w:eastAsia="宋体" w:cs="宋体"/>
            <w:color w:val="000000"/>
            <w:sz w:val="24"/>
            <w:szCs w:val="24"/>
            <w:vertAlign w:val="baseline"/>
            <w:lang w:val="en-US" w:eastAsia="zh-CN" w:bidi="ar-SA"/>
          </w:rPr>
          <w:t>复审</w:t>
        </w:r>
      </w:ins>
      <w:ins w:id="465" w:author="周婷" w:date="2020-08-26T20:33:21Z">
        <w:r>
          <w:rPr>
            <w:rFonts w:hint="eastAsia" w:eastAsia="宋体" w:cs="宋体"/>
            <w:color w:val="000000"/>
            <w:sz w:val="24"/>
            <w:szCs w:val="24"/>
            <w:vertAlign w:val="baseline"/>
            <w:lang w:val="en-US" w:eastAsia="zh-CN" w:bidi="ar-SA"/>
          </w:rPr>
          <w:t>，</w:t>
        </w:r>
      </w:ins>
      <w:ins w:id="466" w:author="周婷" w:date="2020-08-26T20:33:23Z">
        <w:r>
          <w:rPr>
            <w:rFonts w:hint="eastAsia" w:eastAsia="宋体" w:cs="宋体"/>
            <w:color w:val="000000"/>
            <w:sz w:val="24"/>
            <w:szCs w:val="24"/>
            <w:vertAlign w:val="baseline"/>
            <w:lang w:val="en-US" w:eastAsia="zh-CN" w:bidi="ar-SA"/>
          </w:rPr>
          <w:t>且</w:t>
        </w:r>
      </w:ins>
      <w:ins w:id="467" w:author="周婷" w:date="2020-08-26T20:33:24Z">
        <w:r>
          <w:rPr>
            <w:rFonts w:hint="eastAsia" w:eastAsia="宋体" w:cs="宋体"/>
            <w:color w:val="000000"/>
            <w:sz w:val="24"/>
            <w:szCs w:val="24"/>
            <w:vertAlign w:val="baseline"/>
            <w:lang w:val="en-US" w:eastAsia="zh-CN" w:bidi="ar-SA"/>
          </w:rPr>
          <w:t>报送</w:t>
        </w:r>
      </w:ins>
      <w:ins w:id="468" w:author="周婷" w:date="2020-08-26T20:33:26Z">
        <w:r>
          <w:rPr>
            <w:rFonts w:hint="eastAsia" w:eastAsia="宋体" w:cs="宋体"/>
            <w:color w:val="000000"/>
            <w:sz w:val="24"/>
            <w:szCs w:val="24"/>
            <w:vertAlign w:val="baseline"/>
            <w:lang w:val="en-US" w:eastAsia="zh-CN" w:bidi="ar-SA"/>
          </w:rPr>
          <w:t>单位</w:t>
        </w:r>
      </w:ins>
      <w:ins w:id="469" w:author="周婷" w:date="2020-08-26T20:33:28Z">
        <w:r>
          <w:rPr>
            <w:rFonts w:hint="eastAsia" w:eastAsia="宋体" w:cs="宋体"/>
            <w:color w:val="000000"/>
            <w:sz w:val="24"/>
            <w:szCs w:val="24"/>
            <w:vertAlign w:val="baseline"/>
            <w:lang w:val="en-US" w:eastAsia="zh-CN" w:bidi="ar-SA"/>
          </w:rPr>
          <w:t>有</w:t>
        </w:r>
      </w:ins>
      <w:ins w:id="470" w:author="周婷" w:date="2020-08-26T20:33:34Z">
        <w:r>
          <w:rPr>
            <w:rFonts w:hint="eastAsia" w:eastAsia="宋体" w:cs="宋体"/>
            <w:color w:val="000000"/>
            <w:sz w:val="24"/>
            <w:szCs w:val="24"/>
            <w:vertAlign w:val="baseline"/>
            <w:lang w:val="en-US" w:eastAsia="zh-CN" w:bidi="ar-SA"/>
          </w:rPr>
          <w:t>太平</w:t>
        </w:r>
      </w:ins>
      <w:ins w:id="471" w:author="周婷" w:date="2020-08-26T20:33:35Z">
        <w:r>
          <w:rPr>
            <w:rFonts w:hint="eastAsia" w:eastAsia="宋体" w:cs="宋体"/>
            <w:color w:val="000000"/>
            <w:sz w:val="24"/>
            <w:szCs w:val="24"/>
            <w:vertAlign w:val="baseline"/>
            <w:lang w:val="en-US" w:eastAsia="zh-CN" w:bidi="ar-SA"/>
          </w:rPr>
          <w:t>香港</w:t>
        </w:r>
      </w:ins>
      <w:ins w:id="472" w:author="周婷" w:date="2020-08-26T20:33:45Z">
        <w:r>
          <w:rPr>
            <w:rFonts w:hint="eastAsia" w:eastAsia="宋体" w:cs="宋体"/>
            <w:color w:val="000000"/>
            <w:sz w:val="24"/>
            <w:szCs w:val="24"/>
            <w:vertAlign w:val="baseline"/>
            <w:lang w:val="en-US" w:eastAsia="zh-CN" w:bidi="ar-SA"/>
          </w:rPr>
          <w:t>、</w:t>
        </w:r>
      </w:ins>
      <w:ins w:id="473" w:author="周婷" w:date="2020-08-26T20:33:46Z">
        <w:r>
          <w:rPr>
            <w:rFonts w:hint="eastAsia" w:eastAsia="宋体" w:cs="宋体"/>
            <w:color w:val="000000"/>
            <w:sz w:val="24"/>
            <w:szCs w:val="24"/>
            <w:vertAlign w:val="baseline"/>
            <w:lang w:val="en-US" w:eastAsia="zh-CN" w:bidi="ar-SA"/>
          </w:rPr>
          <w:t>太平</w:t>
        </w:r>
      </w:ins>
      <w:ins w:id="474" w:author="周婷" w:date="2020-08-26T20:33:48Z">
        <w:r>
          <w:rPr>
            <w:rFonts w:hint="eastAsia" w:eastAsia="宋体" w:cs="宋体"/>
            <w:color w:val="000000"/>
            <w:sz w:val="24"/>
            <w:szCs w:val="24"/>
            <w:vertAlign w:val="baseline"/>
            <w:lang w:val="en-US" w:eastAsia="zh-CN" w:bidi="ar-SA"/>
          </w:rPr>
          <w:t>澳门</w:t>
        </w:r>
      </w:ins>
      <w:ins w:id="475" w:author="周婷" w:date="2020-08-26T20:33:49Z">
        <w:r>
          <w:rPr>
            <w:rFonts w:hint="eastAsia" w:eastAsia="宋体" w:cs="宋体"/>
            <w:color w:val="000000"/>
            <w:sz w:val="24"/>
            <w:szCs w:val="24"/>
            <w:vertAlign w:val="baseline"/>
            <w:lang w:val="en-US" w:eastAsia="zh-CN" w:bidi="ar-SA"/>
          </w:rPr>
          <w:t>、</w:t>
        </w:r>
      </w:ins>
      <w:ins w:id="476" w:author="周婷" w:date="2020-08-26T20:33:50Z">
        <w:r>
          <w:rPr>
            <w:rFonts w:hint="eastAsia" w:eastAsia="宋体" w:cs="宋体"/>
            <w:color w:val="000000"/>
            <w:sz w:val="24"/>
            <w:szCs w:val="24"/>
            <w:vertAlign w:val="baseline"/>
            <w:lang w:val="en-US" w:eastAsia="zh-CN" w:bidi="ar-SA"/>
          </w:rPr>
          <w:t>太平</w:t>
        </w:r>
      </w:ins>
      <w:ins w:id="477" w:author="周婷" w:date="2020-08-26T20:33:53Z">
        <w:r>
          <w:rPr>
            <w:rFonts w:hint="eastAsia" w:eastAsia="宋体" w:cs="宋体"/>
            <w:color w:val="000000"/>
            <w:sz w:val="24"/>
            <w:szCs w:val="24"/>
            <w:vertAlign w:val="baseline"/>
            <w:lang w:val="en-US" w:eastAsia="zh-CN" w:bidi="ar-SA"/>
          </w:rPr>
          <w:t>新加坡</w:t>
        </w:r>
      </w:ins>
      <w:ins w:id="478" w:author="周婷" w:date="2020-08-26T20:35:44Z">
        <w:r>
          <w:rPr>
            <w:rFonts w:hint="eastAsia" w:eastAsia="宋体" w:cs="宋体"/>
            <w:color w:val="000000"/>
            <w:sz w:val="24"/>
            <w:szCs w:val="24"/>
            <w:vertAlign w:val="baseline"/>
            <w:lang w:val="en-US" w:eastAsia="zh-CN" w:bidi="ar-SA"/>
          </w:rPr>
          <w:t>、</w:t>
        </w:r>
      </w:ins>
      <w:ins w:id="479" w:author="周婷" w:date="2020-08-26T20:35:46Z">
        <w:r>
          <w:rPr>
            <w:rFonts w:hint="eastAsia" w:eastAsia="宋体" w:cs="宋体"/>
            <w:color w:val="000000"/>
            <w:sz w:val="24"/>
            <w:szCs w:val="24"/>
            <w:vertAlign w:val="baseline"/>
            <w:lang w:val="en-US" w:eastAsia="zh-CN" w:bidi="ar-SA"/>
          </w:rPr>
          <w:t>太平</w:t>
        </w:r>
      </w:ins>
      <w:ins w:id="480" w:author="周婷" w:date="2020-08-26T20:35:49Z">
        <w:r>
          <w:rPr>
            <w:rFonts w:hint="eastAsia" w:eastAsia="宋体" w:cs="宋体"/>
            <w:color w:val="000000"/>
            <w:sz w:val="24"/>
            <w:szCs w:val="24"/>
            <w:vertAlign w:val="baseline"/>
            <w:lang w:val="en-US" w:eastAsia="zh-CN" w:bidi="ar-SA"/>
          </w:rPr>
          <w:t>日本</w:t>
        </w:r>
      </w:ins>
      <w:ins w:id="481" w:author="周婷" w:date="2020-08-26T20:33:56Z">
        <w:r>
          <w:rPr>
            <w:rFonts w:hint="eastAsia" w:eastAsia="宋体" w:cs="宋体"/>
            <w:color w:val="000000"/>
            <w:sz w:val="24"/>
            <w:szCs w:val="24"/>
            <w:vertAlign w:val="baseline"/>
            <w:lang w:val="en-US" w:eastAsia="zh-CN" w:bidi="ar-SA"/>
          </w:rPr>
          <w:t>为例</w:t>
        </w:r>
      </w:ins>
      <w:ins w:id="482" w:author="周婷" w:date="2020-08-26T20:36:06Z">
        <w:r>
          <w:rPr>
            <w:rFonts w:hint="eastAsia" w:eastAsia="宋体" w:cs="宋体"/>
            <w:color w:val="000000"/>
            <w:sz w:val="24"/>
            <w:szCs w:val="24"/>
            <w:vertAlign w:val="baseline"/>
            <w:lang w:val="en-US" w:eastAsia="zh-CN" w:bidi="ar-SA"/>
          </w:rPr>
          <w:t>（</w:t>
        </w:r>
      </w:ins>
      <w:ins w:id="483" w:author="周婷" w:date="2020-08-26T20:36:09Z">
        <w:r>
          <w:rPr>
            <w:rFonts w:hint="eastAsia" w:eastAsia="宋体" w:cs="宋体"/>
            <w:color w:val="000000"/>
            <w:sz w:val="24"/>
            <w:szCs w:val="24"/>
            <w:vertAlign w:val="baseline"/>
            <w:lang w:val="en-US" w:eastAsia="zh-CN" w:bidi="ar-SA"/>
          </w:rPr>
          <w:t>√</w:t>
        </w:r>
      </w:ins>
      <w:ins w:id="484" w:author="周婷" w:date="2020-08-26T20:36:11Z">
        <w:r>
          <w:rPr>
            <w:rFonts w:hint="eastAsia" w:eastAsia="宋体" w:cs="宋体"/>
            <w:color w:val="000000"/>
            <w:sz w:val="24"/>
            <w:szCs w:val="24"/>
            <w:vertAlign w:val="baseline"/>
            <w:lang w:val="en-US" w:eastAsia="zh-CN" w:bidi="ar-SA"/>
          </w:rPr>
          <w:t>表示</w:t>
        </w:r>
      </w:ins>
      <w:ins w:id="485" w:author="周婷" w:date="2020-08-26T20:36:18Z">
        <w:r>
          <w:rPr>
            <w:rFonts w:hint="eastAsia" w:eastAsia="宋体" w:cs="宋体"/>
            <w:color w:val="000000"/>
            <w:sz w:val="24"/>
            <w:szCs w:val="24"/>
            <w:vertAlign w:val="baseline"/>
            <w:lang w:val="en-US" w:eastAsia="zh-CN" w:bidi="ar-SA"/>
          </w:rPr>
          <w:t>选择了</w:t>
        </w:r>
      </w:ins>
      <w:ins w:id="486" w:author="周婷" w:date="2020-08-26T20:36:20Z">
        <w:r>
          <w:rPr>
            <w:rFonts w:hint="eastAsia" w:eastAsia="宋体" w:cs="宋体"/>
            <w:color w:val="000000"/>
            <w:sz w:val="24"/>
            <w:szCs w:val="24"/>
            <w:vertAlign w:val="baseline"/>
            <w:lang w:val="en-US" w:eastAsia="zh-CN" w:bidi="ar-SA"/>
          </w:rPr>
          <w:t>角色</w:t>
        </w:r>
      </w:ins>
      <w:ins w:id="487" w:author="周婷" w:date="2020-08-26T20:36:21Z">
        <w:r>
          <w:rPr>
            <w:rFonts w:hint="eastAsia" w:eastAsia="宋体" w:cs="宋体"/>
            <w:color w:val="000000"/>
            <w:sz w:val="24"/>
            <w:szCs w:val="24"/>
            <w:vertAlign w:val="baseline"/>
            <w:lang w:val="en-US" w:eastAsia="zh-CN" w:bidi="ar-SA"/>
          </w:rPr>
          <w:t>和人员</w:t>
        </w:r>
      </w:ins>
      <w:ins w:id="488" w:author="周婷" w:date="2020-08-26T20:36:23Z">
        <w:r>
          <w:rPr>
            <w:rFonts w:hint="eastAsia" w:eastAsia="宋体" w:cs="宋体"/>
            <w:color w:val="000000"/>
            <w:sz w:val="24"/>
            <w:szCs w:val="24"/>
            <w:vertAlign w:val="baseline"/>
            <w:lang w:val="en-US" w:eastAsia="zh-CN" w:bidi="ar-SA"/>
          </w:rPr>
          <w:t>、</w:t>
        </w:r>
      </w:ins>
      <w:ins w:id="489" w:author="周婷" w:date="2020-08-26T20:36:35Z">
        <w:r>
          <w:rPr>
            <w:rFonts w:hint="eastAsia" w:eastAsia="宋体" w:cs="宋体"/>
            <w:color w:val="000000"/>
            <w:sz w:val="24"/>
            <w:szCs w:val="24"/>
            <w:vertAlign w:val="baseline"/>
            <w:lang w:val="en-US" w:eastAsia="zh-CN" w:bidi="ar-SA"/>
          </w:rPr>
          <w:t>空格</w:t>
        </w:r>
      </w:ins>
      <w:ins w:id="490" w:author="周婷" w:date="2020-08-26T20:36:36Z">
        <w:r>
          <w:rPr>
            <w:rFonts w:hint="eastAsia" w:eastAsia="宋体" w:cs="宋体"/>
            <w:color w:val="000000"/>
            <w:sz w:val="24"/>
            <w:szCs w:val="24"/>
            <w:vertAlign w:val="baseline"/>
            <w:lang w:val="en-US" w:eastAsia="zh-CN" w:bidi="ar-SA"/>
          </w:rPr>
          <w:t>表示</w:t>
        </w:r>
      </w:ins>
      <w:ins w:id="491" w:author="周婷" w:date="2020-08-26T20:36:37Z">
        <w:r>
          <w:rPr>
            <w:rFonts w:hint="eastAsia" w:eastAsia="宋体" w:cs="宋体"/>
            <w:color w:val="000000"/>
            <w:sz w:val="24"/>
            <w:szCs w:val="24"/>
            <w:vertAlign w:val="baseline"/>
            <w:lang w:val="en-US" w:eastAsia="zh-CN" w:bidi="ar-SA"/>
          </w:rPr>
          <w:t>没有</w:t>
        </w:r>
      </w:ins>
      <w:ins w:id="492" w:author="周婷" w:date="2020-08-26T20:36:39Z">
        <w:r>
          <w:rPr>
            <w:rFonts w:hint="eastAsia" w:eastAsia="宋体" w:cs="宋体"/>
            <w:color w:val="000000"/>
            <w:sz w:val="24"/>
            <w:szCs w:val="24"/>
            <w:vertAlign w:val="baseline"/>
            <w:lang w:val="en-US" w:eastAsia="zh-CN" w:bidi="ar-SA"/>
          </w:rPr>
          <w:t>选择</w:t>
        </w:r>
      </w:ins>
      <w:ins w:id="493" w:author="周婷" w:date="2020-08-26T20:36:40Z">
        <w:r>
          <w:rPr>
            <w:rFonts w:hint="eastAsia" w:eastAsia="宋体" w:cs="宋体"/>
            <w:color w:val="000000"/>
            <w:sz w:val="24"/>
            <w:szCs w:val="24"/>
            <w:vertAlign w:val="baseline"/>
            <w:lang w:val="en-US" w:eastAsia="zh-CN" w:bidi="ar-SA"/>
          </w:rPr>
          <w:t>角色和</w:t>
        </w:r>
      </w:ins>
      <w:ins w:id="494" w:author="周婷" w:date="2020-08-26T20:36:42Z">
        <w:r>
          <w:rPr>
            <w:rFonts w:hint="eastAsia" w:eastAsia="宋体" w:cs="宋体"/>
            <w:color w:val="000000"/>
            <w:sz w:val="24"/>
            <w:szCs w:val="24"/>
            <w:vertAlign w:val="baseline"/>
            <w:lang w:val="en-US" w:eastAsia="zh-CN" w:bidi="ar-SA"/>
          </w:rPr>
          <w:t>人员</w:t>
        </w:r>
      </w:ins>
      <w:ins w:id="495" w:author="周婷" w:date="2020-08-26T20:36:06Z">
        <w:r>
          <w:rPr>
            <w:rFonts w:hint="eastAsia" w:eastAsia="宋体" w:cs="宋体"/>
            <w:color w:val="000000"/>
            <w:sz w:val="24"/>
            <w:szCs w:val="24"/>
            <w:vertAlign w:val="baseline"/>
            <w:lang w:val="en-US" w:eastAsia="zh-CN" w:bidi="ar-SA"/>
          </w:rPr>
          <w:t>）</w:t>
        </w:r>
      </w:ins>
      <w:ins w:id="496" w:author="周婷" w:date="2020-08-26T20:34:13Z">
        <w:r>
          <w:rPr>
            <w:rFonts w:hint="eastAsia" w:eastAsia="宋体" w:cs="宋体"/>
            <w:color w:val="000000"/>
            <w:sz w:val="24"/>
            <w:szCs w:val="24"/>
            <w:vertAlign w:val="baseline"/>
            <w:lang w:val="en-US" w:eastAsia="zh-CN" w:bidi="ar-SA"/>
          </w:rPr>
          <w:t>：</w:t>
        </w:r>
      </w:ins>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3"/>
        <w:gridCol w:w="1427"/>
        <w:gridCol w:w="1320"/>
        <w:gridCol w:w="1320"/>
        <w:gridCol w:w="4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97" w:author="周婷" w:date="2020-08-26T20:32:33Z"/>
        </w:trPr>
        <w:tc>
          <w:tcPr>
            <w:tcW w:w="1533"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ins w:id="498" w:author="周婷" w:date="2020-08-26T20:32:33Z"/>
                <w:rFonts w:hint="default" w:cs="宋体"/>
                <w:color w:val="000000"/>
                <w:sz w:val="24"/>
                <w:szCs w:val="24"/>
                <w:vertAlign w:val="baseline"/>
                <w:lang w:val="en-US" w:eastAsia="zh-CN" w:bidi="ar-SA"/>
              </w:rPr>
            </w:pPr>
            <w:ins w:id="499" w:author="周婷" w:date="2020-08-26T20:34:26Z">
              <w:r>
                <w:rPr>
                  <w:rFonts w:hint="eastAsia" w:eastAsia="宋体" w:cs="宋体"/>
                  <w:color w:val="000000"/>
                  <w:sz w:val="24"/>
                  <w:szCs w:val="24"/>
                  <w:vertAlign w:val="baseline"/>
                  <w:lang w:val="en-US" w:eastAsia="zh-CN" w:bidi="ar-SA"/>
                </w:rPr>
                <w:t>报送</w:t>
              </w:r>
            </w:ins>
            <w:ins w:id="500" w:author="周婷" w:date="2020-08-26T20:34:28Z">
              <w:r>
                <w:rPr>
                  <w:rFonts w:hint="eastAsia" w:eastAsia="宋体" w:cs="宋体"/>
                  <w:color w:val="000000"/>
                  <w:sz w:val="24"/>
                  <w:szCs w:val="24"/>
                  <w:vertAlign w:val="baseline"/>
                  <w:lang w:val="en-US" w:eastAsia="zh-CN" w:bidi="ar-SA"/>
                </w:rPr>
                <w:t>单位</w:t>
              </w:r>
            </w:ins>
          </w:p>
        </w:tc>
        <w:tc>
          <w:tcPr>
            <w:tcW w:w="1427"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ins w:id="501" w:author="周婷" w:date="2020-08-26T20:32:33Z"/>
                <w:rFonts w:hint="default" w:cs="宋体"/>
                <w:color w:val="000000"/>
                <w:sz w:val="24"/>
                <w:szCs w:val="24"/>
                <w:vertAlign w:val="baseline"/>
                <w:lang w:val="en-US" w:eastAsia="zh-CN" w:bidi="ar-SA"/>
              </w:rPr>
            </w:pPr>
            <w:ins w:id="502" w:author="周婷" w:date="2020-08-26T20:34:49Z">
              <w:r>
                <w:rPr>
                  <w:rFonts w:hint="eastAsia" w:eastAsia="宋体" w:cs="宋体"/>
                  <w:color w:val="000000"/>
                  <w:sz w:val="24"/>
                  <w:szCs w:val="24"/>
                  <w:vertAlign w:val="baseline"/>
                  <w:lang w:val="en-US" w:eastAsia="zh-CN" w:bidi="ar-SA"/>
                </w:rPr>
                <w:t>报送</w:t>
              </w:r>
            </w:ins>
            <w:ins w:id="503" w:author="周婷" w:date="2020-08-26T20:34:53Z">
              <w:r>
                <w:rPr>
                  <w:rFonts w:hint="eastAsia" w:eastAsia="宋体" w:cs="宋体"/>
                  <w:color w:val="000000"/>
                  <w:sz w:val="24"/>
                  <w:szCs w:val="24"/>
                  <w:vertAlign w:val="baseline"/>
                  <w:lang w:val="en-US" w:eastAsia="zh-CN" w:bidi="ar-SA"/>
                </w:rPr>
                <w:t>提交</w:t>
              </w:r>
            </w:ins>
          </w:p>
        </w:tc>
        <w:tc>
          <w:tcPr>
            <w:tcW w:w="132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ins w:id="504" w:author="周婷" w:date="2020-08-26T20:32:33Z"/>
                <w:rFonts w:hint="default" w:cs="宋体"/>
                <w:color w:val="000000"/>
                <w:sz w:val="24"/>
                <w:szCs w:val="24"/>
                <w:vertAlign w:val="baseline"/>
                <w:lang w:val="en-US" w:eastAsia="zh-CN" w:bidi="ar-SA"/>
              </w:rPr>
            </w:pPr>
            <w:ins w:id="505" w:author="周婷" w:date="2020-08-26T20:34:57Z">
              <w:r>
                <w:rPr>
                  <w:rFonts w:hint="eastAsia" w:eastAsia="宋体" w:cs="宋体"/>
                  <w:color w:val="000000"/>
                  <w:sz w:val="24"/>
                  <w:szCs w:val="24"/>
                  <w:vertAlign w:val="baseline"/>
                  <w:lang w:val="en-US" w:eastAsia="zh-CN" w:bidi="ar-SA"/>
                </w:rPr>
                <w:t>报送初审</w:t>
              </w:r>
            </w:ins>
          </w:p>
        </w:tc>
        <w:tc>
          <w:tcPr>
            <w:tcW w:w="132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ins w:id="506" w:author="周婷" w:date="2020-08-26T20:32:33Z"/>
                <w:rFonts w:hint="default" w:cs="宋体"/>
                <w:color w:val="000000"/>
                <w:sz w:val="24"/>
                <w:szCs w:val="24"/>
                <w:vertAlign w:val="baseline"/>
                <w:lang w:val="en-US" w:eastAsia="zh-CN" w:bidi="ar-SA"/>
              </w:rPr>
            </w:pPr>
            <w:ins w:id="507" w:author="周婷" w:date="2020-08-26T20:35:00Z">
              <w:r>
                <w:rPr>
                  <w:rFonts w:hint="eastAsia" w:eastAsia="宋体" w:cs="宋体"/>
                  <w:color w:val="000000"/>
                  <w:sz w:val="24"/>
                  <w:szCs w:val="24"/>
                  <w:vertAlign w:val="baseline"/>
                  <w:lang w:val="en-US" w:eastAsia="zh-CN" w:bidi="ar-SA"/>
                </w:rPr>
                <w:t>报送复审</w:t>
              </w:r>
            </w:ins>
          </w:p>
        </w:tc>
        <w:tc>
          <w:tcPr>
            <w:tcW w:w="425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ins w:id="508" w:author="周婷" w:date="2020-08-26T20:32:33Z"/>
                <w:rFonts w:hint="default" w:cs="宋体"/>
                <w:color w:val="000000"/>
                <w:sz w:val="24"/>
                <w:szCs w:val="24"/>
                <w:vertAlign w:val="baseline"/>
                <w:lang w:val="en-US" w:eastAsia="zh-CN" w:bidi="ar-SA"/>
              </w:rPr>
            </w:pPr>
            <w:ins w:id="509" w:author="周婷" w:date="2020-08-26T20:39:11Z">
              <w:r>
                <w:rPr>
                  <w:rFonts w:hint="eastAsia" w:eastAsia="宋体" w:cs="宋体"/>
                  <w:color w:val="000000"/>
                  <w:sz w:val="24"/>
                  <w:szCs w:val="24"/>
                  <w:vertAlign w:val="baseline"/>
                  <w:lang w:val="en-US" w:eastAsia="zh-CN" w:bidi="ar-SA"/>
                </w:rPr>
                <w:t>效果</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10" w:author="周婷" w:date="2020-08-26T20:32:33Z"/>
        </w:trPr>
        <w:tc>
          <w:tcPr>
            <w:tcW w:w="1533"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ins w:id="511" w:author="周婷" w:date="2020-08-26T20:32:33Z"/>
                <w:rFonts w:hint="default" w:cs="宋体"/>
                <w:color w:val="000000"/>
                <w:sz w:val="24"/>
                <w:szCs w:val="24"/>
                <w:vertAlign w:val="baseline"/>
                <w:lang w:val="en-US" w:eastAsia="zh-CN" w:bidi="ar-SA"/>
              </w:rPr>
            </w:pPr>
            <w:ins w:id="512" w:author="周婷" w:date="2020-08-26T20:35:11Z">
              <w:r>
                <w:rPr>
                  <w:rFonts w:hint="eastAsia" w:eastAsia="宋体" w:cs="宋体"/>
                  <w:color w:val="000000"/>
                  <w:sz w:val="24"/>
                  <w:szCs w:val="24"/>
                  <w:vertAlign w:val="baseline"/>
                  <w:lang w:val="en-US" w:eastAsia="zh-CN" w:bidi="ar-SA"/>
                </w:rPr>
                <w:t>太平</w:t>
              </w:r>
            </w:ins>
            <w:ins w:id="513" w:author="周婷" w:date="2020-08-26T20:35:12Z">
              <w:r>
                <w:rPr>
                  <w:rFonts w:hint="eastAsia" w:eastAsia="宋体" w:cs="宋体"/>
                  <w:color w:val="000000"/>
                  <w:sz w:val="24"/>
                  <w:szCs w:val="24"/>
                  <w:vertAlign w:val="baseline"/>
                  <w:lang w:val="en-US" w:eastAsia="zh-CN" w:bidi="ar-SA"/>
                </w:rPr>
                <w:t>香港</w:t>
              </w:r>
            </w:ins>
          </w:p>
        </w:tc>
        <w:tc>
          <w:tcPr>
            <w:tcW w:w="1427"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ins w:id="514" w:author="周婷" w:date="2020-08-26T20:32:33Z"/>
                <w:rFonts w:hint="default" w:cs="宋体"/>
                <w:color w:val="000000"/>
                <w:sz w:val="24"/>
                <w:szCs w:val="24"/>
                <w:vertAlign w:val="baseline"/>
                <w:lang w:val="en-US" w:eastAsia="zh-CN" w:bidi="ar-SA"/>
              </w:rPr>
            </w:pPr>
            <w:ins w:id="515" w:author="周婷" w:date="2020-08-26T20:36:48Z">
              <w:r>
                <w:rPr>
                  <w:rFonts w:hint="eastAsia" w:eastAsia="宋体" w:cs="宋体"/>
                  <w:color w:val="000000"/>
                  <w:sz w:val="24"/>
                  <w:szCs w:val="24"/>
                  <w:vertAlign w:val="baseline"/>
                  <w:lang w:val="en-US" w:eastAsia="zh-CN" w:bidi="ar-SA"/>
                </w:rPr>
                <w:t>√</w:t>
              </w:r>
            </w:ins>
          </w:p>
        </w:tc>
        <w:tc>
          <w:tcPr>
            <w:tcW w:w="132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ins w:id="516" w:author="周婷" w:date="2020-08-26T20:32:33Z"/>
                <w:rFonts w:hint="default" w:cs="宋体"/>
                <w:color w:val="000000"/>
                <w:sz w:val="24"/>
                <w:szCs w:val="24"/>
                <w:vertAlign w:val="baseline"/>
                <w:lang w:val="en-US" w:eastAsia="zh-CN" w:bidi="ar-SA"/>
              </w:rPr>
            </w:pPr>
            <w:ins w:id="517" w:author="周婷" w:date="2020-08-26T20:36:51Z">
              <w:r>
                <w:rPr>
                  <w:rFonts w:hint="eastAsia" w:eastAsia="宋体" w:cs="宋体"/>
                  <w:color w:val="000000"/>
                  <w:sz w:val="24"/>
                  <w:szCs w:val="24"/>
                  <w:vertAlign w:val="baseline"/>
                  <w:lang w:val="en-US" w:eastAsia="zh-CN" w:bidi="ar-SA"/>
                </w:rPr>
                <w:t>√</w:t>
              </w:r>
            </w:ins>
          </w:p>
        </w:tc>
        <w:tc>
          <w:tcPr>
            <w:tcW w:w="132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ins w:id="518" w:author="周婷" w:date="2020-08-26T20:32:33Z"/>
                <w:rFonts w:hint="default" w:cs="宋体"/>
                <w:color w:val="000000"/>
                <w:sz w:val="24"/>
                <w:szCs w:val="24"/>
                <w:vertAlign w:val="baseline"/>
                <w:lang w:val="en-US" w:eastAsia="zh-CN" w:bidi="ar-SA"/>
              </w:rPr>
            </w:pPr>
            <w:ins w:id="519" w:author="周婷" w:date="2020-08-26T20:36:52Z">
              <w:r>
                <w:rPr>
                  <w:rFonts w:hint="eastAsia" w:eastAsia="宋体" w:cs="宋体"/>
                  <w:color w:val="000000"/>
                  <w:sz w:val="24"/>
                  <w:szCs w:val="24"/>
                  <w:vertAlign w:val="baseline"/>
                  <w:lang w:val="en-US" w:eastAsia="zh-CN" w:bidi="ar-SA"/>
                </w:rPr>
                <w:t>√</w:t>
              </w:r>
            </w:ins>
          </w:p>
        </w:tc>
        <w:tc>
          <w:tcPr>
            <w:tcW w:w="425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ins w:id="520" w:author="周婷" w:date="2020-08-26T20:32:33Z"/>
                <w:rFonts w:hint="default" w:cs="宋体"/>
                <w:color w:val="000000"/>
                <w:sz w:val="24"/>
                <w:szCs w:val="24"/>
                <w:vertAlign w:val="baseline"/>
                <w:lang w:val="en-US" w:eastAsia="zh-CN" w:bidi="ar-SA"/>
              </w:rPr>
            </w:pPr>
            <w:ins w:id="521" w:author="周婷" w:date="2020-08-26T20:39:14Z">
              <w:r>
                <w:rPr>
                  <w:rFonts w:hint="eastAsia" w:eastAsia="宋体" w:cs="宋体"/>
                  <w:color w:val="000000"/>
                  <w:sz w:val="24"/>
                  <w:szCs w:val="24"/>
                  <w:vertAlign w:val="baseline"/>
                  <w:lang w:val="en-US" w:eastAsia="zh-CN" w:bidi="ar-SA"/>
                </w:rPr>
                <w:t>通过</w:t>
              </w:r>
            </w:ins>
            <w:ins w:id="522" w:author="周婷" w:date="2020-08-26T20:39:15Z">
              <w:r>
                <w:rPr>
                  <w:rFonts w:hint="eastAsia" w:eastAsia="宋体" w:cs="宋体"/>
                  <w:color w:val="000000"/>
                  <w:sz w:val="24"/>
                  <w:szCs w:val="24"/>
                  <w:vertAlign w:val="baseline"/>
                  <w:lang w:val="en-US" w:eastAsia="zh-CN" w:bidi="ar-SA"/>
                </w:rPr>
                <w:t>校验</w:t>
              </w:r>
            </w:ins>
            <w:ins w:id="523" w:author="周婷" w:date="2020-08-26T20:39:16Z">
              <w:r>
                <w:rPr>
                  <w:rFonts w:hint="eastAsia" w:eastAsia="宋体" w:cs="宋体"/>
                  <w:color w:val="000000"/>
                  <w:sz w:val="24"/>
                  <w:szCs w:val="24"/>
                  <w:vertAlign w:val="baseline"/>
                  <w:lang w:val="en-US" w:eastAsia="zh-CN" w:bidi="ar-SA"/>
                </w:rPr>
                <w:t>。</w:t>
              </w:r>
            </w:ins>
            <w:ins w:id="524" w:author="周婷" w:date="2020-08-26T20:39:19Z">
              <w:r>
                <w:rPr>
                  <w:rFonts w:hint="eastAsia" w:eastAsia="宋体" w:cs="宋体"/>
                  <w:color w:val="000000"/>
                  <w:sz w:val="24"/>
                  <w:szCs w:val="24"/>
                  <w:vertAlign w:val="baseline"/>
                  <w:lang w:val="en-US" w:eastAsia="zh-CN" w:bidi="ar-SA"/>
                </w:rPr>
                <w:t>流程</w:t>
              </w:r>
            </w:ins>
            <w:ins w:id="525" w:author="周婷" w:date="2020-08-26T20:39:20Z">
              <w:r>
                <w:rPr>
                  <w:rFonts w:hint="eastAsia" w:eastAsia="宋体" w:cs="宋体"/>
                  <w:color w:val="000000"/>
                  <w:sz w:val="24"/>
                  <w:szCs w:val="24"/>
                  <w:vertAlign w:val="baseline"/>
                  <w:lang w:val="en-US" w:eastAsia="zh-CN" w:bidi="ar-SA"/>
                </w:rPr>
                <w:t>为</w:t>
              </w:r>
            </w:ins>
            <w:ins w:id="526" w:author="周婷" w:date="2020-08-26T20:39:24Z">
              <w:r>
                <w:rPr>
                  <w:rFonts w:hint="eastAsia" w:eastAsia="宋体" w:cs="宋体"/>
                  <w:color w:val="000000"/>
                  <w:sz w:val="24"/>
                  <w:szCs w:val="24"/>
                  <w:vertAlign w:val="baseline"/>
                  <w:lang w:val="en-US" w:eastAsia="zh-CN" w:bidi="ar-SA"/>
                </w:rPr>
                <w:t>报送提交-报送初审-报送复审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27" w:author="周婷" w:date="2020-08-26T20:32:33Z"/>
        </w:trPr>
        <w:tc>
          <w:tcPr>
            <w:tcW w:w="1533"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ins w:id="528" w:author="周婷" w:date="2020-08-26T20:32:33Z"/>
                <w:rFonts w:hint="default" w:cs="宋体"/>
                <w:color w:val="000000"/>
                <w:sz w:val="24"/>
                <w:szCs w:val="24"/>
                <w:vertAlign w:val="baseline"/>
                <w:lang w:val="en-US" w:eastAsia="zh-CN" w:bidi="ar-SA"/>
              </w:rPr>
            </w:pPr>
            <w:ins w:id="529" w:author="周婷" w:date="2020-08-26T20:35:15Z">
              <w:r>
                <w:rPr>
                  <w:rFonts w:hint="eastAsia" w:eastAsia="宋体" w:cs="宋体"/>
                  <w:color w:val="000000"/>
                  <w:sz w:val="24"/>
                  <w:szCs w:val="24"/>
                  <w:vertAlign w:val="baseline"/>
                  <w:lang w:val="en-US" w:eastAsia="zh-CN" w:bidi="ar-SA"/>
                </w:rPr>
                <w:t>太平</w:t>
              </w:r>
            </w:ins>
            <w:ins w:id="530" w:author="周婷" w:date="2020-08-26T20:35:18Z">
              <w:r>
                <w:rPr>
                  <w:rFonts w:hint="eastAsia" w:eastAsia="宋体" w:cs="宋体"/>
                  <w:color w:val="000000"/>
                  <w:sz w:val="24"/>
                  <w:szCs w:val="24"/>
                  <w:vertAlign w:val="baseline"/>
                  <w:lang w:val="en-US" w:eastAsia="zh-CN" w:bidi="ar-SA"/>
                </w:rPr>
                <w:t>澳门</w:t>
              </w:r>
            </w:ins>
          </w:p>
        </w:tc>
        <w:tc>
          <w:tcPr>
            <w:tcW w:w="1427"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ins w:id="531" w:author="周婷" w:date="2020-08-26T20:32:33Z"/>
                <w:rFonts w:hint="default" w:cs="宋体"/>
                <w:color w:val="000000"/>
                <w:sz w:val="24"/>
                <w:szCs w:val="24"/>
                <w:vertAlign w:val="baseline"/>
                <w:lang w:val="en-US" w:eastAsia="zh-CN" w:bidi="ar-SA"/>
              </w:rPr>
            </w:pPr>
            <w:ins w:id="532" w:author="周婷" w:date="2020-08-26T20:36:53Z">
              <w:r>
                <w:rPr>
                  <w:rFonts w:hint="eastAsia" w:eastAsia="宋体" w:cs="宋体"/>
                  <w:color w:val="000000"/>
                  <w:sz w:val="24"/>
                  <w:szCs w:val="24"/>
                  <w:vertAlign w:val="baseline"/>
                  <w:lang w:val="en-US" w:eastAsia="zh-CN" w:bidi="ar-SA"/>
                </w:rPr>
                <w:t>√</w:t>
              </w:r>
            </w:ins>
          </w:p>
        </w:tc>
        <w:tc>
          <w:tcPr>
            <w:tcW w:w="132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ins w:id="533" w:author="周婷" w:date="2020-08-26T20:32:33Z"/>
                <w:rFonts w:hint="default" w:cs="宋体"/>
                <w:color w:val="000000"/>
                <w:sz w:val="24"/>
                <w:szCs w:val="24"/>
                <w:vertAlign w:val="baseline"/>
                <w:lang w:val="en-US" w:eastAsia="zh-CN" w:bidi="ar-SA"/>
              </w:rPr>
            </w:pPr>
            <w:ins w:id="534" w:author="周婷" w:date="2020-08-26T20:36:56Z">
              <w:r>
                <w:rPr>
                  <w:rFonts w:hint="eastAsia" w:eastAsia="宋体" w:cs="宋体"/>
                  <w:color w:val="000000"/>
                  <w:sz w:val="24"/>
                  <w:szCs w:val="24"/>
                  <w:vertAlign w:val="baseline"/>
                  <w:lang w:val="en-US" w:eastAsia="zh-CN" w:bidi="ar-SA"/>
                </w:rPr>
                <w:t>√</w:t>
              </w:r>
            </w:ins>
          </w:p>
        </w:tc>
        <w:tc>
          <w:tcPr>
            <w:tcW w:w="132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ins w:id="535" w:author="周婷" w:date="2020-08-26T20:32:33Z"/>
                <w:rFonts w:hint="default" w:cs="宋体"/>
                <w:color w:val="000000"/>
                <w:sz w:val="24"/>
                <w:szCs w:val="24"/>
                <w:vertAlign w:val="baseline"/>
                <w:lang w:val="en-US" w:eastAsia="zh-CN" w:bidi="ar-SA"/>
              </w:rPr>
            </w:pPr>
          </w:p>
        </w:tc>
        <w:tc>
          <w:tcPr>
            <w:tcW w:w="425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ins w:id="536" w:author="周婷" w:date="2020-08-26T20:32:33Z"/>
                <w:rFonts w:hint="default" w:cs="宋体"/>
                <w:color w:val="000000"/>
                <w:sz w:val="24"/>
                <w:szCs w:val="24"/>
                <w:vertAlign w:val="baseline"/>
                <w:lang w:val="en-US" w:eastAsia="zh-CN" w:bidi="ar-SA"/>
              </w:rPr>
            </w:pPr>
            <w:ins w:id="537" w:author="周婷" w:date="2020-08-26T20:39:34Z">
              <w:r>
                <w:rPr>
                  <w:rFonts w:hint="eastAsia" w:eastAsia="宋体" w:cs="宋体"/>
                  <w:color w:val="000000"/>
                  <w:sz w:val="24"/>
                  <w:szCs w:val="24"/>
                  <w:vertAlign w:val="baseline"/>
                  <w:lang w:val="en-US" w:eastAsia="zh-CN" w:bidi="ar-SA"/>
                </w:rPr>
                <w:t>通过校验。流程为报送提交-报送初审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38" w:author="周婷" w:date="2020-08-26T20:32:33Z"/>
        </w:trPr>
        <w:tc>
          <w:tcPr>
            <w:tcW w:w="1533"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ins w:id="539" w:author="周婷" w:date="2020-08-26T20:32:33Z"/>
                <w:rFonts w:hint="default" w:cs="宋体"/>
                <w:color w:val="000000"/>
                <w:sz w:val="24"/>
                <w:szCs w:val="24"/>
                <w:vertAlign w:val="baseline"/>
                <w:lang w:val="en-US" w:eastAsia="zh-CN" w:bidi="ar-SA"/>
              </w:rPr>
            </w:pPr>
            <w:ins w:id="540" w:author="周婷" w:date="2020-08-26T20:35:21Z">
              <w:r>
                <w:rPr>
                  <w:rFonts w:hint="eastAsia" w:eastAsia="宋体" w:cs="宋体"/>
                  <w:color w:val="000000"/>
                  <w:sz w:val="24"/>
                  <w:szCs w:val="24"/>
                  <w:vertAlign w:val="baseline"/>
                  <w:lang w:val="en-US" w:eastAsia="zh-CN" w:bidi="ar-SA"/>
                </w:rPr>
                <w:t>太平</w:t>
              </w:r>
            </w:ins>
            <w:ins w:id="541" w:author="周婷" w:date="2020-08-26T20:35:23Z">
              <w:r>
                <w:rPr>
                  <w:rFonts w:hint="eastAsia" w:eastAsia="宋体" w:cs="宋体"/>
                  <w:color w:val="000000"/>
                  <w:sz w:val="24"/>
                  <w:szCs w:val="24"/>
                  <w:vertAlign w:val="baseline"/>
                  <w:lang w:val="en-US" w:eastAsia="zh-CN" w:bidi="ar-SA"/>
                </w:rPr>
                <w:t>新加坡</w:t>
              </w:r>
            </w:ins>
          </w:p>
        </w:tc>
        <w:tc>
          <w:tcPr>
            <w:tcW w:w="1427"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ins w:id="542" w:author="周婷" w:date="2020-08-26T20:32:33Z"/>
                <w:rFonts w:hint="default" w:cs="宋体"/>
                <w:color w:val="000000"/>
                <w:sz w:val="24"/>
                <w:szCs w:val="24"/>
                <w:vertAlign w:val="baseline"/>
                <w:lang w:val="en-US" w:eastAsia="zh-CN" w:bidi="ar-SA"/>
              </w:rPr>
            </w:pPr>
            <w:ins w:id="543" w:author="周婷" w:date="2020-08-26T20:36:57Z">
              <w:r>
                <w:rPr>
                  <w:rFonts w:hint="eastAsia" w:eastAsia="宋体" w:cs="宋体"/>
                  <w:color w:val="000000"/>
                  <w:sz w:val="24"/>
                  <w:szCs w:val="24"/>
                  <w:vertAlign w:val="baseline"/>
                  <w:lang w:val="en-US" w:eastAsia="zh-CN" w:bidi="ar-SA"/>
                </w:rPr>
                <w:t>√</w:t>
              </w:r>
            </w:ins>
          </w:p>
        </w:tc>
        <w:tc>
          <w:tcPr>
            <w:tcW w:w="132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ins w:id="544" w:author="周婷" w:date="2020-08-26T20:32:33Z"/>
                <w:rFonts w:hint="default" w:cs="宋体"/>
                <w:color w:val="000000"/>
                <w:sz w:val="24"/>
                <w:szCs w:val="24"/>
                <w:vertAlign w:val="baseline"/>
                <w:lang w:val="en-US" w:eastAsia="zh-CN" w:bidi="ar-SA"/>
              </w:rPr>
            </w:pPr>
          </w:p>
        </w:tc>
        <w:tc>
          <w:tcPr>
            <w:tcW w:w="132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ins w:id="545" w:author="周婷" w:date="2020-08-26T20:32:33Z"/>
                <w:rFonts w:hint="default" w:cs="宋体"/>
                <w:color w:val="000000"/>
                <w:sz w:val="24"/>
                <w:szCs w:val="24"/>
                <w:vertAlign w:val="baseline"/>
                <w:lang w:val="en-US" w:eastAsia="zh-CN" w:bidi="ar-SA"/>
              </w:rPr>
            </w:pPr>
          </w:p>
        </w:tc>
        <w:tc>
          <w:tcPr>
            <w:tcW w:w="425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ins w:id="546" w:author="周婷" w:date="2020-08-26T20:32:33Z"/>
                <w:rFonts w:hint="default" w:cs="宋体"/>
                <w:color w:val="000000"/>
                <w:sz w:val="24"/>
                <w:szCs w:val="24"/>
                <w:vertAlign w:val="baseline"/>
                <w:lang w:val="en-US" w:eastAsia="zh-CN" w:bidi="ar-SA"/>
              </w:rPr>
            </w:pPr>
            <w:ins w:id="547" w:author="周婷" w:date="2020-08-26T20:39:47Z">
              <w:r>
                <w:rPr>
                  <w:rFonts w:hint="eastAsia" w:eastAsia="宋体" w:cs="宋体"/>
                  <w:color w:val="000000"/>
                  <w:sz w:val="24"/>
                  <w:szCs w:val="24"/>
                  <w:vertAlign w:val="baseline"/>
                  <w:lang w:val="en-US" w:eastAsia="zh-CN" w:bidi="ar-SA"/>
                </w:rPr>
                <w:t>通过校验。流程为报送提交</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48" w:author="周婷" w:date="2020-08-26T20:35:51Z"/>
        </w:trPr>
        <w:tc>
          <w:tcPr>
            <w:tcW w:w="1533"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ins w:id="549" w:author="周婷" w:date="2020-08-26T20:35:51Z"/>
                <w:rFonts w:hint="eastAsia" w:cs="宋体"/>
                <w:color w:val="000000"/>
                <w:sz w:val="24"/>
                <w:szCs w:val="24"/>
                <w:vertAlign w:val="baseline"/>
                <w:lang w:val="en-US" w:eastAsia="zh-CN" w:bidi="ar-SA"/>
              </w:rPr>
            </w:pPr>
            <w:ins w:id="550" w:author="周婷" w:date="2020-08-26T20:35:53Z">
              <w:r>
                <w:rPr>
                  <w:rFonts w:hint="eastAsia" w:eastAsia="宋体" w:cs="宋体"/>
                  <w:color w:val="000000"/>
                  <w:sz w:val="24"/>
                  <w:szCs w:val="24"/>
                  <w:vertAlign w:val="baseline"/>
                  <w:lang w:val="en-US" w:eastAsia="zh-CN" w:bidi="ar-SA"/>
                </w:rPr>
                <w:t>太平</w:t>
              </w:r>
            </w:ins>
            <w:ins w:id="551" w:author="周婷" w:date="2020-08-26T20:35:54Z">
              <w:r>
                <w:rPr>
                  <w:rFonts w:hint="eastAsia" w:eastAsia="宋体" w:cs="宋体"/>
                  <w:color w:val="000000"/>
                  <w:sz w:val="24"/>
                  <w:szCs w:val="24"/>
                  <w:vertAlign w:val="baseline"/>
                  <w:lang w:val="en-US" w:eastAsia="zh-CN" w:bidi="ar-SA"/>
                </w:rPr>
                <w:t>日本</w:t>
              </w:r>
            </w:ins>
          </w:p>
        </w:tc>
        <w:tc>
          <w:tcPr>
            <w:tcW w:w="1427"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ins w:id="552" w:author="周婷" w:date="2020-08-26T20:35:51Z"/>
                <w:rFonts w:hint="default" w:cs="宋体"/>
                <w:color w:val="000000"/>
                <w:sz w:val="24"/>
                <w:szCs w:val="24"/>
                <w:vertAlign w:val="baseline"/>
                <w:lang w:val="en-US" w:eastAsia="zh-CN" w:bidi="ar-SA"/>
              </w:rPr>
            </w:pPr>
            <w:ins w:id="553" w:author="周婷" w:date="2020-08-26T20:36:58Z">
              <w:r>
                <w:rPr>
                  <w:rFonts w:hint="eastAsia" w:eastAsia="宋体" w:cs="宋体"/>
                  <w:color w:val="000000"/>
                  <w:sz w:val="24"/>
                  <w:szCs w:val="24"/>
                  <w:vertAlign w:val="baseline"/>
                  <w:lang w:val="en-US" w:eastAsia="zh-CN" w:bidi="ar-SA"/>
                </w:rPr>
                <w:t>√</w:t>
              </w:r>
            </w:ins>
          </w:p>
        </w:tc>
        <w:tc>
          <w:tcPr>
            <w:tcW w:w="132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ins w:id="554" w:author="周婷" w:date="2020-08-26T20:35:51Z"/>
                <w:rFonts w:hint="default" w:cs="宋体"/>
                <w:color w:val="000000"/>
                <w:sz w:val="24"/>
                <w:szCs w:val="24"/>
                <w:vertAlign w:val="baseline"/>
                <w:lang w:val="en-US" w:eastAsia="zh-CN" w:bidi="ar-SA"/>
              </w:rPr>
            </w:pPr>
          </w:p>
        </w:tc>
        <w:tc>
          <w:tcPr>
            <w:tcW w:w="132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ins w:id="555" w:author="周婷" w:date="2020-08-26T20:35:51Z"/>
                <w:rFonts w:hint="default" w:cs="宋体"/>
                <w:color w:val="000000"/>
                <w:sz w:val="24"/>
                <w:szCs w:val="24"/>
                <w:vertAlign w:val="baseline"/>
                <w:lang w:val="en-US" w:eastAsia="zh-CN" w:bidi="ar-SA"/>
              </w:rPr>
            </w:pPr>
            <w:ins w:id="556" w:author="周婷" w:date="2020-08-26T20:37:00Z">
              <w:r>
                <w:rPr>
                  <w:rFonts w:hint="eastAsia" w:eastAsia="宋体" w:cs="宋体"/>
                  <w:color w:val="000000"/>
                  <w:sz w:val="24"/>
                  <w:szCs w:val="24"/>
                  <w:vertAlign w:val="baseline"/>
                  <w:lang w:val="en-US" w:eastAsia="zh-CN" w:bidi="ar-SA"/>
                </w:rPr>
                <w:t>√</w:t>
              </w:r>
            </w:ins>
          </w:p>
        </w:tc>
        <w:tc>
          <w:tcPr>
            <w:tcW w:w="4250" w:type="dxa"/>
          </w:tcPr>
          <w:p>
            <w:pPr>
              <w:keepNext w:val="0"/>
              <w:keepLines w:val="0"/>
              <w:pageBreakBefore w:val="0"/>
              <w:widowControl/>
              <w:numPr>
                <w:ilvl w:val="-1"/>
                <w:numId w:val="0"/>
              </w:numPr>
              <w:kinsoku/>
              <w:wordWrap/>
              <w:overflowPunct/>
              <w:topLinePunct w:val="0"/>
              <w:autoSpaceDE/>
              <w:autoSpaceDN/>
              <w:bidi w:val="0"/>
              <w:adjustRightInd/>
              <w:snapToGrid/>
              <w:textAlignment w:val="auto"/>
              <w:rPr>
                <w:ins w:id="557" w:author="周婷" w:date="2020-08-26T20:35:51Z"/>
                <w:rFonts w:hint="eastAsia" w:cs="宋体"/>
                <w:color w:val="000000"/>
                <w:sz w:val="24"/>
                <w:szCs w:val="24"/>
                <w:vertAlign w:val="baseline"/>
                <w:lang w:val="en-US" w:eastAsia="zh-CN" w:bidi="ar-SA"/>
              </w:rPr>
            </w:pPr>
            <w:ins w:id="558" w:author="周婷" w:date="2020-08-26T20:39:52Z">
              <w:r>
                <w:rPr>
                  <w:rFonts w:hint="eastAsia" w:eastAsia="宋体" w:cs="宋体"/>
                  <w:color w:val="000000"/>
                  <w:sz w:val="24"/>
                  <w:szCs w:val="24"/>
                  <w:vertAlign w:val="baseline"/>
                  <w:lang w:val="en-US" w:eastAsia="zh-CN" w:bidi="ar-SA"/>
                </w:rPr>
                <w:t>未</w:t>
              </w:r>
            </w:ins>
            <w:ins w:id="559" w:author="周婷" w:date="2020-08-26T20:39:53Z">
              <w:r>
                <w:rPr>
                  <w:rFonts w:hint="eastAsia" w:eastAsia="宋体" w:cs="宋体"/>
                  <w:color w:val="000000"/>
                  <w:sz w:val="24"/>
                  <w:szCs w:val="24"/>
                  <w:vertAlign w:val="baseline"/>
                  <w:lang w:val="en-US" w:eastAsia="zh-CN" w:bidi="ar-SA"/>
                </w:rPr>
                <w:t>通过</w:t>
              </w:r>
            </w:ins>
            <w:ins w:id="560" w:author="周婷" w:date="2020-08-26T20:39:54Z">
              <w:r>
                <w:rPr>
                  <w:rFonts w:hint="eastAsia" w:eastAsia="宋体" w:cs="宋体"/>
                  <w:color w:val="000000"/>
                  <w:sz w:val="24"/>
                  <w:szCs w:val="24"/>
                  <w:vertAlign w:val="baseline"/>
                  <w:lang w:val="en-US" w:eastAsia="zh-CN" w:bidi="ar-SA"/>
                </w:rPr>
                <w:t>校验</w:t>
              </w:r>
            </w:ins>
            <w:ins w:id="561" w:author="周婷" w:date="2020-08-26T20:37:09Z">
              <w:r>
                <w:rPr>
                  <w:rFonts w:hint="eastAsia" w:eastAsia="宋体" w:cs="宋体"/>
                  <w:color w:val="000000"/>
                  <w:sz w:val="24"/>
                  <w:szCs w:val="24"/>
                  <w:vertAlign w:val="baseline"/>
                  <w:lang w:val="en-US" w:eastAsia="zh-CN" w:bidi="ar-SA"/>
                </w:rPr>
                <w:t>，</w:t>
              </w:r>
            </w:ins>
            <w:ins w:id="562" w:author="周婷" w:date="2020-08-26T20:37:10Z">
              <w:r>
                <w:rPr>
                  <w:rFonts w:hint="eastAsia" w:eastAsia="宋体" w:cs="宋体"/>
                  <w:color w:val="000000"/>
                  <w:sz w:val="24"/>
                  <w:szCs w:val="24"/>
                  <w:vertAlign w:val="baseline"/>
                  <w:lang w:val="en-US" w:eastAsia="zh-CN" w:bidi="ar-SA"/>
                </w:rPr>
                <w:t>因为</w:t>
              </w:r>
            </w:ins>
            <w:ins w:id="563" w:author="周婷" w:date="2020-08-26T20:38:17Z">
              <w:r>
                <w:rPr>
                  <w:rFonts w:hint="eastAsia" w:eastAsia="宋体" w:cs="宋体"/>
                  <w:color w:val="000000"/>
                  <w:sz w:val="24"/>
                  <w:szCs w:val="24"/>
                  <w:vertAlign w:val="baseline"/>
                  <w:lang w:val="en-US" w:eastAsia="zh-CN" w:bidi="ar-SA"/>
                </w:rPr>
                <w:t>选择</w:t>
              </w:r>
            </w:ins>
            <w:ins w:id="564" w:author="周婷" w:date="2020-08-26T20:37:29Z">
              <w:r>
                <w:rPr>
                  <w:rFonts w:hint="eastAsia" w:eastAsia="宋体" w:cs="宋体"/>
                  <w:color w:val="000000"/>
                  <w:sz w:val="24"/>
                  <w:szCs w:val="24"/>
                  <w:vertAlign w:val="baseline"/>
                  <w:lang w:val="en-US" w:eastAsia="zh-CN" w:bidi="ar-SA"/>
                </w:rPr>
                <w:t>的角色和人员的节点</w:t>
              </w:r>
            </w:ins>
            <w:ins w:id="565" w:author="周婷" w:date="2020-08-26T20:37:32Z">
              <w:r>
                <w:rPr>
                  <w:rFonts w:hint="eastAsia" w:eastAsia="宋体" w:cs="宋体"/>
                  <w:color w:val="000000"/>
                  <w:sz w:val="24"/>
                  <w:szCs w:val="24"/>
                  <w:vertAlign w:val="baseline"/>
                  <w:lang w:val="en-US" w:eastAsia="zh-CN" w:bidi="ar-SA"/>
                </w:rPr>
                <w:t>没有</w:t>
              </w:r>
            </w:ins>
            <w:ins w:id="566" w:author="周婷" w:date="2020-08-26T20:37:37Z">
              <w:r>
                <w:rPr>
                  <w:rFonts w:hint="eastAsia" w:eastAsia="宋体" w:cs="宋体"/>
                  <w:color w:val="000000"/>
                  <w:sz w:val="24"/>
                  <w:szCs w:val="24"/>
                  <w:vertAlign w:val="baseline"/>
                  <w:lang w:val="en-US" w:eastAsia="zh-CN" w:bidi="ar-SA"/>
                </w:rPr>
                <w:t>连续</w:t>
              </w:r>
            </w:ins>
            <w:ins w:id="567" w:author="周婷" w:date="2020-08-26T20:37:38Z">
              <w:r>
                <w:rPr>
                  <w:rFonts w:hint="eastAsia" w:eastAsia="宋体" w:cs="宋体"/>
                  <w:color w:val="000000"/>
                  <w:sz w:val="24"/>
                  <w:szCs w:val="24"/>
                  <w:vertAlign w:val="baseline"/>
                  <w:lang w:val="en-US" w:eastAsia="zh-CN" w:bidi="ar-SA"/>
                </w:rPr>
                <w:t>，</w:t>
              </w:r>
            </w:ins>
            <w:ins w:id="568" w:author="周婷" w:date="2020-08-26T20:37:39Z">
              <w:r>
                <w:rPr>
                  <w:rFonts w:hint="eastAsia" w:eastAsia="宋体" w:cs="宋体"/>
                  <w:color w:val="000000"/>
                  <w:sz w:val="24"/>
                  <w:szCs w:val="24"/>
                  <w:vertAlign w:val="baseline"/>
                  <w:lang w:val="en-US" w:eastAsia="zh-CN" w:bidi="ar-SA"/>
                </w:rPr>
                <w:t>需要</w:t>
              </w:r>
            </w:ins>
            <w:ins w:id="569" w:author="周婷" w:date="2020-08-26T20:38:20Z">
              <w:r>
                <w:rPr>
                  <w:rFonts w:hint="eastAsia" w:eastAsia="宋体" w:cs="宋体"/>
                  <w:color w:val="000000"/>
                  <w:sz w:val="24"/>
                  <w:szCs w:val="24"/>
                  <w:vertAlign w:val="baseline"/>
                  <w:lang w:val="en-US" w:eastAsia="zh-CN" w:bidi="ar-SA"/>
                </w:rPr>
                <w:t>选择</w:t>
              </w:r>
            </w:ins>
            <w:ins w:id="570" w:author="周婷" w:date="2020-08-26T20:38:23Z">
              <w:r>
                <w:rPr>
                  <w:rFonts w:hint="eastAsia" w:eastAsia="宋体" w:cs="宋体"/>
                  <w:color w:val="000000"/>
                  <w:sz w:val="24"/>
                  <w:szCs w:val="24"/>
                  <w:vertAlign w:val="baseline"/>
                  <w:lang w:val="en-US" w:eastAsia="zh-CN" w:bidi="ar-SA"/>
                </w:rPr>
                <w:t>报送</w:t>
              </w:r>
            </w:ins>
            <w:ins w:id="571" w:author="周婷" w:date="2020-08-26T20:38:24Z">
              <w:r>
                <w:rPr>
                  <w:rFonts w:hint="eastAsia" w:eastAsia="宋体" w:cs="宋体"/>
                  <w:color w:val="000000"/>
                  <w:sz w:val="24"/>
                  <w:szCs w:val="24"/>
                  <w:vertAlign w:val="baseline"/>
                  <w:lang w:val="en-US" w:eastAsia="zh-CN" w:bidi="ar-SA"/>
                </w:rPr>
                <w:t>初审</w:t>
              </w:r>
            </w:ins>
            <w:ins w:id="572" w:author="周婷" w:date="2020-08-26T20:38:28Z">
              <w:r>
                <w:rPr>
                  <w:rFonts w:hint="eastAsia" w:eastAsia="宋体" w:cs="宋体"/>
                  <w:color w:val="000000"/>
                  <w:sz w:val="24"/>
                  <w:szCs w:val="24"/>
                  <w:vertAlign w:val="baseline"/>
                  <w:lang w:val="en-US" w:eastAsia="zh-CN" w:bidi="ar-SA"/>
                </w:rPr>
                <w:t>节点</w:t>
              </w:r>
            </w:ins>
            <w:ins w:id="573" w:author="周婷" w:date="2020-08-26T20:38:30Z">
              <w:r>
                <w:rPr>
                  <w:rFonts w:hint="eastAsia" w:eastAsia="宋体" w:cs="宋体"/>
                  <w:color w:val="000000"/>
                  <w:sz w:val="24"/>
                  <w:szCs w:val="24"/>
                  <w:vertAlign w:val="baseline"/>
                  <w:lang w:val="en-US" w:eastAsia="zh-CN" w:bidi="ar-SA"/>
                </w:rPr>
                <w:t>的</w:t>
              </w:r>
            </w:ins>
            <w:ins w:id="574" w:author="周婷" w:date="2020-08-26T20:38:32Z">
              <w:r>
                <w:rPr>
                  <w:rFonts w:hint="eastAsia" w:eastAsia="宋体" w:cs="宋体"/>
                  <w:color w:val="000000"/>
                  <w:sz w:val="24"/>
                  <w:szCs w:val="24"/>
                  <w:vertAlign w:val="baseline"/>
                  <w:lang w:val="en-US" w:eastAsia="zh-CN" w:bidi="ar-SA"/>
                </w:rPr>
                <w:t>角色和</w:t>
              </w:r>
            </w:ins>
            <w:ins w:id="575" w:author="周婷" w:date="2020-08-26T20:38:33Z">
              <w:r>
                <w:rPr>
                  <w:rFonts w:hint="eastAsia" w:eastAsia="宋体" w:cs="宋体"/>
                  <w:color w:val="000000"/>
                  <w:sz w:val="24"/>
                  <w:szCs w:val="24"/>
                  <w:vertAlign w:val="baseline"/>
                  <w:lang w:val="en-US" w:eastAsia="zh-CN" w:bidi="ar-SA"/>
                </w:rPr>
                <w:t>人员</w:t>
              </w:r>
            </w:ins>
            <w:ins w:id="576" w:author="周婷" w:date="2020-08-26T20:38:34Z">
              <w:r>
                <w:rPr>
                  <w:rFonts w:hint="eastAsia" w:eastAsia="宋体" w:cs="宋体"/>
                  <w:color w:val="000000"/>
                  <w:sz w:val="24"/>
                  <w:szCs w:val="24"/>
                  <w:vertAlign w:val="baseline"/>
                  <w:lang w:val="en-US" w:eastAsia="zh-CN" w:bidi="ar-SA"/>
                </w:rPr>
                <w:t>后</w:t>
              </w:r>
            </w:ins>
            <w:ins w:id="577" w:author="周婷" w:date="2020-08-26T20:38:35Z">
              <w:r>
                <w:rPr>
                  <w:rFonts w:hint="eastAsia" w:eastAsia="宋体" w:cs="宋体"/>
                  <w:color w:val="000000"/>
                  <w:sz w:val="24"/>
                  <w:szCs w:val="24"/>
                  <w:vertAlign w:val="baseline"/>
                  <w:lang w:val="en-US" w:eastAsia="zh-CN" w:bidi="ar-SA"/>
                </w:rPr>
                <w:t>方</w:t>
              </w:r>
            </w:ins>
            <w:ins w:id="578" w:author="周婷" w:date="2020-08-26T20:38:36Z">
              <w:r>
                <w:rPr>
                  <w:rFonts w:hint="eastAsia" w:eastAsia="宋体" w:cs="宋体"/>
                  <w:color w:val="000000"/>
                  <w:sz w:val="24"/>
                  <w:szCs w:val="24"/>
                  <w:vertAlign w:val="baseline"/>
                  <w:lang w:val="en-US" w:eastAsia="zh-CN" w:bidi="ar-SA"/>
                </w:rPr>
                <w:t>可以</w:t>
              </w:r>
            </w:ins>
            <w:ins w:id="579" w:author="周婷" w:date="2020-08-26T20:38:37Z">
              <w:r>
                <w:rPr>
                  <w:rFonts w:hint="eastAsia" w:eastAsia="宋体" w:cs="宋体"/>
                  <w:color w:val="000000"/>
                  <w:sz w:val="24"/>
                  <w:szCs w:val="24"/>
                  <w:vertAlign w:val="baseline"/>
                  <w:lang w:val="en-US" w:eastAsia="zh-CN" w:bidi="ar-SA"/>
                </w:rPr>
                <w:t>通过</w:t>
              </w:r>
            </w:ins>
            <w:ins w:id="580" w:author="周婷" w:date="2020-08-26T20:38:38Z">
              <w:r>
                <w:rPr>
                  <w:rFonts w:hint="eastAsia" w:eastAsia="宋体" w:cs="宋体"/>
                  <w:color w:val="000000"/>
                  <w:sz w:val="24"/>
                  <w:szCs w:val="24"/>
                  <w:vertAlign w:val="baseline"/>
                  <w:lang w:val="en-US" w:eastAsia="zh-CN" w:bidi="ar-SA"/>
                </w:rPr>
                <w:t>校验</w:t>
              </w:r>
            </w:ins>
          </w:p>
        </w:tc>
      </w:tr>
    </w:tbl>
    <w:p>
      <w:pPr>
        <w:keepNext w:val="0"/>
        <w:keepLines w:val="0"/>
        <w:pageBreakBefore w:val="0"/>
        <w:widowControl/>
        <w:numPr>
          <w:ilvl w:val="-1"/>
          <w:numId w:val="0"/>
        </w:numPr>
        <w:kinsoku/>
        <w:wordWrap/>
        <w:overflowPunct/>
        <w:topLinePunct w:val="0"/>
        <w:autoSpaceDE/>
        <w:autoSpaceDN/>
        <w:bidi w:val="0"/>
        <w:adjustRightInd/>
        <w:snapToGrid/>
        <w:ind w:left="420" w:leftChars="0" w:firstLine="0" w:firstLineChars="0"/>
        <w:textAlignment w:val="auto"/>
        <w:rPr>
          <w:rFonts w:hint="default" w:cs="宋体"/>
          <w:color w:val="000000"/>
          <w:sz w:val="24"/>
          <w:szCs w:val="24"/>
          <w:vertAlign w:val="baseline"/>
          <w:lang w:val="en-US" w:eastAsia="zh-CN" w:bidi="ar-SA"/>
        </w:rPr>
      </w:pPr>
    </w:p>
    <w:p>
      <w:pPr>
        <w:keepNext w:val="0"/>
        <w:keepLines w:val="0"/>
        <w:pageBreakBefore w:val="0"/>
        <w:widowControl/>
        <w:numPr>
          <w:ilvl w:val="0"/>
          <w:numId w:val="9"/>
        </w:numPr>
        <w:kinsoku/>
        <w:wordWrap/>
        <w:overflowPunct/>
        <w:topLinePunct w:val="0"/>
        <w:autoSpaceDE/>
        <w:autoSpaceDN/>
        <w:bidi w:val="0"/>
        <w:adjustRightInd/>
        <w:snapToGrid/>
        <w:ind w:left="0" w:leftChars="0" w:firstLine="420" w:firstLineChars="0"/>
        <w:textAlignment w:val="auto"/>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“报送提交”节点要填写以下字段：</w:t>
      </w:r>
    </w:p>
    <w:tbl>
      <w:tblPr>
        <w:tblStyle w:val="31"/>
        <w:tblW w:w="98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1"/>
        <w:gridCol w:w="1179"/>
        <w:gridCol w:w="847"/>
        <w:gridCol w:w="733"/>
        <w:gridCol w:w="3217"/>
        <w:gridCol w:w="2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字段</w:t>
            </w:r>
          </w:p>
        </w:tc>
        <w:tc>
          <w:tcPr>
            <w:tcW w:w="1179"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描述</w:t>
            </w:r>
          </w:p>
        </w:tc>
        <w:tc>
          <w:tcPr>
            <w:tcW w:w="84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字段类型</w:t>
            </w:r>
          </w:p>
        </w:tc>
        <w:tc>
          <w:tcPr>
            <w:tcW w:w="73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b/>
                <w:bCs/>
                <w:sz w:val="24"/>
                <w:szCs w:val="24"/>
                <w:lang w:val="en-US" w:eastAsia="zh-CN" w:bidi="ar-SA"/>
              </w:rPr>
            </w:pPr>
            <w:r>
              <w:rPr>
                <w:rFonts w:hint="eastAsia" w:eastAsia="宋体"/>
                <w:b/>
                <w:bCs/>
                <w:color w:val="000000"/>
                <w:vertAlign w:val="baseline"/>
                <w:lang w:eastAsia="zh-CN"/>
              </w:rPr>
              <w:t>是否必填</w:t>
            </w:r>
          </w:p>
        </w:tc>
        <w:tc>
          <w:tcPr>
            <w:tcW w:w="321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备注</w:t>
            </w:r>
          </w:p>
        </w:tc>
        <w:tc>
          <w:tcPr>
            <w:tcW w:w="2953"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提示语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default"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报送提交角色</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default"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下拉选/展示</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是</w:t>
            </w:r>
          </w:p>
        </w:tc>
        <w:tc>
          <w:tcPr>
            <w:tcW w:w="3217" w:type="dxa"/>
            <w:vAlign w:val="top"/>
          </w:tcPr>
          <w:p>
            <w:pPr>
              <w:widowControl w:val="0"/>
              <w:jc w:val="both"/>
              <w:rPr>
                <w:rFonts w:hint="eastAsia"/>
                <w:lang w:eastAsia="zh-CN"/>
              </w:rPr>
            </w:pPr>
            <w:r>
              <w:rPr>
                <w:rFonts w:hint="eastAsia" w:eastAsia="宋体" w:cs="宋体"/>
                <w:color w:val="000000"/>
                <w:sz w:val="24"/>
                <w:szCs w:val="24"/>
                <w:vertAlign w:val="baseline"/>
                <w:lang w:val="en-US" w:eastAsia="zh-CN" w:bidi="ar-SA"/>
              </w:rPr>
              <w:t>1 选项来源为</w:t>
            </w:r>
            <w:r>
              <w:rPr>
                <w:rFonts w:hint="eastAsia" w:eastAsia="宋体"/>
                <w:lang w:eastAsia="zh-CN"/>
              </w:rPr>
              <w:t>具有这张报表和报送提交权限的角色</w:t>
            </w:r>
          </w:p>
          <w:p>
            <w:pPr>
              <w:widowControl w:val="0"/>
              <w:jc w:val="both"/>
              <w:rPr>
                <w:rFonts w:hint="eastAsia"/>
                <w:lang w:val="en-US" w:eastAsia="zh-CN"/>
              </w:rPr>
            </w:pPr>
            <w:r>
              <w:rPr>
                <w:rFonts w:hint="eastAsia" w:eastAsia="宋体"/>
                <w:lang w:val="en-US" w:eastAsia="zh-CN"/>
              </w:rPr>
              <w:t>2 如果匹配符合是这种报表报送提交权限的角色有一个，则展示该角色；如果多个匹配的角色，则可下拉选择角色</w:t>
            </w:r>
          </w:p>
          <w:p>
            <w:pPr>
              <w:widowControl w:val="0"/>
              <w:jc w:val="both"/>
              <w:rPr>
                <w:rFonts w:hint="eastAsia"/>
                <w:lang w:val="en-US" w:eastAsia="zh-CN"/>
              </w:rPr>
            </w:pPr>
            <w:r>
              <w:rPr>
                <w:rFonts w:hint="eastAsia" w:eastAsia="宋体"/>
                <w:lang w:val="en-US" w:eastAsia="zh-CN"/>
              </w:rPr>
              <w:t>3非整表填列的时候，一个报送单位选了一个角色，统一报送单位其他指标默认填充相同的角色，多角色填列的报送单位需管理员在默认的基础上进行修改调整角色</w:t>
            </w:r>
          </w:p>
          <w:p>
            <w:pPr>
              <w:widowControl w:val="0"/>
              <w:jc w:val="both"/>
              <w:rPr>
                <w:rFonts w:hint="eastAsia"/>
                <w:lang w:val="en-US" w:eastAsia="zh-CN"/>
              </w:rPr>
            </w:pPr>
            <w:r>
              <w:rPr>
                <w:rFonts w:hint="eastAsia" w:eastAsia="宋体"/>
                <w:lang w:val="en-US" w:eastAsia="zh-CN"/>
              </w:rPr>
              <w:t>4补录、系统计算或整表填列的报表，当一个报送单位选了一个角色，其他报送单位默认填充相同的角色，如有不同角色，需管理员在默认的基础上进行修改调整角色</w:t>
            </w:r>
          </w:p>
          <w:p>
            <w:pPr>
              <w:widowControl w:val="0"/>
              <w:jc w:val="both"/>
              <w:rPr>
                <w:rFonts w:hint="default"/>
                <w:lang w:val="en-US" w:eastAsia="zh-CN"/>
              </w:rPr>
            </w:pPr>
            <w:r>
              <w:rPr>
                <w:rFonts w:hint="eastAsia" w:eastAsia="宋体"/>
                <w:lang w:val="en-US" w:eastAsia="zh-CN"/>
              </w:rPr>
              <w:t>5单选</w:t>
            </w:r>
          </w:p>
        </w:tc>
        <w:tc>
          <w:tcPr>
            <w:tcW w:w="2953" w:type="dxa"/>
            <w:vAlign w:val="top"/>
          </w:tcPr>
          <w:p>
            <w:pPr>
              <w:keepNext w:val="0"/>
              <w:keepLines w:val="0"/>
              <w:pageBreakBefore w:val="0"/>
              <w:widowControl w:val="0"/>
              <w:numPr>
                <w:ilvl w:val="-1"/>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-默认提示语：请选择处理角色</w:t>
            </w:r>
          </w:p>
          <w:p>
            <w:pPr>
              <w:widowControl w:val="0"/>
              <w:jc w:val="both"/>
              <w:rPr>
                <w:rFonts w:hint="eastAsia"/>
                <w:color w:val="000000"/>
                <w:lang w:eastAsia="zh-CN"/>
              </w:rPr>
            </w:pPr>
            <w:r>
              <w:rPr>
                <w:rFonts w:hint="eastAsia" w:eastAsia="宋体"/>
                <w:color w:val="000000"/>
                <w:lang w:val="en-US" w:eastAsia="zh-CN"/>
              </w:rPr>
              <w:t>-错误提示语：</w:t>
            </w:r>
            <w:r>
              <w:rPr>
                <w:rFonts w:hint="eastAsia" w:eastAsia="宋体"/>
                <w:color w:val="000000"/>
                <w:vertAlign w:val="baseline"/>
                <w:lang w:eastAsia="zh-CN"/>
              </w:rPr>
              <w:t>处理角色</w:t>
            </w:r>
            <w:r>
              <w:rPr>
                <w:rFonts w:hint="eastAsia" w:eastAsia="宋体"/>
                <w:color w:val="000000"/>
                <w:lang w:val="en-US" w:eastAsia="zh-CN"/>
              </w:rPr>
              <w:t>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人员</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下拉选/展示</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是</w:t>
            </w:r>
          </w:p>
        </w:tc>
        <w:tc>
          <w:tcPr>
            <w:tcW w:w="321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 人员和报送提交角色是级联关系，只能是具有所选报送提交角色的人员</w:t>
            </w:r>
          </w:p>
          <w:p>
            <w:pPr>
              <w:widowControl w:val="0"/>
              <w:jc w:val="both"/>
              <w:rPr>
                <w:rFonts w:hint="eastAsia"/>
                <w:lang w:val="en-US" w:eastAsia="zh-CN"/>
              </w:rPr>
            </w:pPr>
            <w:r>
              <w:rPr>
                <w:rFonts w:hint="eastAsia" w:eastAsia="宋体" w:cs="宋体"/>
                <w:color w:val="000000"/>
                <w:sz w:val="24"/>
                <w:szCs w:val="24"/>
                <w:vertAlign w:val="baseline"/>
                <w:lang w:val="en-US" w:eastAsia="zh-CN" w:bidi="ar-SA"/>
              </w:rPr>
              <w:t>2 如果</w:t>
            </w:r>
            <w:r>
              <w:rPr>
                <w:rFonts w:hint="eastAsia" w:eastAsia="宋体"/>
                <w:lang w:val="en-US" w:eastAsia="zh-CN"/>
              </w:rPr>
              <w:t>匹配符合</w:t>
            </w:r>
            <w:r>
              <w:rPr>
                <w:rFonts w:hint="eastAsia" w:eastAsia="宋体" w:cs="宋体"/>
                <w:color w:val="000000"/>
                <w:sz w:val="24"/>
                <w:szCs w:val="24"/>
                <w:vertAlign w:val="baseline"/>
                <w:lang w:val="en-US" w:eastAsia="zh-CN" w:bidi="ar-SA"/>
              </w:rPr>
              <w:t>只有一个人员，则展示该人员；如果有多个人员，则</w:t>
            </w:r>
            <w:r>
              <w:rPr>
                <w:rFonts w:hint="eastAsia" w:eastAsia="宋体"/>
                <w:lang w:val="en-US" w:eastAsia="zh-CN"/>
              </w:rPr>
              <w:t>下拉选择人员</w:t>
            </w:r>
          </w:p>
          <w:p>
            <w:pPr>
              <w:widowControl w:val="0"/>
              <w:jc w:val="both"/>
              <w:rPr>
                <w:rFonts w:hint="eastAsia"/>
                <w:lang w:val="en-US" w:eastAsia="zh-CN"/>
              </w:rPr>
            </w:pPr>
            <w:r>
              <w:rPr>
                <w:rFonts w:hint="eastAsia" w:eastAsia="宋体"/>
                <w:lang w:val="en-US" w:eastAsia="zh-CN"/>
              </w:rPr>
              <w:t>3非整表填列的时候，一个报送单位选了一个指标的人员，该报送单位其他指标默认填充相同的人员，多人填列的报送单位需管理员在默认的基础上进行修改调整人员</w:t>
            </w:r>
          </w:p>
          <w:p>
            <w:pPr>
              <w:widowControl w:val="0"/>
              <w:jc w:val="both"/>
              <w:rPr>
                <w:rFonts w:hint="eastAsia"/>
                <w:lang w:val="en-US" w:eastAsia="zh-CN"/>
              </w:rPr>
            </w:pPr>
            <w:r>
              <w:rPr>
                <w:rFonts w:hint="eastAsia" w:eastAsia="宋体"/>
                <w:lang w:val="en-US" w:eastAsia="zh-CN"/>
              </w:rPr>
              <w:t>4补录、系统计算或整表填列的报表，系统</w:t>
            </w:r>
            <w:r>
              <w:rPr>
                <w:rFonts w:hint="eastAsia" w:eastAsia="宋体" w:cs="宋体"/>
                <w:color w:val="000000"/>
                <w:sz w:val="24"/>
                <w:szCs w:val="24"/>
                <w:vertAlign w:val="baseline"/>
                <w:lang w:val="en-US" w:eastAsia="zh-CN" w:bidi="ar-SA"/>
              </w:rPr>
              <w:t>默认展示按照姓氏排序第一个的人员，可</w:t>
            </w:r>
            <w:r>
              <w:rPr>
                <w:rFonts w:hint="eastAsia" w:eastAsia="宋体"/>
                <w:lang w:val="en-US" w:eastAsia="zh-CN"/>
              </w:rPr>
              <w:t>下拉选择其他人员作调整</w:t>
            </w:r>
          </w:p>
          <w:p>
            <w:pPr>
              <w:widowControl w:val="0"/>
              <w:jc w:val="both"/>
              <w:rPr>
                <w:rFonts w:hint="default"/>
                <w:lang w:val="en-US" w:eastAsia="zh-CN"/>
              </w:rPr>
            </w:pPr>
            <w:r>
              <w:rPr>
                <w:rFonts w:hint="eastAsia" w:eastAsia="宋体"/>
                <w:lang w:val="en-US" w:eastAsia="zh-CN"/>
              </w:rPr>
              <w:t>5单选</w:t>
            </w:r>
          </w:p>
        </w:tc>
        <w:tc>
          <w:tcPr>
            <w:tcW w:w="2953" w:type="dxa"/>
            <w:vAlign w:val="top"/>
          </w:tcPr>
          <w:p>
            <w:pPr>
              <w:widowControl w:val="0"/>
              <w:jc w:val="both"/>
              <w:rPr>
                <w:rFonts w:hint="eastAsia"/>
                <w:color w:val="000000"/>
                <w:lang w:eastAsia="zh-CN"/>
              </w:rPr>
            </w:pPr>
            <w:r>
              <w:rPr>
                <w:rFonts w:hint="eastAsia" w:eastAsia="宋体"/>
                <w:color w:val="000000"/>
                <w:lang w:val="en-US" w:eastAsia="zh-CN"/>
              </w:rPr>
              <w:t>-错误提示语：</w:t>
            </w:r>
            <w:r>
              <w:rPr>
                <w:rFonts w:hint="eastAsia" w:eastAsia="宋体"/>
                <w:color w:val="000000"/>
                <w:vertAlign w:val="baseline"/>
                <w:lang w:eastAsia="zh-CN"/>
              </w:rPr>
              <w:t>人员</w:t>
            </w:r>
            <w:r>
              <w:rPr>
                <w:rFonts w:hint="eastAsia" w:eastAsia="宋体"/>
                <w:color w:val="000000"/>
                <w:lang w:val="en-US" w:eastAsia="zh-CN"/>
              </w:rPr>
              <w:t>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上一步</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按钮</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否</w:t>
            </w:r>
          </w:p>
        </w:tc>
        <w:tc>
          <w:tcPr>
            <w:tcW w:w="3217" w:type="dxa"/>
            <w:vAlign w:val="top"/>
          </w:tcPr>
          <w:p>
            <w:pPr>
              <w:widowControl w:val="0"/>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点击后到</w:t>
            </w:r>
            <w:r>
              <w:rPr>
                <w:rFonts w:hint="eastAsia" w:eastAsia="宋体"/>
                <w:bCs/>
                <w:kern w:val="44"/>
                <w:szCs w:val="21"/>
                <w:lang w:val="en-US" w:eastAsia="zh-CN"/>
              </w:rPr>
              <w:t>基础报送信息配置页面</w:t>
            </w:r>
          </w:p>
        </w:tc>
        <w:tc>
          <w:tcPr>
            <w:tcW w:w="2953" w:type="dxa"/>
            <w:vAlign w:val="top"/>
          </w:tcPr>
          <w:p>
            <w:pPr>
              <w:widowControl w:val="0"/>
              <w:jc w:val="both"/>
              <w:rPr>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完成</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按钮</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否</w:t>
            </w:r>
          </w:p>
        </w:tc>
        <w:tc>
          <w:tcPr>
            <w:tcW w:w="3217" w:type="dxa"/>
            <w:vAlign w:val="top"/>
          </w:tcPr>
          <w:p>
            <w:pPr>
              <w:widowControl w:val="0"/>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点击后完成新增</w:t>
            </w:r>
          </w:p>
        </w:tc>
        <w:tc>
          <w:tcPr>
            <w:tcW w:w="2953" w:type="dxa"/>
            <w:vAlign w:val="top"/>
          </w:tcPr>
          <w:p>
            <w:pPr>
              <w:widowControl w:val="0"/>
              <w:jc w:val="both"/>
              <w:rPr>
                <w:rFonts w:hint="eastAsia"/>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取消</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按钮</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否</w:t>
            </w:r>
          </w:p>
        </w:tc>
        <w:tc>
          <w:tcPr>
            <w:tcW w:w="3217" w:type="dxa"/>
            <w:vAlign w:val="top"/>
          </w:tcPr>
          <w:p>
            <w:pPr>
              <w:widowControl w:val="0"/>
              <w:jc w:val="both"/>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取消则不会新增报送配置</w:t>
            </w:r>
          </w:p>
        </w:tc>
        <w:tc>
          <w:tcPr>
            <w:tcW w:w="2953" w:type="dxa"/>
            <w:vAlign w:val="top"/>
          </w:tcPr>
          <w:p>
            <w:pPr>
              <w:widowControl w:val="0"/>
              <w:jc w:val="both"/>
              <w:rPr>
                <w:rFonts w:hint="eastAsia"/>
                <w:color w:val="000000"/>
                <w:lang w:eastAsia="zh-CN"/>
              </w:rPr>
            </w:pPr>
          </w:p>
        </w:tc>
      </w:tr>
    </w:tbl>
    <w:p>
      <w:pPr>
        <w:keepNext w:val="0"/>
        <w:keepLines w:val="0"/>
        <w:pageBreakBefore w:val="0"/>
        <w:widowControl/>
        <w:numPr>
          <w:ilvl w:val="0"/>
          <w:numId w:val="0"/>
        </w:numPr>
        <w:kinsoku/>
        <w:wordWrap/>
        <w:overflowPunct/>
        <w:topLinePunct w:val="0"/>
        <w:autoSpaceDE/>
        <w:autoSpaceDN/>
        <w:bidi w:val="0"/>
        <w:adjustRightInd/>
        <w:snapToGrid/>
        <w:ind w:left="420" w:leftChars="0"/>
        <w:textAlignment w:val="auto"/>
        <w:rPr>
          <w:rFonts w:hint="eastAsia" w:cs="宋体"/>
          <w:color w:val="000000"/>
          <w:sz w:val="24"/>
          <w:szCs w:val="24"/>
          <w:vertAlign w:val="baseline"/>
          <w:lang w:val="en-US" w:eastAsia="zh-CN" w:bidi="ar-SA"/>
        </w:rPr>
      </w:pPr>
    </w:p>
    <w:p>
      <w:pPr>
        <w:keepNext w:val="0"/>
        <w:keepLines w:val="0"/>
        <w:pageBreakBefore w:val="0"/>
        <w:widowControl/>
        <w:numPr>
          <w:ilvl w:val="0"/>
          <w:numId w:val="9"/>
        </w:numPr>
        <w:kinsoku/>
        <w:wordWrap/>
        <w:overflowPunct/>
        <w:topLinePunct w:val="0"/>
        <w:autoSpaceDE/>
        <w:autoSpaceDN/>
        <w:bidi w:val="0"/>
        <w:adjustRightInd/>
        <w:snapToGrid/>
        <w:ind w:left="0" w:leftChars="0" w:firstLine="420" w:firstLineChars="0"/>
        <w:textAlignment w:val="auto"/>
        <w:rPr>
          <w:rFonts w:hint="default"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如果流程中选中的“审核”节点，需要填写以下字段：</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cs="宋体"/>
          <w:color w:val="000000"/>
          <w:sz w:val="24"/>
          <w:szCs w:val="24"/>
          <w:vertAlign w:val="baseline"/>
          <w:lang w:val="en-US" w:eastAsia="zh-CN" w:bidi="ar-SA"/>
        </w:rPr>
      </w:pPr>
      <w:r>
        <w:drawing>
          <wp:inline distT="0" distB="0" distL="114300" distR="114300">
            <wp:extent cx="6116955" cy="5210175"/>
            <wp:effectExtent l="0" t="0" r="17145" b="952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18"/>
                    <a:stretch>
                      <a:fillRect/>
                    </a:stretch>
                  </pic:blipFill>
                  <pic:spPr>
                    <a:xfrm>
                      <a:off x="0" y="0"/>
                      <a:ext cx="6116955" cy="5210175"/>
                    </a:xfrm>
                    <a:prstGeom prst="rect">
                      <a:avLst/>
                    </a:prstGeom>
                    <a:noFill/>
                    <a:ln>
                      <a:noFill/>
                    </a:ln>
                  </pic:spPr>
                </pic:pic>
              </a:graphicData>
            </a:graphic>
          </wp:inline>
        </w:drawing>
      </w:r>
    </w:p>
    <w:tbl>
      <w:tblPr>
        <w:tblStyle w:val="31"/>
        <w:tblW w:w="98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1"/>
        <w:gridCol w:w="1179"/>
        <w:gridCol w:w="847"/>
        <w:gridCol w:w="733"/>
        <w:gridCol w:w="3217"/>
        <w:gridCol w:w="2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字段</w:t>
            </w:r>
          </w:p>
        </w:tc>
        <w:tc>
          <w:tcPr>
            <w:tcW w:w="1179"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描述</w:t>
            </w:r>
          </w:p>
        </w:tc>
        <w:tc>
          <w:tcPr>
            <w:tcW w:w="84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字段类型</w:t>
            </w:r>
          </w:p>
        </w:tc>
        <w:tc>
          <w:tcPr>
            <w:tcW w:w="73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b/>
                <w:bCs/>
                <w:sz w:val="24"/>
                <w:szCs w:val="24"/>
                <w:lang w:val="en-US" w:eastAsia="zh-CN" w:bidi="ar-SA"/>
              </w:rPr>
            </w:pPr>
            <w:r>
              <w:rPr>
                <w:rFonts w:hint="eastAsia" w:eastAsia="宋体"/>
                <w:b/>
                <w:bCs/>
                <w:color w:val="000000"/>
                <w:vertAlign w:val="baseline"/>
                <w:lang w:eastAsia="zh-CN"/>
              </w:rPr>
              <w:t>是否必填</w:t>
            </w:r>
          </w:p>
        </w:tc>
        <w:tc>
          <w:tcPr>
            <w:tcW w:w="321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备注</w:t>
            </w:r>
          </w:p>
        </w:tc>
        <w:tc>
          <w:tcPr>
            <w:tcW w:w="2953"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提示语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default"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报送审核角色</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default"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下拉选/展示</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是</w:t>
            </w:r>
          </w:p>
        </w:tc>
        <w:tc>
          <w:tcPr>
            <w:tcW w:w="3217" w:type="dxa"/>
            <w:vAlign w:val="top"/>
          </w:tcPr>
          <w:p>
            <w:pPr>
              <w:widowControl w:val="0"/>
              <w:jc w:val="both"/>
              <w:rPr>
                <w:rFonts w:hint="eastAsia"/>
                <w:lang w:eastAsia="zh-CN"/>
              </w:rPr>
            </w:pPr>
            <w:r>
              <w:rPr>
                <w:rFonts w:hint="eastAsia" w:eastAsia="宋体" w:cs="宋体"/>
                <w:color w:val="000000"/>
                <w:sz w:val="24"/>
                <w:szCs w:val="24"/>
                <w:vertAlign w:val="baseline"/>
                <w:lang w:val="en-US" w:eastAsia="zh-CN" w:bidi="ar-SA"/>
              </w:rPr>
              <w:t>1 选项来源为</w:t>
            </w:r>
            <w:r>
              <w:rPr>
                <w:rFonts w:hint="eastAsia" w:eastAsia="宋体"/>
                <w:lang w:eastAsia="zh-CN"/>
              </w:rPr>
              <w:t>具有这张报表和报送审核权限的角色</w:t>
            </w:r>
          </w:p>
          <w:p>
            <w:pPr>
              <w:widowControl w:val="0"/>
              <w:jc w:val="both"/>
              <w:rPr>
                <w:rFonts w:hint="eastAsia"/>
                <w:lang w:val="en-US" w:eastAsia="zh-CN"/>
              </w:rPr>
            </w:pPr>
            <w:r>
              <w:rPr>
                <w:rFonts w:hint="eastAsia" w:eastAsia="宋体"/>
                <w:lang w:val="en-US" w:eastAsia="zh-CN"/>
              </w:rPr>
              <w:t>2 如果匹配符合是这种报表报送审核权限的角色有一个，则展示该角色；如果多个匹配的角色，则可下拉选择角色</w:t>
            </w:r>
          </w:p>
          <w:p>
            <w:pPr>
              <w:widowControl w:val="0"/>
              <w:jc w:val="both"/>
              <w:rPr>
                <w:rFonts w:hint="eastAsia"/>
                <w:lang w:val="en-US" w:eastAsia="zh-CN"/>
              </w:rPr>
            </w:pPr>
            <w:r>
              <w:rPr>
                <w:rFonts w:hint="eastAsia" w:eastAsia="宋体"/>
                <w:lang w:val="en-US" w:eastAsia="zh-CN"/>
              </w:rPr>
              <w:t>3当一个报送单位选了一个角色，其他报送单位默认填充相同的角色，如有不同角色，需管理员在默认的基础上进行修改调整角色</w:t>
            </w:r>
          </w:p>
          <w:p>
            <w:pPr>
              <w:widowControl w:val="0"/>
              <w:jc w:val="both"/>
              <w:rPr>
                <w:rFonts w:hint="default"/>
                <w:lang w:val="en-US" w:eastAsia="zh-CN"/>
              </w:rPr>
            </w:pPr>
            <w:r>
              <w:rPr>
                <w:rFonts w:hint="eastAsia" w:eastAsia="宋体"/>
                <w:lang w:val="en-US" w:eastAsia="zh-CN"/>
              </w:rPr>
              <w:t>4单选</w:t>
            </w:r>
          </w:p>
        </w:tc>
        <w:tc>
          <w:tcPr>
            <w:tcW w:w="2953" w:type="dxa"/>
            <w:vAlign w:val="top"/>
          </w:tcPr>
          <w:p>
            <w:pPr>
              <w:keepNext w:val="0"/>
              <w:keepLines w:val="0"/>
              <w:pageBreakBefore w:val="0"/>
              <w:widowControl w:val="0"/>
              <w:numPr>
                <w:ilvl w:val="-1"/>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-默认提示语：请选择处理角色</w:t>
            </w:r>
          </w:p>
          <w:p>
            <w:pPr>
              <w:widowControl w:val="0"/>
              <w:jc w:val="both"/>
              <w:rPr>
                <w:rFonts w:hint="eastAsia"/>
                <w:color w:val="000000"/>
                <w:lang w:eastAsia="zh-CN"/>
              </w:rPr>
            </w:pPr>
            <w:r>
              <w:rPr>
                <w:rFonts w:hint="eastAsia" w:eastAsia="宋体"/>
                <w:color w:val="000000"/>
                <w:lang w:val="en-US" w:eastAsia="zh-CN"/>
              </w:rPr>
              <w:t>-错误提示语：</w:t>
            </w:r>
            <w:r>
              <w:rPr>
                <w:rFonts w:hint="eastAsia" w:eastAsia="宋体"/>
                <w:color w:val="000000"/>
                <w:vertAlign w:val="baseline"/>
                <w:lang w:eastAsia="zh-CN"/>
              </w:rPr>
              <w:t>处理角色</w:t>
            </w:r>
            <w:r>
              <w:rPr>
                <w:rFonts w:hint="eastAsia" w:eastAsia="宋体"/>
                <w:color w:val="000000"/>
                <w:lang w:val="en-US" w:eastAsia="zh-CN"/>
              </w:rPr>
              <w:t>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人员</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下拉选/展示</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是</w:t>
            </w:r>
          </w:p>
        </w:tc>
        <w:tc>
          <w:tcPr>
            <w:tcW w:w="3217" w:type="dxa"/>
            <w:vAlign w:val="top"/>
          </w:tcPr>
          <w:p>
            <w:pPr>
              <w:widowControl w:val="0"/>
              <w:jc w:val="both"/>
              <w:rPr>
                <w:rFonts w:hint="eastAsia"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 人员和报送提交角色是级联关系，只能是具有所选报送审核角色的人员</w:t>
            </w:r>
          </w:p>
          <w:p>
            <w:pPr>
              <w:widowControl w:val="0"/>
              <w:jc w:val="both"/>
              <w:rPr>
                <w:rFonts w:hint="eastAsia"/>
                <w:lang w:val="en-US" w:eastAsia="zh-CN"/>
              </w:rPr>
            </w:pPr>
            <w:r>
              <w:rPr>
                <w:rFonts w:hint="eastAsia" w:eastAsia="宋体" w:cs="宋体"/>
                <w:color w:val="000000"/>
                <w:sz w:val="24"/>
                <w:szCs w:val="24"/>
                <w:vertAlign w:val="baseline"/>
                <w:lang w:val="en-US" w:eastAsia="zh-CN" w:bidi="ar-SA"/>
              </w:rPr>
              <w:t>2 如果</w:t>
            </w:r>
            <w:r>
              <w:rPr>
                <w:rFonts w:hint="eastAsia" w:eastAsia="宋体"/>
                <w:lang w:val="en-US" w:eastAsia="zh-CN"/>
              </w:rPr>
              <w:t>匹配符合</w:t>
            </w:r>
            <w:r>
              <w:rPr>
                <w:rFonts w:hint="eastAsia" w:eastAsia="宋体" w:cs="宋体"/>
                <w:color w:val="000000"/>
                <w:sz w:val="24"/>
                <w:szCs w:val="24"/>
                <w:vertAlign w:val="baseline"/>
                <w:lang w:val="en-US" w:eastAsia="zh-CN" w:bidi="ar-SA"/>
              </w:rPr>
              <w:t>只有一个人员，则展示该人员；如果有多个人员，则</w:t>
            </w:r>
            <w:r>
              <w:rPr>
                <w:rFonts w:hint="eastAsia" w:eastAsia="宋体"/>
                <w:lang w:val="en-US" w:eastAsia="zh-CN"/>
              </w:rPr>
              <w:t>系统</w:t>
            </w:r>
            <w:r>
              <w:rPr>
                <w:rFonts w:hint="eastAsia" w:eastAsia="宋体" w:cs="宋体"/>
                <w:color w:val="000000"/>
                <w:sz w:val="24"/>
                <w:szCs w:val="24"/>
                <w:vertAlign w:val="baseline"/>
                <w:lang w:val="en-US" w:eastAsia="zh-CN" w:bidi="ar-SA"/>
              </w:rPr>
              <w:t>默认展示按照姓氏排序第一个的人员，可</w:t>
            </w:r>
            <w:r>
              <w:rPr>
                <w:rFonts w:hint="eastAsia" w:eastAsia="宋体"/>
                <w:lang w:val="en-US" w:eastAsia="zh-CN"/>
              </w:rPr>
              <w:t>下拉选择其他人员作调整</w:t>
            </w:r>
          </w:p>
          <w:p>
            <w:pPr>
              <w:widowControl w:val="0"/>
              <w:jc w:val="both"/>
              <w:rPr>
                <w:rFonts w:hint="eastAsia"/>
                <w:lang w:val="en-US" w:eastAsia="zh-CN"/>
              </w:rPr>
            </w:pPr>
            <w:r>
              <w:rPr>
                <w:rFonts w:hint="eastAsia" w:eastAsia="宋体"/>
                <w:lang w:val="en-US" w:eastAsia="zh-CN"/>
              </w:rPr>
              <w:t>3如果清空某一个报送机构的审核人员，不作分配，则该报送机构没有该审核节点。（即允许一张报表、不同的报送单位设置不同的审核节点）</w:t>
            </w:r>
          </w:p>
          <w:p>
            <w:pPr>
              <w:widowControl w:val="0"/>
              <w:jc w:val="both"/>
              <w:rPr>
                <w:rFonts w:hint="default" w:cs="宋体"/>
                <w:color w:val="000000"/>
                <w:sz w:val="24"/>
                <w:szCs w:val="24"/>
                <w:vertAlign w:val="baseline"/>
                <w:lang w:val="en-US" w:eastAsia="zh-CN" w:bidi="ar-SA"/>
              </w:rPr>
            </w:pPr>
            <w:r>
              <w:rPr>
                <w:rFonts w:hint="eastAsia" w:eastAsia="宋体"/>
                <w:lang w:val="en-US" w:eastAsia="zh-CN"/>
              </w:rPr>
              <w:t>4单选</w:t>
            </w:r>
          </w:p>
        </w:tc>
        <w:tc>
          <w:tcPr>
            <w:tcW w:w="2953" w:type="dxa"/>
            <w:vAlign w:val="top"/>
          </w:tcPr>
          <w:p>
            <w:pPr>
              <w:keepNext w:val="0"/>
              <w:keepLines w:val="0"/>
              <w:pageBreakBefore w:val="0"/>
              <w:widowControl w:val="0"/>
              <w:numPr>
                <w:ilvl w:val="-1"/>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-默认提示语：请选择人员</w:t>
            </w:r>
          </w:p>
          <w:p>
            <w:pPr>
              <w:widowControl w:val="0"/>
              <w:jc w:val="both"/>
              <w:rPr>
                <w:rFonts w:hint="eastAsia"/>
                <w:color w:val="000000"/>
                <w:lang w:eastAsia="zh-CN"/>
              </w:rPr>
            </w:pPr>
            <w:r>
              <w:rPr>
                <w:rFonts w:hint="eastAsia" w:eastAsia="宋体"/>
                <w:color w:val="000000"/>
                <w:lang w:val="en-US" w:eastAsia="zh-CN"/>
              </w:rPr>
              <w:t>-错误提示语：</w:t>
            </w:r>
            <w:r>
              <w:rPr>
                <w:rFonts w:hint="eastAsia" w:eastAsia="宋体"/>
                <w:color w:val="000000"/>
                <w:vertAlign w:val="baseline"/>
                <w:lang w:eastAsia="zh-CN"/>
              </w:rPr>
              <w:t>人员</w:t>
            </w:r>
            <w:r>
              <w:rPr>
                <w:rFonts w:hint="eastAsia" w:eastAsia="宋体"/>
                <w:color w:val="000000"/>
                <w:lang w:val="en-US" w:eastAsia="zh-CN"/>
              </w:rPr>
              <w:t>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上一步</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按钮</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否</w:t>
            </w:r>
          </w:p>
        </w:tc>
        <w:tc>
          <w:tcPr>
            <w:tcW w:w="321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点击后到</w:t>
            </w:r>
            <w:r>
              <w:rPr>
                <w:rFonts w:hint="eastAsia" w:eastAsia="宋体"/>
                <w:bCs/>
                <w:kern w:val="44"/>
                <w:szCs w:val="21"/>
                <w:lang w:val="en-US" w:eastAsia="zh-CN"/>
              </w:rPr>
              <w:t>基础报送信息配置页面</w:t>
            </w:r>
          </w:p>
        </w:tc>
        <w:tc>
          <w:tcPr>
            <w:tcW w:w="2953" w:type="dxa"/>
            <w:vAlign w:val="top"/>
          </w:tcPr>
          <w:p>
            <w:pPr>
              <w:widowControl w:val="0"/>
              <w:jc w:val="both"/>
              <w:rPr>
                <w:rFonts w:hint="eastAsia" w:ascii="宋体" w:hAnsi="宋体" w:eastAsia="宋体" w:cs="宋体"/>
                <w:color w:val="000000"/>
                <w:sz w:val="24"/>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完成</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按钮</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否</w:t>
            </w:r>
          </w:p>
        </w:tc>
        <w:tc>
          <w:tcPr>
            <w:tcW w:w="321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点击完成新增</w:t>
            </w:r>
          </w:p>
        </w:tc>
        <w:tc>
          <w:tcPr>
            <w:tcW w:w="2953" w:type="dxa"/>
            <w:vAlign w:val="top"/>
          </w:tcPr>
          <w:p>
            <w:pPr>
              <w:widowControl w:val="0"/>
              <w:jc w:val="both"/>
              <w:rPr>
                <w:rFonts w:hint="eastAsia" w:ascii="宋体" w:hAnsi="宋体" w:eastAsia="宋体" w:cs="宋体"/>
                <w:color w:val="000000"/>
                <w:sz w:val="24"/>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取消</w:t>
            </w:r>
          </w:p>
        </w:tc>
        <w:tc>
          <w:tcPr>
            <w:tcW w:w="117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按钮</w:t>
            </w:r>
          </w:p>
        </w:tc>
        <w:tc>
          <w:tcPr>
            <w:tcW w:w="7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否</w:t>
            </w:r>
          </w:p>
        </w:tc>
        <w:tc>
          <w:tcPr>
            <w:tcW w:w="321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取消则不会新增报送配置</w:t>
            </w:r>
          </w:p>
        </w:tc>
        <w:tc>
          <w:tcPr>
            <w:tcW w:w="2953" w:type="dxa"/>
            <w:vAlign w:val="top"/>
          </w:tcPr>
          <w:p>
            <w:pPr>
              <w:widowControl w:val="0"/>
              <w:jc w:val="both"/>
              <w:rPr>
                <w:rFonts w:hint="eastAsia" w:ascii="宋体" w:hAnsi="宋体" w:eastAsia="宋体" w:cs="宋体"/>
                <w:color w:val="000000"/>
                <w:sz w:val="24"/>
                <w:szCs w:val="24"/>
                <w:lang w:val="en-US" w:eastAsia="zh-CN" w:bidi="ar-SA"/>
              </w:rPr>
            </w:pPr>
          </w:p>
        </w:tc>
      </w:tr>
    </w:tbl>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cs="宋体"/>
          <w:color w:val="000000"/>
          <w:sz w:val="24"/>
          <w:szCs w:val="24"/>
          <w:vertAlign w:val="baseline"/>
          <w:lang w:val="en-US" w:eastAsia="zh-CN" w:bidi="ar-SA"/>
        </w:rPr>
      </w:pPr>
    </w:p>
    <w:p>
      <w:pPr>
        <w:pStyle w:val="8"/>
        <w:bidi w:val="0"/>
        <w:ind w:left="1296" w:leftChars="0" w:hanging="1296" w:firstLineChars="0"/>
        <w:rPr>
          <w:rFonts w:hint="eastAsia"/>
          <w:lang w:val="en-US" w:eastAsia="zh-CN"/>
        </w:rPr>
      </w:pPr>
      <w:r>
        <w:rPr>
          <w:rFonts w:hint="eastAsia" w:eastAsia="宋体"/>
          <w:lang w:val="en-US" w:eastAsia="zh-CN"/>
        </w:rPr>
        <w:t>编辑</w:t>
      </w:r>
    </w:p>
    <w:p>
      <w:pPr>
        <w:numPr>
          <w:ilvl w:val="-1"/>
          <w:numId w:val="0"/>
        </w:numPr>
        <w:ind w:firstLine="420"/>
        <w:rPr>
          <w:rFonts w:hint="eastAsia"/>
          <w:lang w:val="en-US" w:eastAsia="zh-CN"/>
        </w:rPr>
      </w:pPr>
      <w:r>
        <w:rPr>
          <w:rFonts w:hint="eastAsia" w:eastAsia="宋体"/>
          <w:lang w:val="en-US" w:eastAsia="zh-CN"/>
        </w:rPr>
        <w:t>前提：只有</w:t>
      </w:r>
      <w:r>
        <w:rPr>
          <w:rFonts w:hint="eastAsia" w:eastAsia="宋体"/>
          <w:color w:val="000000"/>
          <w:vertAlign w:val="baseline"/>
          <w:lang w:eastAsia="zh-CN"/>
        </w:rPr>
        <w:t>启用</w:t>
      </w:r>
      <w:r>
        <w:rPr>
          <w:rFonts w:hint="eastAsia" w:eastAsia="宋体"/>
          <w:lang w:val="en-US" w:eastAsia="zh-CN"/>
        </w:rPr>
        <w:t>状态的报送配置展示该按钮。</w:t>
      </w:r>
    </w:p>
    <w:p>
      <w:pPr>
        <w:numPr>
          <w:ilvl w:val="-1"/>
          <w:numId w:val="0"/>
        </w:numPr>
        <w:ind w:firstLine="420"/>
        <w:rPr>
          <w:rFonts w:hint="eastAsia"/>
          <w:lang w:val="en-US" w:eastAsia="zh-CN"/>
        </w:rPr>
      </w:pPr>
      <w:r>
        <w:rPr>
          <w:rFonts w:hint="eastAsia" w:eastAsia="宋体"/>
          <w:lang w:val="en-US" w:eastAsia="zh-CN"/>
        </w:rPr>
        <w:t>点击列表中单条数据后面“编辑”按钮，弹窗展示上次填写的信息，可以对已有信息进行编辑，编辑页面和新增页面保持一致，包括校验规则。</w:t>
      </w:r>
    </w:p>
    <w:p>
      <w:pPr>
        <w:ind w:left="0" w:firstLine="420"/>
        <w:rPr>
          <w:rFonts w:hint="eastAsia"/>
          <w:lang w:val="en-US" w:eastAsia="zh-CN"/>
        </w:rPr>
      </w:pPr>
      <w:r>
        <w:rPr>
          <w:rFonts w:hint="eastAsia" w:eastAsia="宋体"/>
          <w:lang w:val="en-US" w:eastAsia="zh-CN"/>
        </w:rPr>
        <w:t>报送配置的编辑内容</w:t>
      </w:r>
      <w:r>
        <w:rPr>
          <w:rFonts w:hint="eastAsia" w:eastAsia="宋体"/>
          <w:lang w:eastAsia="zh-CN"/>
        </w:rPr>
        <w:t>从下次任务开始生效，对已产生的任务没有影响。</w:t>
      </w:r>
    </w:p>
    <w:p>
      <w:pPr>
        <w:pStyle w:val="8"/>
        <w:bidi w:val="0"/>
        <w:ind w:left="1296" w:leftChars="0" w:hanging="1296" w:firstLineChars="0"/>
        <w:rPr>
          <w:rFonts w:hint="eastAsia"/>
          <w:lang w:val="en-US" w:eastAsia="zh-CN"/>
        </w:rPr>
      </w:pPr>
      <w:r>
        <w:rPr>
          <w:rFonts w:hint="eastAsia" w:eastAsia="宋体"/>
          <w:lang w:val="en-US" w:eastAsia="zh-CN"/>
        </w:rPr>
        <w:t>停用</w:t>
      </w:r>
    </w:p>
    <w:p>
      <w:pPr>
        <w:rPr>
          <w:rFonts w:hint="eastAsia"/>
          <w:lang w:val="en-US" w:eastAsia="zh-CN"/>
        </w:rPr>
      </w:pPr>
      <w:r>
        <w:drawing>
          <wp:inline distT="0" distB="0" distL="114300" distR="114300">
            <wp:extent cx="3800475" cy="1762125"/>
            <wp:effectExtent l="0" t="0" r="9525" b="952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9"/>
                    <a:stretch>
                      <a:fillRect/>
                    </a:stretch>
                  </pic:blipFill>
                  <pic:spPr>
                    <a:xfrm>
                      <a:off x="0" y="0"/>
                      <a:ext cx="3800475" cy="1762125"/>
                    </a:xfrm>
                    <a:prstGeom prst="rect">
                      <a:avLst/>
                    </a:prstGeom>
                    <a:noFill/>
                    <a:ln>
                      <a:noFill/>
                    </a:ln>
                  </pic:spPr>
                </pic:pic>
              </a:graphicData>
            </a:graphic>
          </wp:inline>
        </w:drawing>
      </w:r>
    </w:p>
    <w:p>
      <w:pPr>
        <w:numPr>
          <w:ilvl w:val="-1"/>
          <w:numId w:val="0"/>
        </w:numPr>
        <w:ind w:firstLine="420"/>
        <w:rPr>
          <w:rFonts w:hint="eastAsia"/>
          <w:lang w:val="en-US" w:eastAsia="zh-CN"/>
        </w:rPr>
      </w:pPr>
      <w:r>
        <w:rPr>
          <w:rFonts w:hint="eastAsia" w:eastAsia="宋体"/>
          <w:lang w:val="en-US" w:eastAsia="zh-CN"/>
        </w:rPr>
        <w:t>前提：只有</w:t>
      </w:r>
      <w:r>
        <w:rPr>
          <w:rFonts w:hint="eastAsia" w:eastAsia="宋体"/>
          <w:color w:val="000000"/>
          <w:vertAlign w:val="baseline"/>
          <w:lang w:eastAsia="zh-CN"/>
        </w:rPr>
        <w:t>启用</w:t>
      </w:r>
      <w:r>
        <w:rPr>
          <w:rFonts w:hint="eastAsia" w:eastAsia="宋体"/>
          <w:lang w:val="en-US" w:eastAsia="zh-CN"/>
        </w:rPr>
        <w:t>状态的报送配置展示该按钮。</w:t>
      </w:r>
    </w:p>
    <w:p>
      <w:pPr>
        <w:numPr>
          <w:ilvl w:val="-1"/>
          <w:numId w:val="0"/>
        </w:numPr>
        <w:ind w:firstLine="420"/>
        <w:rPr>
          <w:rFonts w:hint="eastAsia"/>
          <w:lang w:val="en-US" w:eastAsia="zh-CN"/>
        </w:rPr>
      </w:pPr>
      <w:r>
        <w:rPr>
          <w:rFonts w:hint="eastAsia" w:eastAsia="宋体"/>
          <w:lang w:val="en-US" w:eastAsia="zh-CN"/>
        </w:rPr>
        <w:t>点击列表中单条数据后面“停用”按钮，弹窗展示停用确认框，确认后对应数据状态变为停用，系统后续不会自动创建报送任务；取消则不做变化。</w:t>
      </w:r>
    </w:p>
    <w:p>
      <w:pPr>
        <w:ind w:left="0" w:firstLine="420"/>
        <w:rPr>
          <w:rFonts w:hint="eastAsia"/>
          <w:lang w:val="en-US" w:eastAsia="zh-CN"/>
        </w:rPr>
      </w:pPr>
      <w:r>
        <w:rPr>
          <w:rFonts w:hint="eastAsia" w:eastAsia="宋体"/>
          <w:lang w:val="en-US" w:eastAsia="zh-CN"/>
        </w:rPr>
        <w:t>报送配置的停用</w:t>
      </w:r>
      <w:r>
        <w:rPr>
          <w:rFonts w:hint="eastAsia" w:eastAsia="宋体"/>
          <w:lang w:eastAsia="zh-CN"/>
        </w:rPr>
        <w:t>从下次任务开始生效，对已产生的任务没有影响。</w:t>
      </w:r>
    </w:p>
    <w:p>
      <w:pPr>
        <w:ind w:left="0" w:firstLine="420"/>
        <w:rPr>
          <w:rFonts w:hint="eastAsia"/>
          <w:lang w:val="en-US" w:eastAsia="zh-CN"/>
        </w:rPr>
      </w:pPr>
    </w:p>
    <w:p>
      <w:pPr>
        <w:pStyle w:val="8"/>
        <w:bidi w:val="0"/>
        <w:ind w:left="1296" w:leftChars="0" w:hanging="1296" w:firstLineChars="0"/>
        <w:rPr>
          <w:rFonts w:hint="eastAsia"/>
          <w:lang w:val="en-US" w:eastAsia="zh-CN"/>
        </w:rPr>
      </w:pPr>
      <w:r>
        <w:rPr>
          <w:rFonts w:hint="eastAsia" w:eastAsia="宋体"/>
          <w:lang w:val="en-US" w:eastAsia="zh-CN"/>
        </w:rPr>
        <w:t>启用</w:t>
      </w:r>
    </w:p>
    <w:p>
      <w:pPr>
        <w:rPr>
          <w:rFonts w:hint="eastAsia"/>
          <w:lang w:val="en-US" w:eastAsia="zh-CN"/>
        </w:rPr>
      </w:pPr>
      <w:r>
        <w:drawing>
          <wp:inline distT="0" distB="0" distL="114300" distR="114300">
            <wp:extent cx="3810000" cy="1752600"/>
            <wp:effectExtent l="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0"/>
                    <a:stretch>
                      <a:fillRect/>
                    </a:stretch>
                  </pic:blipFill>
                  <pic:spPr>
                    <a:xfrm>
                      <a:off x="0" y="0"/>
                      <a:ext cx="3810000" cy="1752600"/>
                    </a:xfrm>
                    <a:prstGeom prst="rect">
                      <a:avLst/>
                    </a:prstGeom>
                    <a:noFill/>
                    <a:ln>
                      <a:noFill/>
                    </a:ln>
                  </pic:spPr>
                </pic:pic>
              </a:graphicData>
            </a:graphic>
          </wp:inline>
        </w:drawing>
      </w:r>
    </w:p>
    <w:p>
      <w:pPr>
        <w:numPr>
          <w:ilvl w:val="-1"/>
          <w:numId w:val="0"/>
        </w:numPr>
        <w:ind w:firstLine="420"/>
        <w:rPr>
          <w:rFonts w:hint="eastAsia"/>
          <w:lang w:val="en-US" w:eastAsia="zh-CN"/>
        </w:rPr>
      </w:pPr>
      <w:r>
        <w:rPr>
          <w:rFonts w:hint="eastAsia" w:eastAsia="宋体"/>
          <w:lang w:val="en-US" w:eastAsia="zh-CN"/>
        </w:rPr>
        <w:t>前提：只有停用状态的报送配置展示该按钮。</w:t>
      </w:r>
    </w:p>
    <w:p>
      <w:pPr>
        <w:numPr>
          <w:ilvl w:val="-1"/>
          <w:numId w:val="0"/>
        </w:numPr>
        <w:ind w:firstLine="420"/>
        <w:rPr>
          <w:rFonts w:hint="eastAsia"/>
          <w:lang w:val="en-US" w:eastAsia="zh-CN"/>
        </w:rPr>
      </w:pPr>
      <w:r>
        <w:rPr>
          <w:rFonts w:hint="eastAsia" w:eastAsia="宋体"/>
          <w:lang w:val="en-US" w:eastAsia="zh-CN"/>
        </w:rPr>
        <w:t>点击列表中单条数据后面“启用”按钮，弹窗展示启用确认框，确认后对应数据状态变为启用，系统后续会自动根据报送频率创建报送任务；取消则不做变化。</w:t>
      </w:r>
    </w:p>
    <w:p>
      <w:pPr>
        <w:ind w:left="0" w:firstLine="420"/>
        <w:rPr>
          <w:rFonts w:hint="default"/>
          <w:lang w:eastAsia="zh-CN"/>
        </w:rPr>
      </w:pPr>
      <w:r>
        <w:rPr>
          <w:rFonts w:hint="eastAsia" w:eastAsia="宋体"/>
          <w:lang w:val="en-US" w:eastAsia="zh-CN"/>
        </w:rPr>
        <w:t>报送配置的启用</w:t>
      </w:r>
      <w:r>
        <w:rPr>
          <w:rFonts w:hint="eastAsia" w:eastAsia="宋体"/>
          <w:lang w:eastAsia="zh-CN"/>
        </w:rPr>
        <w:t>从下次任务开始生效，对已产生的任务没有影响。</w:t>
      </w:r>
    </w:p>
    <w:p/>
    <w:p>
      <w:pPr>
        <w:pStyle w:val="5"/>
        <w:numPr>
          <w:ilvl w:val="3"/>
          <w:numId w:val="10"/>
        </w:numPr>
        <w:bidi w:val="0"/>
        <w:ind w:left="864" w:leftChars="0" w:hanging="864" w:firstLineChars="0"/>
        <w:rPr>
          <w:lang w:eastAsia="zh-CN"/>
        </w:rPr>
      </w:pPr>
      <w:r>
        <w:rPr>
          <w:rFonts w:hint="eastAsia" w:eastAsia="宋体"/>
          <w:lang w:eastAsia="zh-CN"/>
        </w:rPr>
        <w:t>报送任务处理（管理员、跟踪人员）</w:t>
      </w:r>
    </w:p>
    <w:p>
      <w:pPr>
        <w:rPr>
          <w:rFonts w:hint="eastAsia" w:eastAsia="宋体"/>
          <w:lang w:eastAsia="zh-CN"/>
        </w:rPr>
      </w:pPr>
      <w:r>
        <w:rPr>
          <w:rFonts w:hint="eastAsia" w:eastAsia="宋体"/>
        </w:rPr>
        <w:t>该功能支持</w:t>
      </w:r>
      <w:r>
        <w:rPr>
          <w:rFonts w:hint="eastAsia" w:eastAsia="宋体"/>
          <w:lang w:eastAsia="zh-CN"/>
        </w:rPr>
        <w:t>报</w:t>
      </w:r>
      <w:r>
        <w:rPr>
          <w:rFonts w:hint="eastAsia" w:eastAsia="宋体"/>
        </w:rPr>
        <w:t>报送管理员、报送跟踪</w:t>
      </w:r>
      <w:r>
        <w:rPr>
          <w:rFonts w:hint="eastAsia" w:eastAsia="宋体"/>
          <w:lang w:eastAsia="zh-CN"/>
        </w:rPr>
        <w:t>人员</w:t>
      </w:r>
      <w:r>
        <w:rPr>
          <w:rFonts w:hint="eastAsia" w:eastAsia="宋体"/>
        </w:rPr>
        <w:t>查看跟踪</w:t>
      </w:r>
      <w:r>
        <w:rPr>
          <w:rFonts w:hint="eastAsia" w:eastAsia="宋体"/>
          <w:lang w:eastAsia="zh-CN"/>
        </w:rPr>
        <w:t>、退回</w:t>
      </w:r>
      <w:r>
        <w:rPr>
          <w:rFonts w:hint="eastAsia" w:eastAsia="宋体"/>
        </w:rPr>
        <w:t>报送任务</w:t>
      </w:r>
      <w:r>
        <w:rPr>
          <w:rFonts w:hint="eastAsia" w:eastAsia="宋体"/>
          <w:lang w:eastAsia="zh-CN"/>
        </w:rPr>
        <w:t>。</w:t>
      </w:r>
    </w:p>
    <w:p>
      <w:pPr>
        <w:pStyle w:val="6"/>
        <w:numPr>
          <w:ilvl w:val="4"/>
          <w:numId w:val="10"/>
        </w:numPr>
        <w:bidi w:val="0"/>
        <w:ind w:left="1008" w:leftChars="0" w:hanging="1008" w:firstLineChars="0"/>
        <w:rPr>
          <w:i w:val="0"/>
          <w:iCs w:val="0"/>
          <w:sz w:val="20"/>
          <w:szCs w:val="20"/>
          <w:lang w:eastAsia="zh-CN"/>
        </w:rPr>
      </w:pPr>
      <w:r>
        <w:rPr>
          <w:rFonts w:hint="eastAsia" w:eastAsia="宋体"/>
          <w:i w:val="0"/>
          <w:iCs w:val="0"/>
          <w:sz w:val="20"/>
          <w:szCs w:val="20"/>
          <w:lang w:eastAsia="zh-CN"/>
        </w:rPr>
        <w:t>参与者</w:t>
      </w:r>
    </w:p>
    <w:p>
      <w:pPr>
        <w:rPr>
          <w:rFonts w:hint="eastAsia" w:eastAsia="宋体"/>
          <w:lang w:eastAsia="zh-CN"/>
        </w:rPr>
      </w:pPr>
      <w:r>
        <w:rPr>
          <w:rFonts w:hint="eastAsia" w:eastAsia="宋体"/>
        </w:rPr>
        <w:t>报送跟踪</w:t>
      </w:r>
      <w:r>
        <w:rPr>
          <w:rFonts w:hint="eastAsia" w:eastAsia="宋体"/>
          <w:lang w:eastAsia="zh-CN"/>
        </w:rPr>
        <w:t>人</w:t>
      </w:r>
      <w:r>
        <w:rPr>
          <w:rFonts w:hint="eastAsia" w:eastAsia="宋体"/>
        </w:rPr>
        <w:t>户</w:t>
      </w:r>
      <w:r>
        <w:rPr>
          <w:rFonts w:hint="eastAsia" w:eastAsia="宋体"/>
          <w:lang w:eastAsia="zh-CN"/>
        </w:rPr>
        <w:t>、报送管理员。</w:t>
      </w:r>
    </w:p>
    <w:p>
      <w:pPr>
        <w:pStyle w:val="6"/>
        <w:numPr>
          <w:ilvl w:val="4"/>
          <w:numId w:val="10"/>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输入与输出</w:t>
      </w:r>
    </w:p>
    <w:p>
      <w:pPr>
        <w:rPr>
          <w:rFonts w:hint="eastAsia" w:eastAsia="宋体"/>
          <w:lang w:eastAsia="zh-CN"/>
        </w:rPr>
      </w:pPr>
      <w:r>
        <w:rPr>
          <w:rFonts w:hint="eastAsia" w:eastAsia="宋体"/>
        </w:rPr>
        <w:t>输入：</w:t>
      </w:r>
      <w:r>
        <w:rPr>
          <w:rFonts w:hint="eastAsia" w:eastAsia="宋体"/>
          <w:lang w:eastAsia="zh-CN"/>
        </w:rPr>
        <w:t>无</w:t>
      </w:r>
    </w:p>
    <w:p>
      <w:pPr>
        <w:rPr>
          <w:rFonts w:hint="eastAsia" w:eastAsia="宋体"/>
          <w:lang w:eastAsia="zh-CN"/>
        </w:rPr>
      </w:pPr>
      <w:r>
        <w:rPr>
          <w:rFonts w:hint="eastAsia" w:eastAsia="宋体"/>
        </w:rPr>
        <w:t>输出：</w:t>
      </w:r>
      <w:r>
        <w:rPr>
          <w:rFonts w:hint="eastAsia" w:eastAsia="宋体"/>
          <w:lang w:eastAsia="zh-CN"/>
        </w:rPr>
        <w:t>无</w:t>
      </w:r>
    </w:p>
    <w:p>
      <w:pPr>
        <w:pStyle w:val="6"/>
        <w:numPr>
          <w:ilvl w:val="4"/>
          <w:numId w:val="10"/>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前置条件和后置条件</w:t>
      </w:r>
    </w:p>
    <w:p>
      <w:pPr>
        <w:rPr>
          <w:rFonts w:hint="eastAsia"/>
        </w:rPr>
      </w:pPr>
      <w:r>
        <w:rPr>
          <w:rFonts w:hint="eastAsia" w:eastAsia="宋体"/>
          <w:lang w:eastAsia="zh-CN"/>
        </w:rPr>
        <w:t>前置条件：</w:t>
      </w:r>
      <w:r>
        <w:rPr>
          <w:rFonts w:hint="eastAsia" w:eastAsia="宋体"/>
        </w:rPr>
        <w:t>报送数据生成之后</w:t>
      </w:r>
      <w:r>
        <w:rPr>
          <w:rFonts w:hint="eastAsia" w:eastAsia="宋体"/>
          <w:lang w:eastAsia="zh-CN"/>
        </w:rPr>
        <w:t>，且到了报送配置设置的时间，系统</w:t>
      </w:r>
      <w:r>
        <w:rPr>
          <w:rFonts w:hint="eastAsia" w:eastAsia="宋体"/>
        </w:rPr>
        <w:t>生成对应的报送任务</w:t>
      </w:r>
      <w:r>
        <w:rPr>
          <w:rFonts w:hint="eastAsia" w:eastAsia="宋体"/>
          <w:lang w:eastAsia="zh-CN"/>
        </w:rPr>
        <w:t>。</w:t>
      </w:r>
    </w:p>
    <w:p>
      <w:pPr>
        <w:rPr>
          <w:rFonts w:hint="eastAsia" w:eastAsia="宋体"/>
          <w:lang w:eastAsia="zh-CN"/>
        </w:rPr>
      </w:pPr>
      <w:r>
        <w:rPr>
          <w:rFonts w:hint="eastAsia" w:eastAsia="宋体"/>
          <w:lang w:eastAsia="zh-CN"/>
        </w:rPr>
        <w:t>后置条件：无</w:t>
      </w:r>
    </w:p>
    <w:p>
      <w:pPr>
        <w:pStyle w:val="6"/>
        <w:numPr>
          <w:ilvl w:val="4"/>
          <w:numId w:val="10"/>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业务规则</w:t>
      </w:r>
    </w:p>
    <w:p>
      <w:pPr>
        <w:numPr>
          <w:ilvl w:val="0"/>
          <w:numId w:val="11"/>
        </w:numPr>
      </w:pPr>
      <w:r>
        <w:rPr>
          <w:rFonts w:hint="eastAsia" w:eastAsia="宋体"/>
        </w:rPr>
        <w:t>报表中心报送管理员、集团科技运营部报送管理员可以查询所有的报送任务。集团科技运营部报送管理员仅有查询权限，报表中心的报送管理员可以对各</w:t>
      </w:r>
      <w:r>
        <w:rPr>
          <w:rFonts w:hint="eastAsia" w:eastAsia="宋体"/>
          <w:lang w:eastAsia="zh-CN"/>
        </w:rPr>
        <w:t>报送单位</w:t>
      </w:r>
      <w:r>
        <w:rPr>
          <w:rFonts w:hint="eastAsia" w:eastAsia="宋体"/>
        </w:rPr>
        <w:t>的报送任务做退回，其中退回处理只能退回已完成的报送任务</w:t>
      </w:r>
      <w:r>
        <w:rPr>
          <w:rFonts w:hint="eastAsia" w:eastAsia="宋体"/>
          <w:lang w:eastAsia="zh-CN"/>
        </w:rPr>
        <w:t>。</w:t>
      </w:r>
    </w:p>
    <w:p>
      <w:pPr>
        <w:numPr>
          <w:ilvl w:val="0"/>
          <w:numId w:val="11"/>
        </w:numPr>
      </w:pPr>
      <w:r>
        <w:rPr>
          <w:rFonts w:hint="eastAsia" w:eastAsia="宋体"/>
          <w:lang w:eastAsia="zh-CN"/>
        </w:rPr>
        <w:t>如果已分配的提交人员或报送人员后续被移除对应报送单位，或其他情形导致该报表该数据期间至少有一个用户的任务生成失败会在备注列提示'存在任务创建异常'，下钻到列表里面任务创建异常的状态显示‘任务创建失败’。</w:t>
      </w:r>
    </w:p>
    <w:p>
      <w:pPr>
        <w:numPr>
          <w:ilvl w:val="0"/>
          <w:numId w:val="11"/>
        </w:numPr>
      </w:pPr>
      <w:r>
        <w:rPr>
          <w:rFonts w:hint="eastAsia" w:eastAsia="宋体"/>
        </w:rPr>
        <w:t>对超期未完成的任务给管理员发送邮件预警提醒</w:t>
      </w:r>
      <w:r>
        <w:rPr>
          <w:rFonts w:hint="eastAsia" w:eastAsia="宋体"/>
          <w:lang w:eastAsia="zh-CN"/>
        </w:rPr>
        <w:t>。</w:t>
      </w:r>
    </w:p>
    <w:p>
      <w:pPr>
        <w:pStyle w:val="6"/>
        <w:numPr>
          <w:ilvl w:val="4"/>
          <w:numId w:val="10"/>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页面规则及页面原型</w:t>
      </w:r>
    </w:p>
    <w:p>
      <w:pPr>
        <w:numPr>
          <w:ilvl w:val="0"/>
          <w:numId w:val="0"/>
        </w:numPr>
        <w:ind w:leftChars="0" w:firstLine="420"/>
        <w:rPr>
          <w:ins w:id="581" w:author="周婷" w:date="2020-08-26T14:16:34Z"/>
          <w:rFonts w:hint="eastAsia"/>
          <w:b w:val="0"/>
          <w:bCs w:val="0"/>
          <w:i w:val="0"/>
          <w:iCs w:val="0"/>
          <w:sz w:val="24"/>
          <w:szCs w:val="24"/>
          <w:lang w:eastAsia="zh-CN"/>
        </w:rPr>
      </w:pPr>
      <w:r>
        <w:rPr>
          <w:rFonts w:hint="eastAsia" w:eastAsia="宋体"/>
          <w:b w:val="0"/>
          <w:bCs w:val="0"/>
          <w:i w:val="0"/>
          <w:iCs w:val="0"/>
          <w:sz w:val="24"/>
          <w:szCs w:val="24"/>
          <w:lang w:eastAsia="zh-CN"/>
        </w:rPr>
        <w:t>报送管理员</w:t>
      </w:r>
      <w:r>
        <w:rPr>
          <w:rFonts w:hint="eastAsia" w:eastAsia="宋体"/>
          <w:lang w:eastAsia="zh-CN"/>
        </w:rPr>
        <w:t>和报送追踪人员</w:t>
      </w:r>
      <w:r>
        <w:rPr>
          <w:rFonts w:hint="eastAsia" w:eastAsia="宋体" w:cs="Arial"/>
          <w:szCs w:val="21"/>
        </w:rPr>
        <w:t>点击</w:t>
      </w:r>
      <w:r>
        <w:rPr>
          <w:rFonts w:hint="eastAsia" w:eastAsia="宋体"/>
          <w:i w:val="0"/>
          <w:iCs w:val="0"/>
          <w:sz w:val="24"/>
          <w:szCs w:val="24"/>
          <w:lang w:eastAsia="zh-CN"/>
        </w:rPr>
        <w:t>报表报送</w:t>
      </w:r>
      <w:r>
        <w:rPr>
          <w:rFonts w:hint="eastAsia" w:eastAsia="宋体"/>
          <w:b w:val="0"/>
          <w:bCs w:val="0"/>
          <w:i w:val="0"/>
          <w:iCs w:val="0"/>
          <w:sz w:val="24"/>
          <w:szCs w:val="24"/>
          <w:lang w:eastAsia="zh-CN"/>
        </w:rPr>
        <w:t>菜单下二级菜单【报送任务处理】</w:t>
      </w:r>
      <w:r>
        <w:rPr>
          <w:rFonts w:hint="eastAsia" w:eastAsia="宋体" w:cs="Arial"/>
          <w:szCs w:val="21"/>
        </w:rPr>
        <w:t>进入</w:t>
      </w:r>
      <w:r>
        <w:rPr>
          <w:rFonts w:hint="eastAsia" w:eastAsia="宋体" w:cs="Arial"/>
          <w:szCs w:val="21"/>
          <w:lang w:eastAsia="zh-CN"/>
        </w:rPr>
        <w:t>报送任务</w:t>
      </w:r>
      <w:r>
        <w:rPr>
          <w:rFonts w:hint="eastAsia" w:eastAsia="宋体"/>
          <w:b w:val="0"/>
          <w:bCs w:val="0"/>
          <w:i w:val="0"/>
          <w:iCs w:val="0"/>
          <w:sz w:val="24"/>
          <w:szCs w:val="24"/>
          <w:lang w:eastAsia="zh-CN"/>
        </w:rPr>
        <w:t>处理。</w:t>
      </w:r>
    </w:p>
    <w:p>
      <w:pPr>
        <w:numPr>
          <w:ilvl w:val="0"/>
          <w:numId w:val="0"/>
        </w:numPr>
        <w:ind w:leftChars="0" w:firstLine="420"/>
        <w:rPr>
          <w:rFonts w:hint="eastAsia"/>
          <w:b w:val="0"/>
          <w:bCs w:val="0"/>
          <w:i w:val="0"/>
          <w:iCs w:val="0"/>
          <w:sz w:val="24"/>
          <w:szCs w:val="24"/>
          <w:lang w:eastAsia="zh-CN"/>
        </w:rPr>
      </w:pPr>
      <w:ins w:id="582" w:author="周婷" w:date="2020-08-26T14:16:39Z">
        <w:r>
          <w:rPr>
            <w:rFonts w:hint="eastAsia" w:eastAsia="宋体"/>
            <w:b w:val="0"/>
            <w:bCs w:val="0"/>
            <w:i w:val="0"/>
            <w:iCs w:val="0"/>
            <w:sz w:val="24"/>
            <w:szCs w:val="24"/>
            <w:lang w:eastAsia="zh-CN"/>
          </w:rPr>
          <w:t>列</w:t>
        </w:r>
      </w:ins>
      <w:ins w:id="583" w:author="周婷" w:date="2020-08-26T14:16:40Z">
        <w:r>
          <w:rPr>
            <w:rFonts w:hint="eastAsia" w:eastAsia="宋体"/>
            <w:b w:val="0"/>
            <w:bCs w:val="0"/>
            <w:i w:val="0"/>
            <w:iCs w:val="0"/>
            <w:sz w:val="24"/>
            <w:szCs w:val="24"/>
            <w:lang w:eastAsia="zh-CN"/>
          </w:rPr>
          <w:t>表中</w:t>
        </w:r>
      </w:ins>
      <w:ins w:id="584" w:author="周婷" w:date="2020-08-26T14:16:43Z">
        <w:r>
          <w:rPr>
            <w:rFonts w:hint="eastAsia" w:eastAsia="宋体"/>
            <w:b w:val="0"/>
            <w:bCs w:val="0"/>
            <w:i w:val="0"/>
            <w:iCs w:val="0"/>
            <w:sz w:val="24"/>
            <w:szCs w:val="24"/>
            <w:lang w:eastAsia="zh-CN"/>
          </w:rPr>
          <w:t>任务</w:t>
        </w:r>
      </w:ins>
      <w:ins w:id="585" w:author="周婷" w:date="2020-08-26T14:16:49Z">
        <w:r>
          <w:rPr>
            <w:rFonts w:hint="eastAsia" w:eastAsia="宋体"/>
            <w:b w:val="0"/>
            <w:bCs w:val="0"/>
            <w:i w:val="0"/>
            <w:iCs w:val="0"/>
            <w:sz w:val="24"/>
            <w:szCs w:val="24"/>
            <w:lang w:eastAsia="zh-CN"/>
          </w:rPr>
          <w:t>的</w:t>
        </w:r>
      </w:ins>
      <w:ins w:id="586" w:author="周婷" w:date="2020-08-26T14:16:53Z">
        <w:r>
          <w:rPr>
            <w:rFonts w:hint="eastAsia" w:eastAsia="宋体"/>
            <w:b w:val="0"/>
            <w:bCs w:val="0"/>
            <w:i w:val="0"/>
            <w:iCs w:val="0"/>
            <w:sz w:val="24"/>
            <w:szCs w:val="24"/>
            <w:lang w:eastAsia="zh-CN"/>
          </w:rPr>
          <w:t>排序先</w:t>
        </w:r>
      </w:ins>
      <w:ins w:id="587" w:author="周婷" w:date="2020-08-26T14:16:54Z">
        <w:r>
          <w:rPr>
            <w:rFonts w:hint="eastAsia" w:eastAsia="宋体"/>
            <w:b w:val="0"/>
            <w:bCs w:val="0"/>
            <w:i w:val="0"/>
            <w:iCs w:val="0"/>
            <w:sz w:val="24"/>
            <w:szCs w:val="24"/>
            <w:lang w:eastAsia="zh-CN"/>
          </w:rPr>
          <w:t>看</w:t>
        </w:r>
      </w:ins>
      <w:ins w:id="588" w:author="周婷" w:date="2020-08-26T14:16:56Z">
        <w:r>
          <w:rPr>
            <w:rFonts w:hint="eastAsia" w:eastAsia="宋体"/>
            <w:b w:val="0"/>
            <w:bCs w:val="0"/>
            <w:i w:val="0"/>
            <w:iCs w:val="0"/>
            <w:sz w:val="24"/>
            <w:szCs w:val="24"/>
            <w:lang w:eastAsia="zh-CN"/>
          </w:rPr>
          <w:t>状态，</w:t>
        </w:r>
      </w:ins>
      <w:ins w:id="589" w:author="周婷" w:date="2020-08-26T14:17:01Z">
        <w:r>
          <w:rPr>
            <w:rFonts w:hint="eastAsia" w:eastAsia="宋体"/>
            <w:b w:val="0"/>
            <w:bCs w:val="0"/>
            <w:i w:val="0"/>
            <w:iCs w:val="0"/>
            <w:sz w:val="24"/>
            <w:szCs w:val="24"/>
            <w:lang w:eastAsia="zh-CN"/>
          </w:rPr>
          <w:t>进行</w:t>
        </w:r>
      </w:ins>
      <w:ins w:id="590" w:author="周婷" w:date="2020-08-26T14:17:02Z">
        <w:r>
          <w:rPr>
            <w:rFonts w:hint="eastAsia" w:eastAsia="宋体"/>
            <w:b w:val="0"/>
            <w:bCs w:val="0"/>
            <w:i w:val="0"/>
            <w:iCs w:val="0"/>
            <w:sz w:val="24"/>
            <w:szCs w:val="24"/>
            <w:lang w:eastAsia="zh-CN"/>
          </w:rPr>
          <w:t>中</w:t>
        </w:r>
      </w:ins>
      <w:ins w:id="591" w:author="周婷" w:date="2020-08-26T14:17:03Z">
        <w:r>
          <w:rPr>
            <w:rFonts w:hint="eastAsia" w:eastAsia="宋体"/>
            <w:b w:val="0"/>
            <w:bCs w:val="0"/>
            <w:i w:val="0"/>
            <w:iCs w:val="0"/>
            <w:sz w:val="24"/>
            <w:szCs w:val="24"/>
            <w:lang w:eastAsia="zh-CN"/>
          </w:rPr>
          <w:t>的</w:t>
        </w:r>
      </w:ins>
      <w:ins w:id="592" w:author="周婷" w:date="2020-08-26T14:17:04Z">
        <w:r>
          <w:rPr>
            <w:rFonts w:hint="eastAsia" w:eastAsia="宋体"/>
            <w:b w:val="0"/>
            <w:bCs w:val="0"/>
            <w:i w:val="0"/>
            <w:iCs w:val="0"/>
            <w:sz w:val="24"/>
            <w:szCs w:val="24"/>
            <w:lang w:eastAsia="zh-CN"/>
          </w:rPr>
          <w:t>任务</w:t>
        </w:r>
      </w:ins>
      <w:ins w:id="593" w:author="周婷" w:date="2020-08-26T14:17:06Z">
        <w:r>
          <w:rPr>
            <w:rFonts w:hint="eastAsia" w:eastAsia="宋体"/>
            <w:b w:val="0"/>
            <w:bCs w:val="0"/>
            <w:i w:val="0"/>
            <w:iCs w:val="0"/>
            <w:sz w:val="24"/>
            <w:szCs w:val="24"/>
            <w:lang w:eastAsia="zh-CN"/>
          </w:rPr>
          <w:t>在</w:t>
        </w:r>
      </w:ins>
      <w:ins w:id="594" w:author="周婷" w:date="2020-08-26T14:17:22Z">
        <w:r>
          <w:rPr>
            <w:rFonts w:hint="eastAsia" w:eastAsia="宋体"/>
            <w:b w:val="0"/>
            <w:bCs w:val="0"/>
            <w:i w:val="0"/>
            <w:iCs w:val="0"/>
            <w:sz w:val="24"/>
            <w:szCs w:val="24"/>
            <w:lang w:eastAsia="zh-CN"/>
          </w:rPr>
          <w:t>前</w:t>
        </w:r>
      </w:ins>
      <w:ins w:id="595" w:author="周婷" w:date="2020-08-26T14:17:09Z">
        <w:r>
          <w:rPr>
            <w:rFonts w:hint="eastAsia" w:eastAsia="宋体"/>
            <w:b w:val="0"/>
            <w:bCs w:val="0"/>
            <w:i w:val="0"/>
            <w:iCs w:val="0"/>
            <w:sz w:val="24"/>
            <w:szCs w:val="24"/>
            <w:lang w:eastAsia="zh-CN"/>
          </w:rPr>
          <w:t>，</w:t>
        </w:r>
      </w:ins>
      <w:ins w:id="596" w:author="周婷" w:date="2020-08-26T14:17:10Z">
        <w:r>
          <w:rPr>
            <w:rFonts w:hint="eastAsia" w:eastAsia="宋体"/>
            <w:b w:val="0"/>
            <w:bCs w:val="0"/>
            <w:i w:val="0"/>
            <w:iCs w:val="0"/>
            <w:sz w:val="24"/>
            <w:szCs w:val="24"/>
            <w:lang w:eastAsia="zh-CN"/>
          </w:rPr>
          <w:t>完成</w:t>
        </w:r>
      </w:ins>
      <w:ins w:id="597" w:author="周婷" w:date="2020-08-26T14:17:11Z">
        <w:r>
          <w:rPr>
            <w:rFonts w:hint="eastAsia" w:eastAsia="宋体"/>
            <w:b w:val="0"/>
            <w:bCs w:val="0"/>
            <w:i w:val="0"/>
            <w:iCs w:val="0"/>
            <w:sz w:val="24"/>
            <w:szCs w:val="24"/>
            <w:lang w:eastAsia="zh-CN"/>
          </w:rPr>
          <w:t>的</w:t>
        </w:r>
      </w:ins>
      <w:ins w:id="598" w:author="周婷" w:date="2020-08-26T14:17:12Z">
        <w:r>
          <w:rPr>
            <w:rFonts w:hint="eastAsia" w:eastAsia="宋体"/>
            <w:b w:val="0"/>
            <w:bCs w:val="0"/>
            <w:i w:val="0"/>
            <w:iCs w:val="0"/>
            <w:sz w:val="24"/>
            <w:szCs w:val="24"/>
            <w:lang w:eastAsia="zh-CN"/>
          </w:rPr>
          <w:t>任务</w:t>
        </w:r>
      </w:ins>
      <w:ins w:id="599" w:author="周婷" w:date="2020-08-26T14:17:13Z">
        <w:r>
          <w:rPr>
            <w:rFonts w:hint="eastAsia" w:eastAsia="宋体"/>
            <w:b w:val="0"/>
            <w:bCs w:val="0"/>
            <w:i w:val="0"/>
            <w:iCs w:val="0"/>
            <w:sz w:val="24"/>
            <w:szCs w:val="24"/>
            <w:lang w:eastAsia="zh-CN"/>
          </w:rPr>
          <w:t>在</w:t>
        </w:r>
      </w:ins>
      <w:ins w:id="600" w:author="周婷" w:date="2020-08-26T14:17:25Z">
        <w:r>
          <w:rPr>
            <w:rFonts w:hint="eastAsia" w:eastAsia="宋体"/>
            <w:b w:val="0"/>
            <w:bCs w:val="0"/>
            <w:i w:val="0"/>
            <w:iCs w:val="0"/>
            <w:sz w:val="24"/>
            <w:szCs w:val="24"/>
            <w:lang w:eastAsia="zh-CN"/>
          </w:rPr>
          <w:t>后</w:t>
        </w:r>
      </w:ins>
      <w:ins w:id="601" w:author="周婷" w:date="2020-08-26T14:17:26Z">
        <w:r>
          <w:rPr>
            <w:rFonts w:hint="eastAsia" w:eastAsia="宋体"/>
            <w:b w:val="0"/>
            <w:bCs w:val="0"/>
            <w:i w:val="0"/>
            <w:iCs w:val="0"/>
            <w:sz w:val="24"/>
            <w:szCs w:val="24"/>
            <w:lang w:eastAsia="zh-CN"/>
          </w:rPr>
          <w:t>；</w:t>
        </w:r>
      </w:ins>
      <w:ins w:id="602" w:author="周婷" w:date="2020-08-26T14:17:36Z">
        <w:r>
          <w:rPr>
            <w:rFonts w:hint="eastAsia" w:eastAsia="宋体"/>
            <w:b w:val="0"/>
            <w:bCs w:val="0"/>
            <w:i w:val="0"/>
            <w:iCs w:val="0"/>
            <w:sz w:val="24"/>
            <w:szCs w:val="24"/>
            <w:lang w:eastAsia="zh-CN"/>
          </w:rPr>
          <w:t>相同</w:t>
        </w:r>
      </w:ins>
      <w:ins w:id="603" w:author="周婷" w:date="2020-08-26T14:17:38Z">
        <w:r>
          <w:rPr>
            <w:rFonts w:hint="eastAsia" w:eastAsia="宋体"/>
            <w:b w:val="0"/>
            <w:bCs w:val="0"/>
            <w:i w:val="0"/>
            <w:iCs w:val="0"/>
            <w:sz w:val="24"/>
            <w:szCs w:val="24"/>
            <w:lang w:eastAsia="zh-CN"/>
          </w:rPr>
          <w:t>状态</w:t>
        </w:r>
      </w:ins>
      <w:ins w:id="604" w:author="周婷" w:date="2020-08-26T14:17:39Z">
        <w:r>
          <w:rPr>
            <w:rFonts w:hint="eastAsia" w:eastAsia="宋体"/>
            <w:b w:val="0"/>
            <w:bCs w:val="0"/>
            <w:i w:val="0"/>
            <w:iCs w:val="0"/>
            <w:sz w:val="24"/>
            <w:szCs w:val="24"/>
            <w:lang w:eastAsia="zh-CN"/>
          </w:rPr>
          <w:t>的</w:t>
        </w:r>
      </w:ins>
      <w:ins w:id="605" w:author="周婷" w:date="2020-08-26T14:17:42Z">
        <w:r>
          <w:rPr>
            <w:rFonts w:hint="eastAsia" w:eastAsia="宋体"/>
            <w:b w:val="0"/>
            <w:bCs w:val="0"/>
            <w:i w:val="0"/>
            <w:iCs w:val="0"/>
            <w:sz w:val="24"/>
            <w:szCs w:val="24"/>
            <w:lang w:eastAsia="zh-CN"/>
          </w:rPr>
          <w:t>任务</w:t>
        </w:r>
      </w:ins>
      <w:ins w:id="606" w:author="周婷" w:date="2020-08-26T14:17:45Z">
        <w:r>
          <w:rPr>
            <w:rFonts w:hint="eastAsia" w:eastAsia="宋体"/>
            <w:b w:val="0"/>
            <w:bCs w:val="0"/>
            <w:i w:val="0"/>
            <w:iCs w:val="0"/>
            <w:sz w:val="24"/>
            <w:szCs w:val="24"/>
            <w:lang w:eastAsia="zh-CN"/>
          </w:rPr>
          <w:t>再</w:t>
        </w:r>
      </w:ins>
      <w:ins w:id="607" w:author="周婷" w:date="2020-08-26T14:17:57Z">
        <w:r>
          <w:rPr>
            <w:rFonts w:hint="eastAsia" w:eastAsia="宋体"/>
            <w:b w:val="0"/>
            <w:bCs w:val="0"/>
            <w:i w:val="0"/>
            <w:iCs w:val="0"/>
            <w:sz w:val="24"/>
            <w:szCs w:val="24"/>
            <w:lang w:eastAsia="zh-CN"/>
          </w:rPr>
          <w:t>按照截止时间升序</w:t>
        </w:r>
      </w:ins>
      <w:ins w:id="608" w:author="周婷" w:date="2020-08-26T14:18:00Z">
        <w:r>
          <w:rPr>
            <w:rFonts w:hint="eastAsia" w:eastAsia="宋体"/>
            <w:b w:val="0"/>
            <w:bCs w:val="0"/>
            <w:i w:val="0"/>
            <w:iCs w:val="0"/>
            <w:sz w:val="24"/>
            <w:szCs w:val="24"/>
            <w:lang w:eastAsia="zh-CN"/>
          </w:rPr>
          <w:t>排序</w:t>
        </w:r>
      </w:ins>
      <w:ins w:id="609" w:author="周婷" w:date="2020-08-26T14:18:01Z">
        <w:r>
          <w:rPr>
            <w:rFonts w:hint="eastAsia" w:eastAsia="宋体"/>
            <w:b w:val="0"/>
            <w:bCs w:val="0"/>
            <w:i w:val="0"/>
            <w:iCs w:val="0"/>
            <w:sz w:val="24"/>
            <w:szCs w:val="24"/>
            <w:lang w:eastAsia="zh-CN"/>
          </w:rPr>
          <w:t>（</w:t>
        </w:r>
      </w:ins>
      <w:ins w:id="610" w:author="周婷" w:date="2020-08-26T14:18:03Z">
        <w:r>
          <w:rPr>
            <w:rFonts w:hint="eastAsia" w:eastAsia="宋体"/>
            <w:b w:val="0"/>
            <w:bCs w:val="0"/>
            <w:i w:val="0"/>
            <w:iCs w:val="0"/>
            <w:sz w:val="24"/>
            <w:szCs w:val="24"/>
            <w:lang w:eastAsia="zh-CN"/>
          </w:rPr>
          <w:t>即</w:t>
        </w:r>
      </w:ins>
      <w:ins w:id="611" w:author="周婷" w:date="2020-08-26T14:18:11Z">
        <w:r>
          <w:rPr>
            <w:rFonts w:hint="eastAsia" w:eastAsia="宋体"/>
            <w:b w:val="0"/>
            <w:bCs w:val="0"/>
            <w:i w:val="0"/>
            <w:iCs w:val="0"/>
            <w:sz w:val="24"/>
            <w:szCs w:val="24"/>
            <w:lang w:eastAsia="zh-CN"/>
          </w:rPr>
          <w:t>任务</w:t>
        </w:r>
      </w:ins>
      <w:ins w:id="612" w:author="周婷" w:date="2020-08-26T14:18:14Z">
        <w:r>
          <w:rPr>
            <w:rFonts w:hint="eastAsia" w:eastAsia="宋体"/>
            <w:b w:val="0"/>
            <w:bCs w:val="0"/>
            <w:i w:val="0"/>
            <w:iCs w:val="0"/>
            <w:sz w:val="24"/>
            <w:szCs w:val="24"/>
            <w:lang w:eastAsia="zh-CN"/>
          </w:rPr>
          <w:t>截止</w:t>
        </w:r>
      </w:ins>
      <w:ins w:id="613" w:author="周婷" w:date="2020-08-26T14:18:15Z">
        <w:r>
          <w:rPr>
            <w:rFonts w:hint="eastAsia" w:eastAsia="宋体"/>
            <w:b w:val="0"/>
            <w:bCs w:val="0"/>
            <w:i w:val="0"/>
            <w:iCs w:val="0"/>
            <w:sz w:val="24"/>
            <w:szCs w:val="24"/>
            <w:lang w:eastAsia="zh-CN"/>
          </w:rPr>
          <w:t>时间</w:t>
        </w:r>
      </w:ins>
      <w:ins w:id="614" w:author="周婷" w:date="2020-08-26T14:18:18Z">
        <w:r>
          <w:rPr>
            <w:rFonts w:hint="eastAsia" w:eastAsia="宋体"/>
            <w:b w:val="0"/>
            <w:bCs w:val="0"/>
            <w:i w:val="0"/>
            <w:iCs w:val="0"/>
            <w:sz w:val="24"/>
            <w:szCs w:val="24"/>
            <w:lang w:eastAsia="zh-CN"/>
          </w:rPr>
          <w:t>早的</w:t>
        </w:r>
      </w:ins>
      <w:ins w:id="615" w:author="周婷" w:date="2020-08-26T14:18:20Z">
        <w:r>
          <w:rPr>
            <w:rFonts w:hint="eastAsia" w:eastAsia="宋体"/>
            <w:b w:val="0"/>
            <w:bCs w:val="0"/>
            <w:i w:val="0"/>
            <w:iCs w:val="0"/>
            <w:sz w:val="24"/>
            <w:szCs w:val="24"/>
            <w:lang w:eastAsia="zh-CN"/>
          </w:rPr>
          <w:t>在</w:t>
        </w:r>
      </w:ins>
      <w:ins w:id="616" w:author="周婷" w:date="2020-08-26T14:18:22Z">
        <w:r>
          <w:rPr>
            <w:rFonts w:hint="eastAsia" w:eastAsia="宋体"/>
            <w:b w:val="0"/>
            <w:bCs w:val="0"/>
            <w:i w:val="0"/>
            <w:iCs w:val="0"/>
            <w:sz w:val="24"/>
            <w:szCs w:val="24"/>
            <w:lang w:eastAsia="zh-CN"/>
          </w:rPr>
          <w:t>前</w:t>
        </w:r>
      </w:ins>
      <w:ins w:id="617" w:author="周婷" w:date="2020-08-26T14:18:23Z">
        <w:r>
          <w:rPr>
            <w:rFonts w:hint="eastAsia" w:eastAsia="宋体"/>
            <w:b w:val="0"/>
            <w:bCs w:val="0"/>
            <w:i w:val="0"/>
            <w:iCs w:val="0"/>
            <w:sz w:val="24"/>
            <w:szCs w:val="24"/>
            <w:lang w:eastAsia="zh-CN"/>
          </w:rPr>
          <w:t>，</w:t>
        </w:r>
      </w:ins>
      <w:ins w:id="618" w:author="周婷" w:date="2020-08-26T14:18:31Z">
        <w:r>
          <w:rPr>
            <w:rFonts w:hint="eastAsia" w:eastAsia="宋体"/>
            <w:b w:val="0"/>
            <w:bCs w:val="0"/>
            <w:i w:val="0"/>
            <w:iCs w:val="0"/>
            <w:sz w:val="24"/>
            <w:szCs w:val="24"/>
            <w:lang w:eastAsia="zh-CN"/>
          </w:rPr>
          <w:t>任务截止时间</w:t>
        </w:r>
      </w:ins>
      <w:ins w:id="619" w:author="周婷" w:date="2020-08-26T14:18:35Z">
        <w:r>
          <w:rPr>
            <w:rFonts w:hint="eastAsia" w:eastAsia="宋体"/>
            <w:b w:val="0"/>
            <w:bCs w:val="0"/>
            <w:i w:val="0"/>
            <w:iCs w:val="0"/>
            <w:sz w:val="24"/>
            <w:szCs w:val="24"/>
            <w:lang w:eastAsia="zh-CN"/>
          </w:rPr>
          <w:t>晚的</w:t>
        </w:r>
      </w:ins>
      <w:ins w:id="620" w:author="周婷" w:date="2020-08-26T14:18:36Z">
        <w:r>
          <w:rPr>
            <w:rFonts w:hint="eastAsia" w:eastAsia="宋体"/>
            <w:b w:val="0"/>
            <w:bCs w:val="0"/>
            <w:i w:val="0"/>
            <w:iCs w:val="0"/>
            <w:sz w:val="24"/>
            <w:szCs w:val="24"/>
            <w:lang w:eastAsia="zh-CN"/>
          </w:rPr>
          <w:t>在后</w:t>
        </w:r>
      </w:ins>
      <w:ins w:id="621" w:author="周婷" w:date="2020-08-26T14:18:01Z">
        <w:r>
          <w:rPr>
            <w:rFonts w:hint="eastAsia" w:eastAsia="宋体"/>
            <w:b w:val="0"/>
            <w:bCs w:val="0"/>
            <w:i w:val="0"/>
            <w:iCs w:val="0"/>
            <w:sz w:val="24"/>
            <w:szCs w:val="24"/>
            <w:lang w:eastAsia="zh-CN"/>
          </w:rPr>
          <w:t>）</w:t>
        </w:r>
      </w:ins>
      <w:ins w:id="622" w:author="周婷" w:date="2020-08-26T14:18:42Z">
        <w:r>
          <w:rPr>
            <w:rFonts w:hint="eastAsia" w:eastAsia="宋体"/>
            <w:b w:val="0"/>
            <w:bCs w:val="0"/>
            <w:i w:val="0"/>
            <w:iCs w:val="0"/>
            <w:sz w:val="24"/>
            <w:szCs w:val="24"/>
            <w:lang w:eastAsia="zh-CN"/>
          </w:rPr>
          <w:t>。</w:t>
        </w:r>
      </w:ins>
    </w:p>
    <w:p>
      <w:pPr>
        <w:rPr>
          <w:rFonts w:hint="eastAsia"/>
          <w:b w:val="0"/>
          <w:bCs w:val="0"/>
          <w:i w:val="0"/>
          <w:iCs w:val="0"/>
          <w:sz w:val="24"/>
          <w:szCs w:val="24"/>
          <w:lang w:eastAsia="zh-CN"/>
        </w:rPr>
      </w:pPr>
      <w:ins w:id="623" w:author="周婷" w:date="2020-08-27T21:59:10Z">
        <w:r>
          <w:rPr/>
          <w:drawing>
            <wp:inline distT="0" distB="0" distL="114300" distR="114300">
              <wp:extent cx="6107430" cy="2987675"/>
              <wp:effectExtent l="0" t="0" r="7620" b="31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1"/>
                      <a:stretch>
                        <a:fillRect/>
                      </a:stretch>
                    </pic:blipFill>
                    <pic:spPr>
                      <a:xfrm>
                        <a:off x="0" y="0"/>
                        <a:ext cx="6107430" cy="2987675"/>
                      </a:xfrm>
                      <a:prstGeom prst="rect">
                        <a:avLst/>
                      </a:prstGeom>
                      <a:noFill/>
                      <a:ln>
                        <a:noFill/>
                      </a:ln>
                    </pic:spPr>
                  </pic:pic>
                </a:graphicData>
              </a:graphic>
            </wp:inline>
          </w:drawing>
        </w:r>
      </w:ins>
    </w:p>
    <w:p>
      <w:pPr>
        <w:pStyle w:val="7"/>
        <w:numPr>
          <w:ilvl w:val="5"/>
          <w:numId w:val="12"/>
        </w:numPr>
        <w:ind w:left="1152" w:leftChars="0" w:hanging="1152" w:firstLineChars="0"/>
        <w:rPr>
          <w:rFonts w:hint="eastAsia"/>
          <w:lang w:eastAsia="zh-CN"/>
        </w:rPr>
      </w:pPr>
      <w:r>
        <w:rPr>
          <w:rFonts w:hint="default" w:eastAsia="宋体"/>
          <w:lang w:eastAsia="zh-CN"/>
        </w:rPr>
        <w:t>筛选内容</w:t>
      </w:r>
    </w:p>
    <w:p>
      <w:pPr>
        <w:numPr>
          <w:ilvl w:val="-1"/>
          <w:numId w:val="0"/>
        </w:numPr>
        <w:rPr>
          <w:color w:val="000000"/>
        </w:rPr>
      </w:pPr>
      <w:r>
        <w:rPr>
          <w:rFonts w:hint="eastAsia" w:eastAsia="宋体"/>
          <w:color w:val="000000"/>
        </w:rPr>
        <w:t>列表上方支持筛选的内容有以下：</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6"/>
        <w:gridCol w:w="1575"/>
        <w:gridCol w:w="5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b/>
                <w:bCs/>
                <w:color w:val="000000"/>
              </w:rPr>
            </w:pPr>
            <w:r>
              <w:rPr>
                <w:rFonts w:hint="eastAsia" w:eastAsia="宋体"/>
                <w:b/>
                <w:bCs/>
                <w:color w:val="000000"/>
              </w:rPr>
              <w:t>可筛选字段</w:t>
            </w:r>
          </w:p>
        </w:tc>
        <w:tc>
          <w:tcPr>
            <w:tcW w:w="1575" w:type="dxa"/>
          </w:tcPr>
          <w:p>
            <w:pPr>
              <w:widowControl w:val="0"/>
              <w:jc w:val="both"/>
              <w:rPr>
                <w:b/>
                <w:bCs/>
                <w:color w:val="000000"/>
              </w:rPr>
            </w:pPr>
            <w:r>
              <w:rPr>
                <w:rFonts w:hint="eastAsia" w:eastAsia="宋体"/>
                <w:b/>
                <w:bCs/>
                <w:color w:val="000000"/>
              </w:rPr>
              <w:t>控件类型</w:t>
            </w:r>
          </w:p>
        </w:tc>
        <w:tc>
          <w:tcPr>
            <w:tcW w:w="5371" w:type="dxa"/>
          </w:tcPr>
          <w:p>
            <w:pPr>
              <w:widowControl w:val="0"/>
              <w:jc w:val="both"/>
              <w:rPr>
                <w:b/>
                <w:bCs/>
                <w:color w:val="000000"/>
              </w:rPr>
            </w:pPr>
            <w:r>
              <w:rPr>
                <w:rFonts w:hint="eastAsia" w:eastAsia="宋体"/>
                <w:b/>
                <w:bCs/>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olor w:val="000000"/>
                <w:lang w:eastAsia="zh-CN"/>
              </w:rPr>
              <w:t>报表名称</w:t>
            </w:r>
          </w:p>
        </w:tc>
        <w:tc>
          <w:tcPr>
            <w:tcW w:w="1575"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olor w:val="000000"/>
              </w:rPr>
              <w:t>文本输入框</w:t>
            </w:r>
          </w:p>
        </w:tc>
        <w:tc>
          <w:tcPr>
            <w:tcW w:w="5371" w:type="dxa"/>
            <w:vAlign w:val="top"/>
          </w:tcPr>
          <w:p>
            <w:pPr>
              <w:widowControl w:val="0"/>
              <w:jc w:val="both"/>
              <w:rPr>
                <w:rFonts w:hint="eastAsia" w:ascii="宋体" w:hAnsi="宋体" w:eastAsia="宋体" w:cs="宋体"/>
                <w:bCs/>
                <w:kern w:val="44"/>
                <w:sz w:val="24"/>
                <w:szCs w:val="21"/>
                <w:lang w:val="en-US" w:eastAsia="zh-CN" w:bidi="ar-SA"/>
              </w:rPr>
            </w:pPr>
            <w:r>
              <w:rPr>
                <w:rFonts w:hint="eastAsia" w:eastAsia="宋体"/>
                <w:bCs/>
                <w:kern w:val="44"/>
                <w:szCs w:val="21"/>
              </w:rPr>
              <w:t>支持模糊搜索</w:t>
            </w:r>
            <w:r>
              <w:rPr>
                <w:rFonts w:hint="eastAsia" w:eastAsia="宋体"/>
                <w:bCs/>
                <w:kern w:val="44"/>
                <w:szCs w:val="21"/>
                <w:lang w:eastAsia="zh-CN"/>
              </w:rPr>
              <w:t>，如果没有匹配的则提示：没有搜索到“</w:t>
            </w:r>
            <w:r>
              <w:rPr>
                <w:rFonts w:hint="eastAsia" w:eastAsia="宋体"/>
                <w:bCs/>
                <w:kern w:val="44"/>
                <w:szCs w:val="21"/>
                <w:lang w:val="en-US" w:eastAsia="zh-CN"/>
              </w:rPr>
              <w:t>XXX</w:t>
            </w:r>
            <w:r>
              <w:rPr>
                <w:rFonts w:hint="eastAsia" w:eastAsia="宋体"/>
                <w:bCs/>
                <w:kern w:val="44"/>
                <w:szCs w:val="21"/>
                <w:lang w:eastAsia="zh-CN"/>
              </w:rPr>
              <w:t>”匹配的结果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olor w:val="000000"/>
                <w:lang w:eastAsia="zh-CN"/>
              </w:rPr>
              <w:t>数据期间</w:t>
            </w:r>
          </w:p>
        </w:tc>
        <w:tc>
          <w:tcPr>
            <w:tcW w:w="1575" w:type="dxa"/>
            <w:vAlign w:val="top"/>
          </w:tcPr>
          <w:p>
            <w:pPr>
              <w:widowControl w:val="0"/>
              <w:jc w:val="both"/>
              <w:rPr>
                <w:rFonts w:hint="eastAsia" w:ascii="宋体" w:hAnsi="宋体" w:eastAsia="宋体" w:cs="宋体"/>
                <w:color w:val="000000"/>
                <w:sz w:val="24"/>
                <w:szCs w:val="24"/>
                <w:vertAlign w:val="baseline"/>
                <w:lang w:val="en-US" w:eastAsia="zh-CN" w:bidi="ar-SA"/>
              </w:rPr>
            </w:pPr>
            <w:del w:id="625" w:author="周婷" w:date="2020-08-26T14:37:01Z">
              <w:r>
                <w:rPr>
                  <w:rFonts w:hint="eastAsia" w:eastAsia="宋体"/>
                  <w:color w:val="000000"/>
                </w:rPr>
                <w:delText>文本输入框</w:delText>
              </w:r>
            </w:del>
            <w:ins w:id="626" w:author="周婷" w:date="2020-08-26T14:37:01Z">
              <w:r>
                <w:rPr>
                  <w:rFonts w:hint="eastAsia" w:eastAsia="宋体"/>
                  <w:color w:val="000000"/>
                  <w:lang w:eastAsia="zh-CN"/>
                </w:rPr>
                <w:t>时间</w:t>
              </w:r>
            </w:ins>
            <w:ins w:id="627" w:author="周婷" w:date="2020-08-26T14:37:03Z">
              <w:r>
                <w:rPr>
                  <w:rFonts w:hint="eastAsia" w:eastAsia="宋体"/>
                  <w:color w:val="000000"/>
                  <w:lang w:eastAsia="zh-CN"/>
                </w:rPr>
                <w:t>控件</w:t>
              </w:r>
            </w:ins>
          </w:p>
        </w:tc>
        <w:tc>
          <w:tcPr>
            <w:tcW w:w="5371" w:type="dxa"/>
            <w:vAlign w:val="top"/>
          </w:tcPr>
          <w:p>
            <w:pPr>
              <w:widowControl w:val="0"/>
              <w:jc w:val="both"/>
              <w:rPr>
                <w:ins w:id="628" w:author="周婷" w:date="2020-08-26T14:36:45Z"/>
                <w:rFonts w:hint="eastAsia"/>
                <w:bCs/>
                <w:kern w:val="44"/>
                <w:szCs w:val="21"/>
                <w:lang w:val="en-US" w:eastAsia="zh-CN"/>
              </w:rPr>
            </w:pPr>
            <w:ins w:id="629" w:author="周婷" w:date="2020-08-26T14:36:03Z">
              <w:r>
                <w:rPr>
                  <w:rFonts w:hint="eastAsia" w:eastAsia="宋体"/>
                  <w:bCs/>
                  <w:kern w:val="44"/>
                  <w:szCs w:val="21"/>
                  <w:lang w:val="en-US" w:eastAsia="zh-CN"/>
                </w:rPr>
                <w:t>1</w:t>
              </w:r>
            </w:ins>
            <w:ins w:id="630" w:author="周婷" w:date="2020-08-26T14:36:05Z">
              <w:r>
                <w:rPr>
                  <w:rFonts w:hint="eastAsia" w:eastAsia="宋体"/>
                  <w:bCs/>
                  <w:kern w:val="44"/>
                  <w:szCs w:val="21"/>
                  <w:lang w:val="en-US" w:eastAsia="zh-CN"/>
                </w:rPr>
                <w:t>只有</w:t>
              </w:r>
            </w:ins>
            <w:ins w:id="631" w:author="周婷" w:date="2020-08-26T14:36:17Z">
              <w:r>
                <w:rPr>
                  <w:rFonts w:hint="eastAsia" w:eastAsia="宋体"/>
                  <w:bCs/>
                  <w:kern w:val="44"/>
                  <w:szCs w:val="21"/>
                  <w:lang w:val="en-US" w:eastAsia="zh-CN"/>
                </w:rPr>
                <w:t>筛选了</w:t>
              </w:r>
            </w:ins>
            <w:ins w:id="632" w:author="周婷" w:date="2020-08-26T14:36:18Z">
              <w:r>
                <w:rPr>
                  <w:rFonts w:hint="eastAsia" w:eastAsia="宋体"/>
                  <w:bCs/>
                  <w:kern w:val="44"/>
                  <w:szCs w:val="21"/>
                  <w:lang w:val="en-US" w:eastAsia="zh-CN"/>
                </w:rPr>
                <w:t>报表</w:t>
              </w:r>
            </w:ins>
            <w:ins w:id="633" w:author="周婷" w:date="2020-08-26T14:36:19Z">
              <w:r>
                <w:rPr>
                  <w:rFonts w:hint="eastAsia" w:eastAsia="宋体"/>
                  <w:bCs/>
                  <w:kern w:val="44"/>
                  <w:szCs w:val="21"/>
                  <w:lang w:val="en-US" w:eastAsia="zh-CN"/>
                </w:rPr>
                <w:t>名称</w:t>
              </w:r>
            </w:ins>
            <w:ins w:id="634" w:author="周婷" w:date="2020-08-26T14:36:20Z">
              <w:r>
                <w:rPr>
                  <w:rFonts w:hint="eastAsia" w:eastAsia="宋体"/>
                  <w:bCs/>
                  <w:kern w:val="44"/>
                  <w:szCs w:val="21"/>
                  <w:lang w:val="en-US" w:eastAsia="zh-CN"/>
                </w:rPr>
                <w:t>以后</w:t>
              </w:r>
            </w:ins>
            <w:ins w:id="635" w:author="周婷" w:date="2020-08-26T14:36:21Z">
              <w:r>
                <w:rPr>
                  <w:rFonts w:hint="eastAsia" w:eastAsia="宋体"/>
                  <w:bCs/>
                  <w:kern w:val="44"/>
                  <w:szCs w:val="21"/>
                  <w:lang w:val="en-US" w:eastAsia="zh-CN"/>
                </w:rPr>
                <w:t>才会</w:t>
              </w:r>
            </w:ins>
            <w:ins w:id="636" w:author="周婷" w:date="2020-08-26T14:36:23Z">
              <w:r>
                <w:rPr>
                  <w:rFonts w:hint="eastAsia" w:eastAsia="宋体"/>
                  <w:bCs/>
                  <w:kern w:val="44"/>
                  <w:szCs w:val="21"/>
                  <w:lang w:val="en-US" w:eastAsia="zh-CN"/>
                </w:rPr>
                <w:t>展示</w:t>
              </w:r>
            </w:ins>
            <w:ins w:id="637" w:author="周婷" w:date="2020-08-26T14:36:31Z">
              <w:r>
                <w:rPr>
                  <w:rFonts w:hint="eastAsia" w:eastAsia="宋体"/>
                  <w:bCs/>
                  <w:kern w:val="44"/>
                  <w:szCs w:val="21"/>
                  <w:lang w:val="en-US" w:eastAsia="zh-CN"/>
                </w:rPr>
                <w:t>数据</w:t>
              </w:r>
            </w:ins>
            <w:ins w:id="638" w:author="周婷" w:date="2020-08-26T14:36:32Z">
              <w:r>
                <w:rPr>
                  <w:rFonts w:hint="eastAsia" w:eastAsia="宋体"/>
                  <w:bCs/>
                  <w:kern w:val="44"/>
                  <w:szCs w:val="21"/>
                  <w:lang w:val="en-US" w:eastAsia="zh-CN"/>
                </w:rPr>
                <w:t>期间</w:t>
              </w:r>
            </w:ins>
            <w:ins w:id="639" w:author="周婷" w:date="2020-08-26T14:36:41Z">
              <w:r>
                <w:rPr>
                  <w:rFonts w:hint="eastAsia" w:eastAsia="宋体"/>
                  <w:bCs/>
                  <w:kern w:val="44"/>
                  <w:szCs w:val="21"/>
                  <w:lang w:val="en-US" w:eastAsia="zh-CN"/>
                </w:rPr>
                <w:t>筛选</w:t>
              </w:r>
            </w:ins>
            <w:ins w:id="640" w:author="周婷" w:date="2020-08-26T14:36:42Z">
              <w:r>
                <w:rPr>
                  <w:rFonts w:hint="eastAsia" w:eastAsia="宋体"/>
                  <w:bCs/>
                  <w:kern w:val="44"/>
                  <w:szCs w:val="21"/>
                  <w:lang w:val="en-US" w:eastAsia="zh-CN"/>
                </w:rPr>
                <w:t>控件</w:t>
              </w:r>
            </w:ins>
          </w:p>
          <w:p>
            <w:pPr>
              <w:widowControl w:val="0"/>
              <w:jc w:val="both"/>
              <w:rPr>
                <w:ins w:id="641" w:author="周婷" w:date="2020-08-26T14:37:14Z"/>
                <w:rFonts w:hint="eastAsia"/>
                <w:bCs/>
                <w:kern w:val="44"/>
                <w:szCs w:val="21"/>
                <w:lang w:val="en-US" w:eastAsia="zh-CN"/>
              </w:rPr>
            </w:pPr>
            <w:ins w:id="642" w:author="周婷" w:date="2020-08-26T14:36:45Z">
              <w:r>
                <w:rPr>
                  <w:rFonts w:hint="eastAsia" w:eastAsia="宋体"/>
                  <w:bCs/>
                  <w:kern w:val="44"/>
                  <w:szCs w:val="21"/>
                  <w:lang w:val="en-US" w:eastAsia="zh-CN"/>
                </w:rPr>
                <w:t xml:space="preserve">2 </w:t>
              </w:r>
            </w:ins>
            <w:ins w:id="643" w:author="周婷" w:date="2020-08-26T14:36:54Z">
              <w:r>
                <w:rPr>
                  <w:rFonts w:hint="eastAsia" w:eastAsia="宋体"/>
                  <w:bCs/>
                  <w:kern w:val="44"/>
                  <w:szCs w:val="21"/>
                  <w:lang w:val="en-US" w:eastAsia="zh-CN"/>
                </w:rPr>
                <w:t>数据</w:t>
              </w:r>
            </w:ins>
            <w:ins w:id="644" w:author="周婷" w:date="2020-08-26T14:36:55Z">
              <w:r>
                <w:rPr>
                  <w:rFonts w:hint="eastAsia" w:eastAsia="宋体"/>
                  <w:bCs/>
                  <w:kern w:val="44"/>
                  <w:szCs w:val="21"/>
                  <w:lang w:val="en-US" w:eastAsia="zh-CN"/>
                </w:rPr>
                <w:t>期间</w:t>
              </w:r>
            </w:ins>
            <w:ins w:id="645" w:author="周婷" w:date="2020-08-26T14:36:48Z">
              <w:r>
                <w:rPr>
                  <w:rFonts w:hint="eastAsia" w:eastAsia="宋体"/>
                  <w:bCs/>
                  <w:kern w:val="44"/>
                  <w:szCs w:val="21"/>
                  <w:lang w:val="en-US" w:eastAsia="zh-CN"/>
                </w:rPr>
                <w:t>筛选</w:t>
              </w:r>
            </w:ins>
            <w:ins w:id="646" w:author="周婷" w:date="2020-08-26T14:36:49Z">
              <w:r>
                <w:rPr>
                  <w:rFonts w:hint="eastAsia" w:eastAsia="宋体"/>
                  <w:bCs/>
                  <w:kern w:val="44"/>
                  <w:szCs w:val="21"/>
                  <w:lang w:val="en-US" w:eastAsia="zh-CN"/>
                </w:rPr>
                <w:t>控件</w:t>
              </w:r>
            </w:ins>
            <w:ins w:id="647" w:author="周婷" w:date="2020-08-26T14:36:50Z">
              <w:r>
                <w:rPr>
                  <w:rFonts w:hint="eastAsia" w:eastAsia="宋体"/>
                  <w:bCs/>
                  <w:kern w:val="44"/>
                  <w:szCs w:val="21"/>
                  <w:lang w:val="en-US" w:eastAsia="zh-CN"/>
                </w:rPr>
                <w:t>跟</w:t>
              </w:r>
            </w:ins>
            <w:ins w:id="648" w:author="周婷" w:date="2020-08-26T14:37:10Z">
              <w:r>
                <w:rPr>
                  <w:rFonts w:hint="eastAsia" w:eastAsia="宋体"/>
                  <w:bCs/>
                  <w:kern w:val="44"/>
                  <w:szCs w:val="21"/>
                  <w:lang w:val="en-US" w:eastAsia="zh-CN"/>
                </w:rPr>
                <w:t>报送</w:t>
              </w:r>
            </w:ins>
            <w:ins w:id="649" w:author="周婷" w:date="2020-08-26T14:37:11Z">
              <w:r>
                <w:rPr>
                  <w:rFonts w:hint="eastAsia" w:eastAsia="宋体"/>
                  <w:bCs/>
                  <w:kern w:val="44"/>
                  <w:szCs w:val="21"/>
                  <w:lang w:val="en-US" w:eastAsia="zh-CN"/>
                </w:rPr>
                <w:t>报表的</w:t>
              </w:r>
            </w:ins>
            <w:ins w:id="650" w:author="周婷" w:date="2020-08-26T14:37:12Z">
              <w:r>
                <w:rPr>
                  <w:rFonts w:hint="eastAsia" w:eastAsia="宋体"/>
                  <w:bCs/>
                  <w:kern w:val="44"/>
                  <w:szCs w:val="21"/>
                  <w:lang w:val="en-US" w:eastAsia="zh-CN"/>
                </w:rPr>
                <w:t>频率</w:t>
              </w:r>
            </w:ins>
            <w:ins w:id="651" w:author="周婷" w:date="2020-08-26T14:37:13Z">
              <w:r>
                <w:rPr>
                  <w:rFonts w:hint="eastAsia" w:eastAsia="宋体"/>
                  <w:bCs/>
                  <w:kern w:val="44"/>
                  <w:szCs w:val="21"/>
                  <w:lang w:val="en-US" w:eastAsia="zh-CN"/>
                </w:rPr>
                <w:t>有关</w:t>
              </w:r>
            </w:ins>
            <w:ins w:id="652" w:author="周婷" w:date="2020-08-26T14:37:14Z">
              <w:r>
                <w:rPr>
                  <w:rFonts w:hint="eastAsia" w:eastAsia="宋体"/>
                  <w:bCs/>
                  <w:kern w:val="44"/>
                  <w:szCs w:val="21"/>
                  <w:lang w:val="en-US" w:eastAsia="zh-CN"/>
                </w:rPr>
                <w:t>：</w:t>
              </w:r>
            </w:ins>
          </w:p>
          <w:p>
            <w:pPr>
              <w:widowControl w:val="0"/>
              <w:jc w:val="both"/>
              <w:rPr>
                <w:ins w:id="653" w:author="周婷" w:date="2020-08-26T14:37:39Z"/>
                <w:rFonts w:hint="eastAsia"/>
                <w:bCs/>
                <w:kern w:val="44"/>
                <w:szCs w:val="21"/>
                <w:lang w:val="en-US" w:eastAsia="zh-CN"/>
              </w:rPr>
            </w:pPr>
            <w:ins w:id="654" w:author="周婷" w:date="2020-08-26T14:37:17Z">
              <w:r>
                <w:rPr>
                  <w:rFonts w:hint="eastAsia" w:eastAsia="宋体"/>
                  <w:bCs/>
                  <w:kern w:val="44"/>
                  <w:szCs w:val="21"/>
                  <w:lang w:val="en-US" w:eastAsia="zh-CN"/>
                </w:rPr>
                <w:t>周</w:t>
              </w:r>
            </w:ins>
            <w:ins w:id="655" w:author="周婷" w:date="2020-08-26T14:37:19Z">
              <w:r>
                <w:rPr>
                  <w:rFonts w:hint="eastAsia" w:eastAsia="宋体"/>
                  <w:bCs/>
                  <w:kern w:val="44"/>
                  <w:szCs w:val="21"/>
                  <w:lang w:val="en-US" w:eastAsia="zh-CN"/>
                </w:rPr>
                <w:t>-</w:t>
              </w:r>
            </w:ins>
            <w:ins w:id="656" w:author="周婷" w:date="2020-08-26T14:37:21Z">
              <w:r>
                <w:rPr>
                  <w:rFonts w:hint="eastAsia" w:eastAsia="宋体"/>
                  <w:bCs/>
                  <w:kern w:val="44"/>
                  <w:szCs w:val="21"/>
                  <w:lang w:val="en-US" w:eastAsia="zh-CN"/>
                </w:rPr>
                <w:t>先</w:t>
              </w:r>
            </w:ins>
            <w:ins w:id="657" w:author="周婷" w:date="2020-08-26T14:37:22Z">
              <w:r>
                <w:rPr>
                  <w:rFonts w:hint="eastAsia" w:eastAsia="宋体"/>
                  <w:bCs/>
                  <w:kern w:val="44"/>
                  <w:szCs w:val="21"/>
                  <w:lang w:val="en-US" w:eastAsia="zh-CN"/>
                </w:rPr>
                <w:t>选择</w:t>
              </w:r>
            </w:ins>
            <w:ins w:id="658" w:author="周婷" w:date="2020-08-26T14:37:23Z">
              <w:r>
                <w:rPr>
                  <w:rFonts w:hint="eastAsia" w:eastAsia="宋体"/>
                  <w:bCs/>
                  <w:kern w:val="44"/>
                  <w:szCs w:val="21"/>
                  <w:lang w:val="en-US" w:eastAsia="zh-CN"/>
                </w:rPr>
                <w:t>年</w:t>
              </w:r>
            </w:ins>
            <w:ins w:id="659" w:author="周婷" w:date="2020-08-26T14:37:24Z">
              <w:r>
                <w:rPr>
                  <w:rFonts w:hint="eastAsia" w:eastAsia="宋体"/>
                  <w:bCs/>
                  <w:kern w:val="44"/>
                  <w:szCs w:val="21"/>
                  <w:lang w:val="en-US" w:eastAsia="zh-CN"/>
                </w:rPr>
                <w:t>，</w:t>
              </w:r>
            </w:ins>
            <w:ins w:id="660" w:author="周婷" w:date="2020-08-26T14:37:29Z">
              <w:r>
                <w:rPr>
                  <w:rFonts w:hint="eastAsia" w:eastAsia="宋体"/>
                  <w:bCs/>
                  <w:kern w:val="44"/>
                  <w:szCs w:val="21"/>
                  <w:lang w:val="en-US" w:eastAsia="zh-CN"/>
                </w:rPr>
                <w:t>再</w:t>
              </w:r>
            </w:ins>
            <w:ins w:id="661" w:author="周婷" w:date="2020-08-26T14:37:30Z">
              <w:r>
                <w:rPr>
                  <w:rFonts w:hint="eastAsia" w:eastAsia="宋体"/>
                  <w:bCs/>
                  <w:kern w:val="44"/>
                  <w:szCs w:val="21"/>
                  <w:lang w:val="en-US" w:eastAsia="zh-CN"/>
                </w:rPr>
                <w:t>选择</w:t>
              </w:r>
            </w:ins>
            <w:ins w:id="662" w:author="周婷" w:date="2020-08-26T14:37:32Z">
              <w:r>
                <w:rPr>
                  <w:rFonts w:hint="eastAsia" w:eastAsia="宋体"/>
                  <w:bCs/>
                  <w:kern w:val="44"/>
                  <w:szCs w:val="21"/>
                  <w:lang w:val="en-US" w:eastAsia="zh-CN"/>
                </w:rPr>
                <w:t>月</w:t>
              </w:r>
            </w:ins>
            <w:ins w:id="663" w:author="周婷" w:date="2020-08-26T14:37:33Z">
              <w:r>
                <w:rPr>
                  <w:rFonts w:hint="eastAsia" w:eastAsia="宋体"/>
                  <w:bCs/>
                  <w:kern w:val="44"/>
                  <w:szCs w:val="21"/>
                  <w:lang w:val="en-US" w:eastAsia="zh-CN"/>
                </w:rPr>
                <w:t>，</w:t>
              </w:r>
            </w:ins>
            <w:ins w:id="664" w:author="周婷" w:date="2020-08-26T14:37:34Z">
              <w:r>
                <w:rPr>
                  <w:rFonts w:hint="eastAsia" w:eastAsia="宋体"/>
                  <w:bCs/>
                  <w:kern w:val="44"/>
                  <w:szCs w:val="21"/>
                  <w:lang w:val="en-US" w:eastAsia="zh-CN"/>
                </w:rPr>
                <w:t>再</w:t>
              </w:r>
            </w:ins>
            <w:ins w:id="665" w:author="周婷" w:date="2020-08-26T14:37:36Z">
              <w:r>
                <w:rPr>
                  <w:rFonts w:hint="eastAsia" w:eastAsia="宋体"/>
                  <w:bCs/>
                  <w:kern w:val="44"/>
                  <w:szCs w:val="21"/>
                  <w:lang w:val="en-US" w:eastAsia="zh-CN"/>
                </w:rPr>
                <w:t>选择</w:t>
              </w:r>
            </w:ins>
            <w:ins w:id="666" w:author="周婷" w:date="2020-08-26T14:37:38Z">
              <w:r>
                <w:rPr>
                  <w:rFonts w:hint="eastAsia" w:eastAsia="宋体"/>
                  <w:bCs/>
                  <w:kern w:val="44"/>
                  <w:szCs w:val="21"/>
                  <w:lang w:val="en-US" w:eastAsia="zh-CN"/>
                </w:rPr>
                <w:t>周</w:t>
              </w:r>
            </w:ins>
          </w:p>
          <w:p>
            <w:pPr>
              <w:widowControl w:val="0"/>
              <w:jc w:val="both"/>
              <w:rPr>
                <w:ins w:id="667" w:author="周婷" w:date="2020-08-26T14:37:51Z"/>
                <w:rFonts w:hint="eastAsia"/>
                <w:bCs/>
                <w:kern w:val="44"/>
                <w:szCs w:val="21"/>
                <w:lang w:val="en-US" w:eastAsia="zh-CN"/>
              </w:rPr>
            </w:pPr>
            <w:ins w:id="668" w:author="周婷" w:date="2020-08-26T14:37:42Z">
              <w:r>
                <w:rPr>
                  <w:rFonts w:hint="eastAsia" w:eastAsia="宋体"/>
                  <w:bCs/>
                  <w:kern w:val="44"/>
                  <w:szCs w:val="21"/>
                  <w:lang w:val="en-US" w:eastAsia="zh-CN"/>
                </w:rPr>
                <w:t>月</w:t>
              </w:r>
            </w:ins>
            <w:ins w:id="669" w:author="周婷" w:date="2020-08-26T14:37:43Z">
              <w:r>
                <w:rPr>
                  <w:rFonts w:hint="eastAsia" w:eastAsia="宋体"/>
                  <w:bCs/>
                  <w:kern w:val="44"/>
                  <w:szCs w:val="21"/>
                  <w:lang w:val="en-US" w:eastAsia="zh-CN"/>
                </w:rPr>
                <w:t>-</w:t>
              </w:r>
            </w:ins>
            <w:ins w:id="670" w:author="周婷" w:date="2020-08-26T14:38:28Z">
              <w:r>
                <w:rPr>
                  <w:rFonts w:hint="eastAsia" w:eastAsia="宋体"/>
                  <w:bCs/>
                  <w:kern w:val="44"/>
                  <w:szCs w:val="21"/>
                  <w:lang w:val="en-US" w:eastAsia="zh-CN"/>
                </w:rPr>
                <w:t>先</w:t>
              </w:r>
            </w:ins>
            <w:ins w:id="671" w:author="周婷" w:date="2020-08-26T14:37:44Z">
              <w:r>
                <w:rPr>
                  <w:rFonts w:hint="eastAsia" w:eastAsia="宋体"/>
                  <w:bCs/>
                  <w:kern w:val="44"/>
                  <w:szCs w:val="21"/>
                  <w:lang w:val="en-US" w:eastAsia="zh-CN"/>
                </w:rPr>
                <w:t>选择</w:t>
              </w:r>
            </w:ins>
            <w:ins w:id="672" w:author="周婷" w:date="2020-08-26T14:37:45Z">
              <w:r>
                <w:rPr>
                  <w:rFonts w:hint="eastAsia" w:eastAsia="宋体"/>
                  <w:bCs/>
                  <w:kern w:val="44"/>
                  <w:szCs w:val="21"/>
                  <w:lang w:val="en-US" w:eastAsia="zh-CN"/>
                </w:rPr>
                <w:t>年</w:t>
              </w:r>
            </w:ins>
            <w:ins w:id="673" w:author="周婷" w:date="2020-08-26T14:37:46Z">
              <w:r>
                <w:rPr>
                  <w:rFonts w:hint="eastAsia" w:eastAsia="宋体"/>
                  <w:bCs/>
                  <w:kern w:val="44"/>
                  <w:szCs w:val="21"/>
                  <w:lang w:val="en-US" w:eastAsia="zh-CN"/>
                </w:rPr>
                <w:t>，</w:t>
              </w:r>
            </w:ins>
            <w:ins w:id="674" w:author="周婷" w:date="2020-08-26T14:37:48Z">
              <w:r>
                <w:rPr>
                  <w:rFonts w:hint="eastAsia" w:eastAsia="宋体"/>
                  <w:bCs/>
                  <w:kern w:val="44"/>
                  <w:szCs w:val="21"/>
                  <w:lang w:val="en-US" w:eastAsia="zh-CN"/>
                </w:rPr>
                <w:t>再</w:t>
              </w:r>
            </w:ins>
            <w:ins w:id="675" w:author="周婷" w:date="2020-08-26T14:37:49Z">
              <w:r>
                <w:rPr>
                  <w:rFonts w:hint="eastAsia" w:eastAsia="宋体"/>
                  <w:bCs/>
                  <w:kern w:val="44"/>
                  <w:szCs w:val="21"/>
                  <w:lang w:val="en-US" w:eastAsia="zh-CN"/>
                </w:rPr>
                <w:t>选择</w:t>
              </w:r>
            </w:ins>
            <w:ins w:id="676" w:author="周婷" w:date="2020-08-26T14:37:50Z">
              <w:r>
                <w:rPr>
                  <w:rFonts w:hint="eastAsia" w:eastAsia="宋体"/>
                  <w:bCs/>
                  <w:kern w:val="44"/>
                  <w:szCs w:val="21"/>
                  <w:lang w:val="en-US" w:eastAsia="zh-CN"/>
                </w:rPr>
                <w:t>月</w:t>
              </w:r>
            </w:ins>
          </w:p>
          <w:p>
            <w:pPr>
              <w:widowControl w:val="0"/>
              <w:jc w:val="both"/>
              <w:rPr>
                <w:ins w:id="677" w:author="周婷" w:date="2020-08-26T14:37:54Z"/>
                <w:rFonts w:hint="eastAsia"/>
                <w:bCs/>
                <w:kern w:val="44"/>
                <w:szCs w:val="21"/>
                <w:lang w:val="en-US" w:eastAsia="zh-CN"/>
              </w:rPr>
            </w:pPr>
            <w:ins w:id="678" w:author="周婷" w:date="2020-08-26T14:37:53Z">
              <w:r>
                <w:rPr>
                  <w:rFonts w:hint="eastAsia" w:eastAsia="宋体"/>
                  <w:bCs/>
                  <w:kern w:val="44"/>
                  <w:szCs w:val="21"/>
                  <w:lang w:val="en-US" w:eastAsia="zh-CN"/>
                </w:rPr>
                <w:t>季</w:t>
              </w:r>
            </w:ins>
            <w:ins w:id="679" w:author="周婷" w:date="2020-08-26T14:38:06Z">
              <w:r>
                <w:rPr>
                  <w:rFonts w:hint="eastAsia" w:eastAsia="宋体"/>
                  <w:bCs/>
                  <w:kern w:val="44"/>
                  <w:szCs w:val="21"/>
                  <w:lang w:val="en-US" w:eastAsia="zh-CN"/>
                </w:rPr>
                <w:t>-</w:t>
              </w:r>
            </w:ins>
            <w:ins w:id="680" w:author="周婷" w:date="2020-08-26T14:38:29Z">
              <w:r>
                <w:rPr>
                  <w:rFonts w:hint="eastAsia" w:eastAsia="宋体"/>
                  <w:bCs/>
                  <w:kern w:val="44"/>
                  <w:szCs w:val="21"/>
                  <w:lang w:val="en-US" w:eastAsia="zh-CN"/>
                </w:rPr>
                <w:t>先</w:t>
              </w:r>
            </w:ins>
            <w:ins w:id="681" w:author="周婷" w:date="2020-08-26T14:38:06Z">
              <w:r>
                <w:rPr>
                  <w:rFonts w:hint="eastAsia" w:eastAsia="宋体"/>
                  <w:bCs/>
                  <w:kern w:val="44"/>
                  <w:szCs w:val="21"/>
                  <w:lang w:val="en-US" w:eastAsia="zh-CN"/>
                </w:rPr>
                <w:t>选择年，再选择</w:t>
              </w:r>
            </w:ins>
            <w:ins w:id="682" w:author="周婷" w:date="2020-08-26T14:38:17Z">
              <w:r>
                <w:rPr>
                  <w:rFonts w:hint="eastAsia" w:eastAsia="宋体"/>
                  <w:bCs/>
                  <w:kern w:val="44"/>
                  <w:szCs w:val="21"/>
                  <w:lang w:val="en-US" w:eastAsia="zh-CN"/>
                </w:rPr>
                <w:t>第几</w:t>
              </w:r>
            </w:ins>
            <w:ins w:id="683" w:author="周婷" w:date="2020-08-26T14:38:19Z">
              <w:r>
                <w:rPr>
                  <w:rFonts w:hint="eastAsia" w:eastAsia="宋体"/>
                  <w:bCs/>
                  <w:kern w:val="44"/>
                  <w:szCs w:val="21"/>
                  <w:lang w:val="en-US" w:eastAsia="zh-CN"/>
                </w:rPr>
                <w:t>季度</w:t>
              </w:r>
            </w:ins>
          </w:p>
          <w:p>
            <w:pPr>
              <w:widowControl w:val="0"/>
              <w:jc w:val="both"/>
              <w:rPr>
                <w:ins w:id="684" w:author="周婷" w:date="2020-08-26T14:37:56Z"/>
                <w:rFonts w:hint="default"/>
                <w:bCs/>
                <w:kern w:val="44"/>
                <w:szCs w:val="21"/>
                <w:lang w:val="en-US" w:eastAsia="zh-CN"/>
              </w:rPr>
            </w:pPr>
            <w:ins w:id="685" w:author="周婷" w:date="2020-08-26T14:37:56Z">
              <w:r>
                <w:rPr>
                  <w:rFonts w:hint="eastAsia" w:eastAsia="宋体"/>
                  <w:bCs/>
                  <w:kern w:val="44"/>
                  <w:szCs w:val="21"/>
                  <w:lang w:val="en-US" w:eastAsia="zh-CN"/>
                </w:rPr>
                <w:t>半年</w:t>
              </w:r>
            </w:ins>
            <w:ins w:id="686" w:author="周婷" w:date="2020-08-26T14:38:25Z">
              <w:r>
                <w:rPr>
                  <w:rFonts w:hint="eastAsia" w:eastAsia="宋体"/>
                  <w:bCs/>
                  <w:kern w:val="44"/>
                  <w:szCs w:val="21"/>
                  <w:lang w:val="en-US" w:eastAsia="zh-CN"/>
                </w:rPr>
                <w:t>-</w:t>
              </w:r>
            </w:ins>
            <w:ins w:id="687" w:author="周婷" w:date="2020-08-26T14:38:31Z">
              <w:r>
                <w:rPr>
                  <w:rFonts w:hint="eastAsia" w:eastAsia="宋体"/>
                  <w:bCs/>
                  <w:kern w:val="44"/>
                  <w:szCs w:val="21"/>
                  <w:lang w:val="en-US" w:eastAsia="zh-CN"/>
                </w:rPr>
                <w:t>先</w:t>
              </w:r>
            </w:ins>
            <w:ins w:id="688" w:author="周婷" w:date="2020-08-26T14:38:25Z">
              <w:r>
                <w:rPr>
                  <w:rFonts w:hint="eastAsia" w:eastAsia="宋体"/>
                  <w:bCs/>
                  <w:kern w:val="44"/>
                  <w:szCs w:val="21"/>
                  <w:lang w:val="en-US" w:eastAsia="zh-CN"/>
                </w:rPr>
                <w:t>选择年，再选择</w:t>
              </w:r>
            </w:ins>
            <w:ins w:id="689" w:author="周婷" w:date="2020-08-26T14:38:37Z">
              <w:r>
                <w:rPr>
                  <w:rFonts w:hint="eastAsia" w:eastAsia="宋体"/>
                  <w:bCs/>
                  <w:kern w:val="44"/>
                  <w:szCs w:val="21"/>
                  <w:lang w:val="en-US" w:eastAsia="zh-CN"/>
                </w:rPr>
                <w:t>上</w:t>
              </w:r>
            </w:ins>
            <w:ins w:id="690" w:author="周婷" w:date="2020-08-26T14:38:39Z">
              <w:r>
                <w:rPr>
                  <w:rFonts w:hint="eastAsia" w:eastAsia="宋体"/>
                  <w:bCs/>
                  <w:kern w:val="44"/>
                  <w:szCs w:val="21"/>
                  <w:lang w:val="en-US" w:eastAsia="zh-CN"/>
                </w:rPr>
                <w:t>半年</w:t>
              </w:r>
            </w:ins>
            <w:ins w:id="691" w:author="周婷" w:date="2020-08-26T14:38:40Z">
              <w:r>
                <w:rPr>
                  <w:rFonts w:hint="eastAsia" w:eastAsia="宋体"/>
                  <w:bCs/>
                  <w:kern w:val="44"/>
                  <w:szCs w:val="21"/>
                  <w:lang w:val="en-US" w:eastAsia="zh-CN"/>
                </w:rPr>
                <w:t>或</w:t>
              </w:r>
            </w:ins>
            <w:ins w:id="692" w:author="周婷" w:date="2020-08-26T14:38:41Z">
              <w:r>
                <w:rPr>
                  <w:rFonts w:hint="eastAsia" w:eastAsia="宋体"/>
                  <w:bCs/>
                  <w:kern w:val="44"/>
                  <w:szCs w:val="21"/>
                  <w:lang w:val="en-US" w:eastAsia="zh-CN"/>
                </w:rPr>
                <w:t>下半年</w:t>
              </w:r>
            </w:ins>
          </w:p>
          <w:p>
            <w:pPr>
              <w:widowControl w:val="0"/>
              <w:jc w:val="both"/>
              <w:rPr>
                <w:rFonts w:hint="eastAsia" w:ascii="宋体" w:hAnsi="宋体" w:eastAsia="宋体" w:cs="宋体"/>
                <w:bCs/>
                <w:kern w:val="44"/>
                <w:sz w:val="24"/>
                <w:szCs w:val="21"/>
                <w:lang w:val="en-US" w:eastAsia="zh-CN" w:bidi="ar-SA"/>
              </w:rPr>
            </w:pPr>
            <w:ins w:id="693" w:author="周婷" w:date="2020-08-26T14:37:57Z">
              <w:r>
                <w:rPr>
                  <w:rFonts w:hint="eastAsia" w:eastAsia="宋体"/>
                  <w:bCs/>
                  <w:kern w:val="44"/>
                  <w:szCs w:val="21"/>
                  <w:lang w:val="en-US" w:eastAsia="zh-CN"/>
                </w:rPr>
                <w:t>年</w:t>
              </w:r>
            </w:ins>
            <w:ins w:id="694" w:author="周婷" w:date="2020-08-26T14:37:59Z">
              <w:r>
                <w:rPr>
                  <w:rFonts w:hint="eastAsia" w:eastAsia="宋体"/>
                  <w:bCs/>
                  <w:kern w:val="44"/>
                  <w:szCs w:val="21"/>
                  <w:lang w:val="en-US" w:eastAsia="zh-CN"/>
                </w:rPr>
                <w:t>-</w:t>
              </w:r>
            </w:ins>
            <w:ins w:id="695" w:author="周婷" w:date="2020-08-26T14:38:01Z">
              <w:r>
                <w:rPr>
                  <w:rFonts w:hint="eastAsia" w:eastAsia="宋体"/>
                  <w:bCs/>
                  <w:kern w:val="44"/>
                  <w:szCs w:val="21"/>
                  <w:lang w:val="en-US" w:eastAsia="zh-CN"/>
                </w:rPr>
                <w:t>选择</w:t>
              </w:r>
            </w:ins>
            <w:ins w:id="696" w:author="周婷" w:date="2020-08-26T14:38:02Z">
              <w:r>
                <w:rPr>
                  <w:rFonts w:hint="eastAsia" w:eastAsia="宋体"/>
                  <w:bCs/>
                  <w:kern w:val="44"/>
                  <w:szCs w:val="21"/>
                  <w:lang w:val="en-US" w:eastAsia="zh-CN"/>
                </w:rPr>
                <w:t>年</w:t>
              </w:r>
            </w:ins>
            <w:del w:id="697" w:author="周婷" w:date="2020-08-26T14:36:01Z">
              <w:r>
                <w:rPr>
                  <w:rFonts w:hint="eastAsia" w:eastAsia="宋体"/>
                  <w:bCs/>
                  <w:kern w:val="44"/>
                  <w:szCs w:val="21"/>
                </w:rPr>
                <w:delText>支持模糊搜索</w:delText>
              </w:r>
            </w:del>
            <w:del w:id="698" w:author="周婷" w:date="2020-08-26T14:36:01Z">
              <w:r>
                <w:rPr>
                  <w:rFonts w:hint="eastAsia" w:eastAsia="宋体"/>
                  <w:bCs/>
                  <w:kern w:val="44"/>
                  <w:szCs w:val="21"/>
                  <w:lang w:eastAsia="zh-CN"/>
                </w:rPr>
                <w:delText>，如果没有匹配的则提示：没有搜索到“</w:delText>
              </w:r>
            </w:del>
            <w:del w:id="699" w:author="周婷" w:date="2020-08-26T14:36:01Z">
              <w:r>
                <w:rPr>
                  <w:rFonts w:hint="eastAsia" w:eastAsia="宋体"/>
                  <w:bCs/>
                  <w:kern w:val="44"/>
                  <w:szCs w:val="21"/>
                  <w:lang w:val="en-US" w:eastAsia="zh-CN"/>
                </w:rPr>
                <w:delText>XXX</w:delText>
              </w:r>
            </w:del>
            <w:del w:id="700" w:author="周婷" w:date="2020-08-26T14:36:01Z">
              <w:r>
                <w:rPr>
                  <w:rFonts w:hint="eastAsia" w:eastAsia="宋体"/>
                  <w:bCs/>
                  <w:kern w:val="44"/>
                  <w:szCs w:val="21"/>
                  <w:lang w:eastAsia="zh-CN"/>
                </w:rPr>
                <w:delText>”匹配的结果</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状态</w:t>
            </w:r>
          </w:p>
        </w:tc>
        <w:tc>
          <w:tcPr>
            <w:tcW w:w="1575"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olor w:val="000000"/>
                <w:vertAlign w:val="baseline"/>
                <w:lang w:eastAsia="zh-CN"/>
              </w:rPr>
              <w:t>下拉选择</w:t>
            </w:r>
          </w:p>
        </w:tc>
        <w:tc>
          <w:tcPr>
            <w:tcW w:w="5371" w:type="dxa"/>
            <w:vAlign w:val="top"/>
          </w:tcPr>
          <w:p>
            <w:pPr>
              <w:widowControl w:val="0"/>
              <w:jc w:val="both"/>
              <w:rPr>
                <w:rFonts w:hint="default"/>
                <w:bCs/>
                <w:kern w:val="44"/>
                <w:szCs w:val="21"/>
                <w:lang w:val="en-US" w:eastAsia="zh-CN"/>
              </w:rPr>
            </w:pPr>
            <w:r>
              <w:rPr>
                <w:rFonts w:hint="eastAsia" w:eastAsia="宋体"/>
                <w:bCs/>
                <w:kern w:val="44"/>
                <w:szCs w:val="21"/>
                <w:lang w:val="en-US" w:eastAsia="zh-CN"/>
              </w:rPr>
              <w:t>1根据表格已有数据的阶段作为选项,</w:t>
            </w:r>
          </w:p>
          <w:p>
            <w:pPr>
              <w:widowControl w:val="0"/>
              <w:jc w:val="both"/>
              <w:rPr>
                <w:rFonts w:hint="eastAsia"/>
                <w:bCs/>
                <w:kern w:val="44"/>
                <w:szCs w:val="21"/>
                <w:lang w:eastAsia="zh-CN"/>
              </w:rPr>
            </w:pPr>
            <w:r>
              <w:rPr>
                <w:rFonts w:hint="eastAsia" w:eastAsia="宋体"/>
                <w:bCs/>
                <w:kern w:val="44"/>
                <w:szCs w:val="21"/>
                <w:lang w:val="en-US" w:eastAsia="zh-CN"/>
              </w:rPr>
              <w:t>2</w:t>
            </w:r>
            <w:r>
              <w:rPr>
                <w:rFonts w:hint="eastAsia" w:eastAsia="宋体"/>
                <w:bCs/>
                <w:kern w:val="44"/>
                <w:szCs w:val="21"/>
                <w:lang w:eastAsia="zh-CN"/>
              </w:rPr>
              <w:t>选项包括：</w:t>
            </w:r>
          </w:p>
          <w:p>
            <w:pPr>
              <w:widowControl w:val="0"/>
              <w:jc w:val="both"/>
              <w:rPr>
                <w:rFonts w:hint="eastAsia"/>
                <w:bCs/>
                <w:kern w:val="44"/>
                <w:szCs w:val="21"/>
                <w:lang w:val="en-US" w:eastAsia="zh-CN"/>
              </w:rPr>
            </w:pPr>
            <w:r>
              <w:rPr>
                <w:rFonts w:hint="eastAsia" w:eastAsia="宋体"/>
                <w:bCs/>
                <w:kern w:val="44"/>
                <w:szCs w:val="21"/>
                <w:lang w:val="en-US" w:eastAsia="zh-CN"/>
              </w:rPr>
              <w:t>-进行中</w:t>
            </w:r>
          </w:p>
          <w:p>
            <w:pPr>
              <w:widowControl w:val="0"/>
              <w:jc w:val="both"/>
              <w:rPr>
                <w:rFonts w:hint="default"/>
                <w:bCs/>
                <w:kern w:val="44"/>
                <w:szCs w:val="21"/>
                <w:lang w:val="en-US" w:eastAsia="zh-CN"/>
              </w:rPr>
            </w:pPr>
            <w:r>
              <w:rPr>
                <w:rFonts w:hint="eastAsia" w:eastAsia="宋体"/>
                <w:bCs/>
                <w:kern w:val="44"/>
                <w:szCs w:val="21"/>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color w:val="000000"/>
                <w:lang w:eastAsia="zh-CN"/>
              </w:rPr>
            </w:pPr>
            <w:r>
              <w:rPr>
                <w:rFonts w:hint="eastAsia" w:eastAsia="宋体"/>
                <w:color w:val="000000"/>
                <w:lang w:eastAsia="zh-CN"/>
              </w:rPr>
              <w:t>查询</w:t>
            </w:r>
          </w:p>
        </w:tc>
        <w:tc>
          <w:tcPr>
            <w:tcW w:w="1575" w:type="dxa"/>
          </w:tcPr>
          <w:p>
            <w:pPr>
              <w:widowControl w:val="0"/>
              <w:jc w:val="both"/>
              <w:rPr>
                <w:rFonts w:hint="eastAsia" w:eastAsia="宋体"/>
                <w:color w:val="000000"/>
                <w:lang w:eastAsia="zh-CN"/>
              </w:rPr>
            </w:pPr>
            <w:r>
              <w:rPr>
                <w:rFonts w:hint="eastAsia" w:eastAsia="宋体"/>
                <w:color w:val="000000"/>
                <w:lang w:eastAsia="zh-CN"/>
              </w:rPr>
              <w:t>按钮</w:t>
            </w:r>
          </w:p>
        </w:tc>
        <w:tc>
          <w:tcPr>
            <w:tcW w:w="5371" w:type="dxa"/>
          </w:tcPr>
          <w:p>
            <w:pPr>
              <w:widowControl w:val="0"/>
              <w:jc w:val="both"/>
              <w:rPr>
                <w:rFonts w:hint="eastAsia"/>
                <w:bCs/>
                <w:kern w:val="44"/>
                <w:szCs w:val="21"/>
              </w:rPr>
            </w:pPr>
            <w:r>
              <w:rPr>
                <w:rFonts w:hint="eastAsia" w:eastAsia="宋体"/>
                <w:bCs/>
                <w:kern w:val="44"/>
                <w:szCs w:val="21"/>
                <w:lang w:val="en-US" w:eastAsia="zh-CN"/>
              </w:rPr>
              <w:t>点击后刷新页面，展示根据上述筛选条件搜索符合条件的数据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color w:val="000000"/>
                <w:lang w:eastAsia="zh-CN"/>
              </w:rPr>
            </w:pPr>
            <w:r>
              <w:rPr>
                <w:rFonts w:hint="eastAsia" w:eastAsia="宋体"/>
                <w:color w:val="000000"/>
                <w:lang w:eastAsia="zh-CN"/>
              </w:rPr>
              <w:t>重置</w:t>
            </w:r>
          </w:p>
        </w:tc>
        <w:tc>
          <w:tcPr>
            <w:tcW w:w="1575" w:type="dxa"/>
          </w:tcPr>
          <w:p>
            <w:pPr>
              <w:widowControl w:val="0"/>
              <w:jc w:val="both"/>
              <w:rPr>
                <w:rFonts w:hint="eastAsia"/>
                <w:color w:val="000000"/>
                <w:lang w:eastAsia="zh-CN"/>
              </w:rPr>
            </w:pPr>
            <w:r>
              <w:rPr>
                <w:rFonts w:hint="eastAsia" w:eastAsia="宋体"/>
                <w:color w:val="000000"/>
                <w:lang w:eastAsia="zh-CN"/>
              </w:rPr>
              <w:t>按钮</w:t>
            </w:r>
          </w:p>
        </w:tc>
        <w:tc>
          <w:tcPr>
            <w:tcW w:w="5371" w:type="dxa"/>
          </w:tcPr>
          <w:p>
            <w:pPr>
              <w:widowControl w:val="0"/>
              <w:jc w:val="both"/>
              <w:rPr>
                <w:rFonts w:hint="eastAsia"/>
                <w:bCs/>
                <w:kern w:val="44"/>
                <w:szCs w:val="21"/>
                <w:lang w:val="en-US" w:eastAsia="zh-CN"/>
              </w:rPr>
            </w:pPr>
            <w:r>
              <w:rPr>
                <w:rFonts w:hint="eastAsia" w:eastAsia="宋体"/>
                <w:bCs/>
                <w:kern w:val="44"/>
                <w:szCs w:val="21"/>
                <w:lang w:val="en-US" w:eastAsia="zh-CN"/>
              </w:rPr>
              <w:t>点击后清空筛选条件并刷新页面展示用户有权限看到的所有数据</w:t>
            </w:r>
          </w:p>
        </w:tc>
      </w:tr>
    </w:tbl>
    <w:p>
      <w:pPr>
        <w:rPr>
          <w:rFonts w:hint="eastAsia"/>
          <w:lang w:eastAsia="zh-CN"/>
        </w:rPr>
      </w:pPr>
    </w:p>
    <w:p>
      <w:pPr>
        <w:pStyle w:val="7"/>
        <w:numPr>
          <w:ilvl w:val="5"/>
          <w:numId w:val="13"/>
        </w:numPr>
        <w:ind w:left="1152" w:leftChars="0" w:hanging="1152" w:firstLineChars="0"/>
        <w:rPr>
          <w:rFonts w:hint="default"/>
          <w:lang w:eastAsia="zh-CN"/>
        </w:rPr>
      </w:pPr>
      <w:r>
        <w:rPr>
          <w:rFonts w:hint="eastAsia" w:eastAsia="宋体"/>
          <w:lang w:eastAsia="zh-CN"/>
        </w:rPr>
        <w:t>表格内容</w:t>
      </w:r>
    </w:p>
    <w:p>
      <w:pPr>
        <w:numPr>
          <w:ilvl w:val="-1"/>
          <w:numId w:val="0"/>
        </w:numPr>
        <w:rPr>
          <w:rFonts w:hint="eastAsia"/>
          <w:color w:val="000000"/>
          <w:lang w:eastAsia="zh-CN"/>
        </w:rPr>
      </w:pPr>
      <w:r>
        <w:rPr>
          <w:rFonts w:hint="eastAsia" w:eastAsia="宋体"/>
          <w:color w:val="000000"/>
          <w:lang w:val="en-US" w:eastAsia="zh-CN"/>
        </w:rPr>
        <w:t xml:space="preserve">1 </w:t>
      </w:r>
      <w:r>
        <w:rPr>
          <w:rFonts w:hint="eastAsia" w:eastAsia="宋体"/>
          <w:color w:val="000000"/>
          <w:lang w:eastAsia="zh-CN"/>
        </w:rPr>
        <w:t>列表中数据主键值为报表名称</w:t>
      </w:r>
      <w:r>
        <w:rPr>
          <w:rFonts w:hint="eastAsia" w:eastAsia="宋体"/>
          <w:color w:val="000000"/>
          <w:lang w:val="en-US" w:eastAsia="zh-CN"/>
        </w:rPr>
        <w:t>+数据期间。</w:t>
      </w:r>
    </w:p>
    <w:p>
      <w:pPr>
        <w:numPr>
          <w:ilvl w:val="-1"/>
          <w:numId w:val="0"/>
        </w:numPr>
        <w:rPr>
          <w:rFonts w:hint="eastAsia"/>
          <w:lang w:eastAsia="zh-CN"/>
        </w:rPr>
      </w:pPr>
      <w:r>
        <w:rPr>
          <w:rFonts w:hint="eastAsia" w:eastAsia="宋体"/>
          <w:lang w:val="en-US" w:eastAsia="zh-CN"/>
        </w:rPr>
        <w:t xml:space="preserve">2 </w:t>
      </w:r>
      <w:r>
        <w:rPr>
          <w:rFonts w:hint="eastAsia" w:eastAsia="宋体"/>
        </w:rPr>
        <w:t>报送</w:t>
      </w:r>
      <w:r>
        <w:rPr>
          <w:rFonts w:hint="eastAsia" w:eastAsia="宋体"/>
          <w:lang w:eastAsia="zh-CN"/>
        </w:rPr>
        <w:t>管理员和报送追踪人员可以</w:t>
      </w:r>
      <w:r>
        <w:rPr>
          <w:rFonts w:hint="eastAsia" w:eastAsia="宋体"/>
        </w:rPr>
        <w:t>查</w:t>
      </w:r>
      <w:r>
        <w:rPr>
          <w:rFonts w:hint="eastAsia" w:eastAsia="宋体"/>
          <w:lang w:eastAsia="zh-CN"/>
        </w:rPr>
        <w:t>看</w:t>
      </w:r>
      <w:r>
        <w:rPr>
          <w:rFonts w:hint="eastAsia" w:eastAsia="宋体"/>
        </w:rPr>
        <w:t>自己权限范围内的</w:t>
      </w:r>
      <w:r>
        <w:rPr>
          <w:rFonts w:hint="eastAsia" w:eastAsia="宋体"/>
          <w:lang w:eastAsia="zh-CN"/>
        </w:rPr>
        <w:t>全部</w:t>
      </w:r>
      <w:r>
        <w:rPr>
          <w:rFonts w:hint="eastAsia" w:eastAsia="宋体"/>
        </w:rPr>
        <w:t>报表</w:t>
      </w:r>
      <w:r>
        <w:rPr>
          <w:rFonts w:hint="eastAsia" w:eastAsia="宋体"/>
          <w:lang w:eastAsia="zh-CN"/>
        </w:rPr>
        <w:t>。</w:t>
      </w:r>
    </w:p>
    <w:p>
      <w:pPr>
        <w:numPr>
          <w:ilvl w:val="-1"/>
          <w:numId w:val="0"/>
        </w:numPr>
        <w:rPr>
          <w:rFonts w:hint="default"/>
          <w:lang w:val="en-US" w:eastAsia="zh-CN"/>
        </w:rPr>
      </w:pPr>
      <w:r>
        <w:rPr>
          <w:rFonts w:hint="eastAsia" w:eastAsia="宋体"/>
          <w:lang w:val="en-US" w:eastAsia="zh-CN"/>
        </w:rPr>
        <w:t xml:space="preserve">3 </w:t>
      </w:r>
      <w:r>
        <w:rPr>
          <w:rFonts w:hint="eastAsia" w:eastAsia="宋体"/>
          <w:color w:val="000000"/>
          <w:lang w:eastAsia="zh-CN"/>
        </w:rPr>
        <w:t>列表中展示的内容如下：</w:t>
      </w:r>
    </w:p>
    <w:tbl>
      <w:tblPr>
        <w:tblStyle w:val="31"/>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8"/>
        <w:gridCol w:w="2659"/>
        <w:gridCol w:w="1145"/>
        <w:gridCol w:w="4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w:t>
            </w:r>
          </w:p>
        </w:tc>
        <w:tc>
          <w:tcPr>
            <w:tcW w:w="2659"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描述</w:t>
            </w:r>
          </w:p>
        </w:tc>
        <w:tc>
          <w:tcPr>
            <w:tcW w:w="1145"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字段类型</w:t>
            </w:r>
          </w:p>
        </w:tc>
        <w:tc>
          <w:tcPr>
            <w:tcW w:w="4822"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报表名称</w:t>
            </w:r>
          </w:p>
        </w:tc>
        <w:tc>
          <w:tcPr>
            <w:tcW w:w="2659" w:type="dxa"/>
          </w:tcPr>
          <w:p>
            <w:pPr>
              <w:widowControl w:val="0"/>
              <w:jc w:val="both"/>
              <w:rPr>
                <w:rFonts w:hint="eastAsia"/>
                <w:color w:val="000000"/>
                <w:vertAlign w:val="baseline"/>
                <w:lang w:eastAsia="zh-CN"/>
              </w:rPr>
            </w:pPr>
            <w:r>
              <w:rPr>
                <w:rFonts w:hint="eastAsia" w:eastAsia="宋体"/>
                <w:color w:val="000000"/>
                <w:vertAlign w:val="baseline"/>
                <w:lang w:eastAsia="zh-CN"/>
              </w:rPr>
              <w:t>需要报送的报表名称</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color w:val="00000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频率</w:t>
            </w:r>
          </w:p>
        </w:tc>
        <w:tc>
          <w:tcPr>
            <w:tcW w:w="2659" w:type="dxa"/>
          </w:tcPr>
          <w:p>
            <w:pPr>
              <w:widowControl w:val="0"/>
              <w:jc w:val="both"/>
              <w:rPr>
                <w:rFonts w:hint="eastAsia"/>
                <w:color w:val="000000"/>
                <w:vertAlign w:val="baseline"/>
                <w:lang w:eastAsia="zh-CN"/>
              </w:rPr>
            </w:pPr>
            <w:r>
              <w:rPr>
                <w:rFonts w:hint="eastAsia" w:eastAsia="宋体"/>
                <w:color w:val="000000"/>
                <w:vertAlign w:val="baseline"/>
                <w:lang w:eastAsia="zh-CN"/>
              </w:rPr>
              <w:t>报表需要报送的频率</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color w:val="000000"/>
                <w:lang w:eastAsia="zh-CN"/>
              </w:rPr>
            </w:pPr>
            <w:r>
              <w:rPr>
                <w:rFonts w:hint="eastAsia" w:eastAsia="宋体"/>
                <w:color w:val="000000"/>
                <w:lang w:eastAsia="zh-CN"/>
              </w:rPr>
              <w:t>报送频率包括：</w:t>
            </w:r>
          </w:p>
          <w:p>
            <w:pPr>
              <w:widowControl w:val="0"/>
              <w:jc w:val="both"/>
              <w:rPr>
                <w:rFonts w:hint="eastAsia"/>
                <w:color w:val="000000"/>
                <w:lang w:val="en-US" w:eastAsia="zh-CN"/>
              </w:rPr>
            </w:pPr>
            <w:r>
              <w:rPr>
                <w:rFonts w:hint="eastAsia" w:eastAsia="宋体"/>
                <w:color w:val="000000"/>
                <w:lang w:val="en-US" w:eastAsia="zh-CN"/>
              </w:rPr>
              <w:t>-周</w:t>
            </w:r>
          </w:p>
          <w:p>
            <w:pPr>
              <w:widowControl w:val="0"/>
              <w:jc w:val="both"/>
              <w:rPr>
                <w:rFonts w:hint="eastAsia"/>
                <w:color w:val="000000"/>
                <w:lang w:val="en-US" w:eastAsia="zh-CN"/>
              </w:rPr>
            </w:pPr>
            <w:r>
              <w:rPr>
                <w:rFonts w:hint="eastAsia" w:eastAsia="宋体"/>
                <w:color w:val="000000"/>
                <w:lang w:val="en-US" w:eastAsia="zh-CN"/>
              </w:rPr>
              <w:t>-月</w:t>
            </w:r>
          </w:p>
          <w:p>
            <w:pPr>
              <w:widowControl w:val="0"/>
              <w:jc w:val="both"/>
              <w:rPr>
                <w:rFonts w:hint="eastAsia"/>
                <w:color w:val="000000"/>
                <w:lang w:val="en-US" w:eastAsia="zh-CN"/>
              </w:rPr>
            </w:pPr>
            <w:r>
              <w:rPr>
                <w:rFonts w:hint="eastAsia" w:eastAsia="宋体"/>
                <w:color w:val="000000"/>
                <w:lang w:val="en-US" w:eastAsia="zh-CN"/>
              </w:rPr>
              <w:t>-季</w:t>
            </w:r>
          </w:p>
          <w:p>
            <w:pPr>
              <w:widowControl w:val="0"/>
              <w:jc w:val="both"/>
              <w:rPr>
                <w:rFonts w:hint="eastAsia"/>
                <w:color w:val="000000"/>
                <w:lang w:val="en-US" w:eastAsia="zh-CN"/>
              </w:rPr>
            </w:pPr>
            <w:r>
              <w:rPr>
                <w:rFonts w:hint="eastAsia" w:eastAsia="宋体"/>
                <w:color w:val="000000"/>
                <w:lang w:val="en-US" w:eastAsia="zh-CN"/>
              </w:rPr>
              <w:t>-半年</w:t>
            </w:r>
          </w:p>
          <w:p>
            <w:pPr>
              <w:widowControl w:val="0"/>
              <w:jc w:val="both"/>
              <w:rPr>
                <w:rFonts w:hint="default"/>
                <w:color w:val="000000"/>
                <w:lang w:val="en-US" w:eastAsia="zh-CN"/>
              </w:rPr>
            </w:pPr>
            <w:r>
              <w:rPr>
                <w:rFonts w:hint="eastAsia" w:eastAsia="宋体"/>
                <w:color w:val="000000"/>
                <w:lang w:val="en-US" w:eastAsia="zh-CN"/>
              </w:rPr>
              <w:t>-年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数据期间</w:t>
            </w:r>
          </w:p>
        </w:tc>
        <w:tc>
          <w:tcPr>
            <w:tcW w:w="2659" w:type="dxa"/>
          </w:tcPr>
          <w:p>
            <w:pPr>
              <w:widowControl w:val="0"/>
              <w:jc w:val="both"/>
              <w:rPr>
                <w:rFonts w:hint="eastAsia"/>
                <w:color w:val="000000"/>
                <w:vertAlign w:val="baseline"/>
                <w:lang w:eastAsia="zh-CN"/>
              </w:rPr>
            </w:pP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color w:val="000000"/>
                <w:lang w:eastAsia="zh-CN"/>
              </w:rPr>
            </w:pPr>
            <w:r>
              <w:rPr>
                <w:rFonts w:hint="eastAsia" w:eastAsia="宋体"/>
                <w:color w:val="000000"/>
                <w:lang w:eastAsia="zh-CN"/>
              </w:rPr>
              <w:t>跟报送频率有关，例：</w:t>
            </w:r>
          </w:p>
          <w:p>
            <w:pPr>
              <w:widowControl w:val="0"/>
              <w:jc w:val="both"/>
              <w:rPr>
                <w:rFonts w:hint="default"/>
                <w:color w:val="000000"/>
                <w:lang w:val="en-US" w:eastAsia="zh-CN"/>
              </w:rPr>
            </w:pPr>
            <w:r>
              <w:rPr>
                <w:rFonts w:hint="eastAsia" w:eastAsia="宋体"/>
                <w:color w:val="000000"/>
                <w:lang w:eastAsia="zh-CN"/>
              </w:rPr>
              <w:t>周</w:t>
            </w:r>
            <w:r>
              <w:rPr>
                <w:rFonts w:hint="eastAsia" w:eastAsia="宋体"/>
                <w:color w:val="000000"/>
                <w:lang w:val="en-US" w:eastAsia="zh-CN"/>
              </w:rPr>
              <w:t>-2020年06月第一周</w:t>
            </w:r>
          </w:p>
          <w:p>
            <w:pPr>
              <w:widowControl w:val="0"/>
              <w:jc w:val="both"/>
              <w:rPr>
                <w:rFonts w:hint="eastAsia"/>
                <w:color w:val="000000"/>
                <w:lang w:val="en-US" w:eastAsia="zh-CN"/>
              </w:rPr>
            </w:pPr>
            <w:r>
              <w:rPr>
                <w:rFonts w:hint="eastAsia" w:eastAsia="宋体"/>
                <w:color w:val="000000"/>
                <w:lang w:val="en-US" w:eastAsia="zh-CN"/>
              </w:rPr>
              <w:t>月-2020年06月</w:t>
            </w:r>
          </w:p>
          <w:p>
            <w:pPr>
              <w:widowControl w:val="0"/>
              <w:jc w:val="both"/>
              <w:rPr>
                <w:rFonts w:hint="default"/>
                <w:color w:val="000000"/>
                <w:lang w:val="en-US" w:eastAsia="zh-CN"/>
              </w:rPr>
            </w:pPr>
            <w:r>
              <w:rPr>
                <w:rFonts w:hint="eastAsia" w:eastAsia="宋体"/>
                <w:color w:val="000000"/>
                <w:lang w:val="en-US" w:eastAsia="zh-CN"/>
              </w:rPr>
              <w:t>季-2020年第四季</w:t>
            </w:r>
          </w:p>
          <w:p>
            <w:pPr>
              <w:widowControl w:val="0"/>
              <w:jc w:val="both"/>
              <w:rPr>
                <w:rFonts w:hint="eastAsia"/>
                <w:color w:val="000000"/>
                <w:lang w:val="en-US" w:eastAsia="zh-CN"/>
              </w:rPr>
            </w:pPr>
            <w:r>
              <w:rPr>
                <w:rFonts w:hint="eastAsia" w:eastAsia="宋体"/>
                <w:color w:val="000000"/>
                <w:lang w:val="en-US" w:eastAsia="zh-CN"/>
              </w:rPr>
              <w:t>半年-2020年上半年</w:t>
            </w:r>
          </w:p>
          <w:p>
            <w:pPr>
              <w:widowControl w:val="0"/>
              <w:jc w:val="both"/>
              <w:rPr>
                <w:rFonts w:hint="eastAsia"/>
                <w:color w:val="000000"/>
                <w:lang w:val="en-US" w:eastAsia="zh-CN"/>
              </w:rPr>
            </w:pPr>
            <w:r>
              <w:rPr>
                <w:rFonts w:hint="eastAsia" w:eastAsia="宋体"/>
                <w:color w:val="000000"/>
                <w:lang w:val="en-US" w:eastAsia="zh-CN"/>
              </w:rPr>
              <w:t>年-2020年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创建时间</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报送任务创建时间</w:t>
            </w: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日期</w:t>
            </w:r>
          </w:p>
        </w:tc>
        <w:tc>
          <w:tcPr>
            <w:tcW w:w="4822" w:type="dxa"/>
            <w:vAlign w:val="top"/>
          </w:tcPr>
          <w:p>
            <w:pPr>
              <w:widowControl w:val="0"/>
              <w:numPr>
                <w:ilvl w:val="-1"/>
                <w:numId w:val="0"/>
              </w:numPr>
              <w:jc w:val="both"/>
              <w:rPr>
                <w:rFonts w:hint="default"/>
                <w:color w:val="000000"/>
                <w:vertAlign w:val="baseline"/>
                <w:lang w:val="en-US"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 （精确到小时，24小时制）</w:t>
            </w:r>
          </w:p>
          <w:p>
            <w:pPr>
              <w:widowControl w:val="0"/>
              <w:jc w:val="both"/>
              <w:rPr>
                <w:rFonts w:hint="eastAsia" w:ascii="宋体" w:hAnsi="宋体" w:eastAsia="宋体" w:cs="宋体"/>
                <w:sz w:val="24"/>
                <w:szCs w:val="24"/>
                <w:lang w:val="en-US" w:eastAsia="zh-CN" w:bidi="ar-SA"/>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任务截止时间</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报送任务截止时间</w:t>
            </w: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日期</w:t>
            </w:r>
          </w:p>
        </w:tc>
        <w:tc>
          <w:tcPr>
            <w:tcW w:w="4822" w:type="dxa"/>
            <w:vAlign w:val="top"/>
          </w:tcPr>
          <w:p>
            <w:pPr>
              <w:widowControl w:val="0"/>
              <w:numPr>
                <w:ilvl w:val="-1"/>
                <w:numId w:val="0"/>
              </w:numPr>
              <w:jc w:val="both"/>
              <w:rPr>
                <w:rFonts w:hint="default"/>
                <w:color w:val="000000"/>
                <w:vertAlign w:val="baseline"/>
                <w:lang w:val="en-US"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 （精确到小时，24小时制）</w:t>
            </w:r>
          </w:p>
          <w:p>
            <w:pPr>
              <w:widowControl w:val="0"/>
              <w:jc w:val="both"/>
              <w:rPr>
                <w:rFonts w:hint="eastAsia" w:ascii="宋体" w:hAnsi="宋体" w:eastAsia="宋体" w:cs="宋体"/>
                <w:color w:val="000000"/>
                <w:sz w:val="24"/>
                <w:szCs w:val="24"/>
                <w:lang w:val="en-US" w:eastAsia="zh-CN" w:bidi="ar-SA"/>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更新时间</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报送任务更新时间</w:t>
            </w: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日期</w:t>
            </w:r>
          </w:p>
        </w:tc>
        <w:tc>
          <w:tcPr>
            <w:tcW w:w="4822" w:type="dxa"/>
            <w:vAlign w:val="top"/>
          </w:tcPr>
          <w:p>
            <w:pPr>
              <w:widowControl w:val="0"/>
              <w:numPr>
                <w:ilvl w:val="-1"/>
                <w:numId w:val="0"/>
              </w:numPr>
              <w:jc w:val="both"/>
              <w:rPr>
                <w:rFonts w:hint="default"/>
                <w:color w:val="000000"/>
                <w:vertAlign w:val="baseline"/>
                <w:lang w:val="en-US"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 （精确到小时，24小时制）</w:t>
            </w:r>
          </w:p>
          <w:p>
            <w:pPr>
              <w:widowControl w:val="0"/>
              <w:jc w:val="both"/>
              <w:rPr>
                <w:ins w:id="701" w:author="周婷" w:date="2020-08-26T19:37:34Z"/>
                <w:rFonts w:hint="eastAsia"/>
                <w:lang w:eastAsia="zh-CN"/>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p>
            <w:pPr>
              <w:widowControl w:val="0"/>
              <w:jc w:val="both"/>
              <w:rPr>
                <w:rFonts w:hint="default"/>
                <w:lang w:val="en-US" w:eastAsia="zh-CN"/>
              </w:rPr>
            </w:pPr>
            <w:ins w:id="702" w:author="周婷" w:date="2020-08-26T19:37:35Z">
              <w:r>
                <w:rPr>
                  <w:rFonts w:hint="eastAsia" w:eastAsia="宋体"/>
                  <w:lang w:val="en-US" w:eastAsia="zh-CN"/>
                </w:rPr>
                <w:t xml:space="preserve">3 </w:t>
              </w:r>
            </w:ins>
            <w:ins w:id="703" w:author="周婷" w:date="2020-08-26T19:37:39Z">
              <w:r>
                <w:rPr>
                  <w:rFonts w:hint="eastAsia" w:eastAsia="宋体"/>
                  <w:lang w:val="en-US" w:eastAsia="zh-CN"/>
                </w:rPr>
                <w:t>任务</w:t>
              </w:r>
            </w:ins>
            <w:ins w:id="704" w:author="周婷" w:date="2020-08-26T19:37:42Z">
              <w:r>
                <w:rPr>
                  <w:rFonts w:hint="eastAsia" w:eastAsia="宋体"/>
                  <w:lang w:val="en-US" w:eastAsia="zh-CN"/>
                </w:rPr>
                <w:t>刚</w:t>
              </w:r>
            </w:ins>
            <w:ins w:id="705" w:author="周婷" w:date="2020-08-26T19:37:44Z">
              <w:r>
                <w:rPr>
                  <w:rFonts w:hint="eastAsia" w:eastAsia="宋体"/>
                  <w:lang w:val="en-US" w:eastAsia="zh-CN"/>
                </w:rPr>
                <w:t>创建</w:t>
              </w:r>
            </w:ins>
            <w:ins w:id="706" w:author="周婷" w:date="2020-08-26T19:37:45Z">
              <w:r>
                <w:rPr>
                  <w:rFonts w:hint="eastAsia" w:eastAsia="宋体"/>
                  <w:lang w:val="en-US" w:eastAsia="zh-CN"/>
                </w:rPr>
                <w:t>，</w:t>
              </w:r>
            </w:ins>
            <w:ins w:id="707" w:author="周婷" w:date="2020-08-26T19:37:47Z">
              <w:r>
                <w:rPr>
                  <w:rFonts w:hint="eastAsia" w:eastAsia="宋体"/>
                  <w:lang w:val="en-US" w:eastAsia="zh-CN"/>
                </w:rPr>
                <w:t>则</w:t>
              </w:r>
            </w:ins>
            <w:ins w:id="708" w:author="周婷" w:date="2020-08-26T19:37:51Z">
              <w:r>
                <w:rPr>
                  <w:rFonts w:hint="eastAsia" w:eastAsia="宋体"/>
                  <w:lang w:val="en-US" w:eastAsia="zh-CN"/>
                </w:rPr>
                <w:t>更新</w:t>
              </w:r>
            </w:ins>
            <w:ins w:id="709" w:author="周婷" w:date="2020-08-26T19:37:52Z">
              <w:r>
                <w:rPr>
                  <w:rFonts w:hint="eastAsia" w:eastAsia="宋体"/>
                  <w:lang w:val="en-US" w:eastAsia="zh-CN"/>
                </w:rPr>
                <w:t>时间</w:t>
              </w:r>
            </w:ins>
            <w:ins w:id="710" w:author="周婷" w:date="2020-08-26T19:37:53Z">
              <w:r>
                <w:rPr>
                  <w:rFonts w:hint="eastAsia" w:eastAsia="宋体"/>
                  <w:lang w:val="en-US" w:eastAsia="zh-CN"/>
                </w:rPr>
                <w:t>同</w:t>
              </w:r>
            </w:ins>
            <w:ins w:id="711" w:author="周婷" w:date="2020-08-26T19:37:55Z">
              <w:r>
                <w:rPr>
                  <w:rFonts w:hint="eastAsia" w:eastAsia="宋体"/>
                  <w:lang w:val="en-US" w:eastAsia="zh-CN"/>
                </w:rPr>
                <w:t>创建</w:t>
              </w:r>
            </w:ins>
            <w:ins w:id="712" w:author="周婷" w:date="2020-08-26T19:37:56Z">
              <w:r>
                <w:rPr>
                  <w:rFonts w:hint="eastAsia" w:eastAsia="宋体"/>
                  <w:lang w:val="en-US" w:eastAsia="zh-CN"/>
                </w:rPr>
                <w:t>时间</w:t>
              </w:r>
            </w:ins>
            <w:ins w:id="713" w:author="周婷" w:date="2020-08-26T19:37:57Z">
              <w:r>
                <w:rPr>
                  <w:rFonts w:hint="eastAsia" w:eastAsia="宋体"/>
                  <w:lang w:val="en-US" w:eastAsia="zh-CN"/>
                </w:rPr>
                <w:t>，</w:t>
              </w:r>
            </w:ins>
            <w:ins w:id="714" w:author="周婷" w:date="2020-08-26T19:37:59Z">
              <w:r>
                <w:rPr>
                  <w:rFonts w:hint="eastAsia" w:eastAsia="宋体"/>
                  <w:lang w:val="en-US" w:eastAsia="zh-CN"/>
                </w:rPr>
                <w:t>后续</w:t>
              </w:r>
            </w:ins>
            <w:ins w:id="715" w:author="周婷" w:date="2020-08-26T19:38:07Z">
              <w:r>
                <w:rPr>
                  <w:rFonts w:hint="eastAsia" w:eastAsia="宋体"/>
                  <w:lang w:val="en-US" w:eastAsia="zh-CN"/>
                </w:rPr>
                <w:t>任务</w:t>
              </w:r>
            </w:ins>
            <w:ins w:id="716" w:author="周婷" w:date="2020-08-26T19:38:08Z">
              <w:r>
                <w:rPr>
                  <w:rFonts w:hint="eastAsia" w:eastAsia="宋体"/>
                  <w:lang w:val="en-US" w:eastAsia="zh-CN"/>
                </w:rPr>
                <w:t>更新</w:t>
              </w:r>
            </w:ins>
            <w:ins w:id="717" w:author="周婷" w:date="2020-08-26T19:38:09Z">
              <w:r>
                <w:rPr>
                  <w:rFonts w:hint="eastAsia" w:eastAsia="宋体"/>
                  <w:lang w:val="en-US" w:eastAsia="zh-CN"/>
                </w:rPr>
                <w:t>则</w:t>
              </w:r>
            </w:ins>
            <w:ins w:id="718" w:author="周婷" w:date="2020-08-26T19:38:11Z">
              <w:r>
                <w:rPr>
                  <w:rFonts w:hint="eastAsia" w:eastAsia="宋体"/>
                  <w:lang w:val="en-US" w:eastAsia="zh-CN"/>
                </w:rPr>
                <w:t>显示</w:t>
              </w:r>
            </w:ins>
            <w:ins w:id="719" w:author="周婷" w:date="2020-08-26T19:38:16Z">
              <w:r>
                <w:rPr>
                  <w:rFonts w:hint="eastAsia" w:eastAsia="宋体"/>
                  <w:lang w:val="en-US" w:eastAsia="zh-CN"/>
                </w:rPr>
                <w:t>最新</w:t>
              </w:r>
            </w:ins>
            <w:ins w:id="720" w:author="周婷" w:date="2020-08-26T19:38:17Z">
              <w:r>
                <w:rPr>
                  <w:rFonts w:hint="eastAsia" w:eastAsia="宋体"/>
                  <w:lang w:val="en-US" w:eastAsia="zh-CN"/>
                </w:rPr>
                <w:t>的</w:t>
              </w:r>
            </w:ins>
            <w:ins w:id="721" w:author="周婷" w:date="2020-08-26T19:38:18Z">
              <w:r>
                <w:rPr>
                  <w:rFonts w:hint="eastAsia" w:eastAsia="宋体"/>
                  <w:lang w:val="en-US" w:eastAsia="zh-CN"/>
                </w:rPr>
                <w:t>更新时间</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状态</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字符串</w:t>
            </w:r>
          </w:p>
        </w:tc>
        <w:tc>
          <w:tcPr>
            <w:tcW w:w="4822" w:type="dxa"/>
            <w:vAlign w:val="top"/>
          </w:tcPr>
          <w:p>
            <w:pPr>
              <w:widowControl w:val="0"/>
              <w:jc w:val="both"/>
              <w:rPr>
                <w:rFonts w:hint="eastAsia"/>
                <w:color w:val="000000"/>
                <w:vertAlign w:val="baseline"/>
                <w:lang w:val="en-US" w:eastAsia="zh-CN"/>
              </w:rPr>
            </w:pPr>
            <w:r>
              <w:rPr>
                <w:rFonts w:hint="eastAsia" w:eastAsia="宋体"/>
                <w:color w:val="000000"/>
                <w:vertAlign w:val="baseline"/>
                <w:lang w:val="en-US" w:eastAsia="zh-CN"/>
              </w:rPr>
              <w:t>1包括：</w:t>
            </w:r>
          </w:p>
          <w:p>
            <w:pPr>
              <w:widowControl w:val="0"/>
              <w:jc w:val="both"/>
              <w:rPr>
                <w:rFonts w:hint="eastAsia"/>
                <w:color w:val="000000"/>
                <w:vertAlign w:val="baseline"/>
                <w:lang w:val="en-US" w:eastAsia="zh-CN"/>
              </w:rPr>
            </w:pPr>
            <w:r>
              <w:rPr>
                <w:rFonts w:hint="eastAsia" w:eastAsia="宋体"/>
                <w:color w:val="000000"/>
                <w:vertAlign w:val="baseline"/>
                <w:lang w:val="en-US" w:eastAsia="zh-CN"/>
              </w:rPr>
              <w:t>-进行中</w:t>
            </w:r>
          </w:p>
          <w:p>
            <w:pPr>
              <w:widowControl w:val="0"/>
              <w:jc w:val="both"/>
              <w:rPr>
                <w:rFonts w:hint="eastAsia"/>
                <w:color w:val="000000"/>
                <w:vertAlign w:val="baseline"/>
                <w:lang w:val="en-US" w:eastAsia="zh-CN"/>
              </w:rPr>
            </w:pPr>
            <w:r>
              <w:rPr>
                <w:rFonts w:hint="eastAsia" w:eastAsia="宋体"/>
                <w:color w:val="000000"/>
                <w:vertAlign w:val="baseline"/>
                <w:lang w:val="en-US" w:eastAsia="zh-CN"/>
              </w:rPr>
              <w:t>-完成</w:t>
            </w:r>
          </w:p>
          <w:p>
            <w:pPr>
              <w:widowControl w:val="0"/>
              <w:jc w:val="both"/>
              <w:rPr>
                <w:rFonts w:hint="default"/>
                <w:color w:val="000000"/>
                <w:vertAlign w:val="baseline"/>
                <w:lang w:val="en-US" w:eastAsia="zh-CN"/>
              </w:rPr>
            </w:pPr>
            <w:r>
              <w:rPr>
                <w:rFonts w:hint="eastAsia" w:eastAsia="宋体"/>
                <w:color w:val="000000"/>
                <w:vertAlign w:val="baseline"/>
                <w:lang w:val="en-US" w:eastAsia="zh-CN"/>
              </w:rPr>
              <w:t>2 只有当前报表当前报送期的所有报送公司的流程都完成后，状态变为完成，否则为进行中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流程预览</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图标</w:t>
            </w:r>
          </w:p>
        </w:tc>
        <w:tc>
          <w:tcPr>
            <w:tcW w:w="4822"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val="en-US" w:eastAsia="zh-CN"/>
              </w:rPr>
              <w:t>点击后下钻到报送任务的流程进度页面，如果有多个报送机构，则展示多条报送流程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trPr>
        <w:tc>
          <w:tcPr>
            <w:tcW w:w="1228" w:type="dxa"/>
            <w:vAlign w:val="top"/>
          </w:tcPr>
          <w:p>
            <w:pPr>
              <w:widowControl w:val="0"/>
              <w:jc w:val="both"/>
              <w:rPr>
                <w:rFonts w:hint="eastAsia"/>
                <w:color w:val="000000"/>
                <w:vertAlign w:val="baseline"/>
                <w:lang w:eastAsia="zh-CN"/>
              </w:rPr>
            </w:pPr>
            <w:r>
              <w:rPr>
                <w:rFonts w:hint="eastAsia" w:eastAsia="宋体"/>
                <w:color w:val="000000"/>
                <w:vertAlign w:val="baseline"/>
                <w:lang w:eastAsia="zh-CN"/>
              </w:rPr>
              <w:t>备注</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1145" w:type="dxa"/>
            <w:vAlign w:val="top"/>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vAlign w:val="top"/>
          </w:tcPr>
          <w:p>
            <w:pPr>
              <w:widowControl w:val="0"/>
              <w:jc w:val="both"/>
              <w:rPr>
                <w:rFonts w:hint="eastAsia"/>
                <w:color w:val="000000"/>
                <w:vertAlign w:val="baseline"/>
                <w:lang w:val="en-US" w:eastAsia="zh-CN"/>
              </w:rPr>
            </w:pPr>
            <w:r>
              <w:rPr>
                <w:rFonts w:hint="eastAsia" w:eastAsia="宋体"/>
                <w:color w:val="000000"/>
                <w:vertAlign w:val="baseline"/>
                <w:lang w:val="en-US" w:eastAsia="zh-CN"/>
              </w:rPr>
              <w:t>1如果任务创建不成功，则会显示“存在任务创建异常”</w:t>
            </w:r>
          </w:p>
          <w:p>
            <w:pPr>
              <w:widowControl w:val="0"/>
              <w:jc w:val="both"/>
              <w:rPr>
                <w:rFonts w:hint="default"/>
                <w:color w:val="000000"/>
                <w:vertAlign w:val="baseline"/>
                <w:lang w:val="en-US" w:eastAsia="zh-CN"/>
              </w:rPr>
            </w:pPr>
            <w:ins w:id="722" w:author="周婷" w:date="2020-08-26T21:02:15Z">
              <w:r>
                <w:rPr>
                  <w:rFonts w:hint="eastAsia" w:eastAsia="宋体"/>
                  <w:color w:val="000000"/>
                  <w:vertAlign w:val="baseline"/>
                  <w:lang w:val="en-US" w:eastAsia="zh-CN"/>
                </w:rPr>
                <w:t>2</w:t>
              </w:r>
            </w:ins>
            <w:ins w:id="723" w:author="周婷" w:date="2020-08-26T21:02:16Z">
              <w:r>
                <w:rPr>
                  <w:rFonts w:hint="eastAsia" w:eastAsia="宋体"/>
                  <w:color w:val="000000"/>
                  <w:vertAlign w:val="baseline"/>
                  <w:lang w:val="en-US" w:eastAsia="zh-CN"/>
                </w:rPr>
                <w:t>如果任务逾期，则会显示“已逾期”</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color w:val="000000"/>
                <w:vertAlign w:val="baseline"/>
                <w:lang w:eastAsia="zh-CN"/>
              </w:rPr>
            </w:pPr>
            <w:r>
              <w:rPr>
                <w:rFonts w:hint="eastAsia" w:eastAsia="宋体"/>
                <w:color w:val="000000"/>
                <w:vertAlign w:val="baseline"/>
                <w:lang w:eastAsia="zh-CN"/>
              </w:rPr>
              <w:t>操作</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1145" w:type="dxa"/>
            <w:vAlign w:val="top"/>
          </w:tcPr>
          <w:p>
            <w:pPr>
              <w:widowControl w:val="0"/>
              <w:jc w:val="both"/>
              <w:rPr>
                <w:rFonts w:hint="eastAsia"/>
                <w:color w:val="000000"/>
                <w:vertAlign w:val="baseline"/>
                <w:lang w:eastAsia="zh-CN"/>
              </w:rPr>
            </w:pPr>
            <w:r>
              <w:rPr>
                <w:rFonts w:hint="eastAsia" w:eastAsia="宋体"/>
                <w:color w:val="000000"/>
                <w:vertAlign w:val="baseline"/>
                <w:lang w:eastAsia="zh-CN"/>
              </w:rPr>
              <w:t>操作</w:t>
            </w:r>
          </w:p>
        </w:tc>
        <w:tc>
          <w:tcPr>
            <w:tcW w:w="4822" w:type="dxa"/>
            <w:vAlign w:val="top"/>
          </w:tcPr>
          <w:p>
            <w:pPr>
              <w:widowControl w:val="0"/>
              <w:jc w:val="both"/>
              <w:rPr>
                <w:rFonts w:hint="eastAsia"/>
                <w:color w:val="000000"/>
                <w:vertAlign w:val="baseline"/>
                <w:lang w:val="en-US" w:eastAsia="zh-CN"/>
              </w:rPr>
            </w:pPr>
            <w:r>
              <w:rPr>
                <w:rFonts w:hint="eastAsia" w:eastAsia="宋体"/>
                <w:color w:val="000000"/>
                <w:vertAlign w:val="baseline"/>
                <w:lang w:val="en-US" w:eastAsia="zh-CN"/>
              </w:rPr>
              <w:t>1管理员的任务处理列表会展示操作列，包括：</w:t>
            </w:r>
          </w:p>
          <w:p>
            <w:pPr>
              <w:widowControl w:val="0"/>
              <w:jc w:val="both"/>
              <w:rPr>
                <w:rFonts w:hint="eastAsia"/>
                <w:color w:val="000000"/>
                <w:vertAlign w:val="baseline"/>
                <w:lang w:val="en-US" w:eastAsia="zh-CN"/>
              </w:rPr>
            </w:pPr>
            <w:r>
              <w:rPr>
                <w:rFonts w:hint="eastAsia" w:eastAsia="宋体"/>
                <w:color w:val="000000"/>
                <w:vertAlign w:val="baseline"/>
                <w:lang w:val="en-US" w:eastAsia="zh-CN"/>
              </w:rPr>
              <w:t>退回</w:t>
            </w:r>
          </w:p>
          <w:p>
            <w:pPr>
              <w:widowControl w:val="0"/>
              <w:jc w:val="both"/>
              <w:rPr>
                <w:rFonts w:hint="eastAsia"/>
                <w:color w:val="000000"/>
                <w:vertAlign w:val="baseline"/>
                <w:lang w:val="en-US" w:eastAsia="zh-CN"/>
              </w:rPr>
            </w:pPr>
            <w:r>
              <w:rPr>
                <w:rFonts w:hint="eastAsia" w:eastAsia="宋体"/>
                <w:color w:val="000000"/>
                <w:vertAlign w:val="baseline"/>
                <w:lang w:val="en-US" w:eastAsia="zh-CN"/>
              </w:rPr>
              <w:t>2完成状态的任务退回按钮可操作，进行中状态的任务操作列显示空</w:t>
            </w:r>
          </w:p>
        </w:tc>
      </w:tr>
    </w:tbl>
    <w:p>
      <w:pPr>
        <w:rPr>
          <w:rFonts w:hint="default"/>
          <w:lang w:eastAsia="zh-CN"/>
        </w:rPr>
      </w:pPr>
    </w:p>
    <w:p>
      <w:pPr>
        <w:pStyle w:val="7"/>
        <w:numPr>
          <w:ilvl w:val="5"/>
          <w:numId w:val="14"/>
        </w:numPr>
        <w:adjustRightInd/>
        <w:snapToGrid/>
        <w:spacing w:before="0" w:after="0"/>
        <w:ind w:left="1152" w:leftChars="0" w:hanging="1152" w:firstLineChars="0"/>
        <w:rPr>
          <w:rFonts w:hint="default"/>
          <w:lang w:eastAsia="zh-CN"/>
        </w:rPr>
      </w:pPr>
      <w:r>
        <w:rPr>
          <w:rFonts w:hint="eastAsia" w:eastAsia="宋体"/>
          <w:lang w:eastAsia="zh-CN"/>
        </w:rPr>
        <w:t>按钮</w:t>
      </w:r>
    </w:p>
    <w:p>
      <w:pPr>
        <w:pStyle w:val="8"/>
        <w:numPr>
          <w:ilvl w:val="6"/>
          <w:numId w:val="14"/>
        </w:numPr>
        <w:ind w:left="1296" w:leftChars="0" w:hanging="1296" w:firstLineChars="0"/>
        <w:rPr>
          <w:rFonts w:hint="eastAsia"/>
          <w:lang w:val="en-US" w:eastAsia="zh-CN"/>
        </w:rPr>
      </w:pPr>
      <w:r>
        <w:rPr>
          <w:rFonts w:hint="eastAsia" w:eastAsia="宋体"/>
          <w:lang w:val="en-US" w:eastAsia="zh-CN"/>
        </w:rPr>
        <w:t>查询</w:t>
      </w:r>
    </w:p>
    <w:p>
      <w:pPr>
        <w:numPr>
          <w:ilvl w:val="-1"/>
          <w:numId w:val="0"/>
        </w:numPr>
        <w:ind w:firstLine="420"/>
        <w:rPr>
          <w:rFonts w:hint="eastAsia"/>
          <w:lang w:val="en-US" w:eastAsia="zh-CN"/>
        </w:rPr>
      </w:pPr>
      <w:r>
        <w:rPr>
          <w:rFonts w:hint="eastAsia" w:eastAsia="宋体"/>
          <w:bCs/>
          <w:kern w:val="44"/>
          <w:szCs w:val="21"/>
          <w:lang w:val="en-US" w:eastAsia="zh-CN"/>
        </w:rPr>
        <w:t>点击列表上方“查询”按钮后刷新页面，展示根据筛选条件展示符合条件的数据。</w:t>
      </w:r>
    </w:p>
    <w:p>
      <w:pPr>
        <w:pStyle w:val="8"/>
        <w:numPr>
          <w:ilvl w:val="6"/>
          <w:numId w:val="14"/>
        </w:numPr>
        <w:ind w:left="1296" w:leftChars="0" w:hanging="1296" w:firstLineChars="0"/>
        <w:rPr>
          <w:rFonts w:hint="eastAsia"/>
          <w:lang w:val="en-US" w:eastAsia="zh-CN"/>
        </w:rPr>
      </w:pPr>
      <w:r>
        <w:rPr>
          <w:rFonts w:hint="eastAsia" w:eastAsia="宋体"/>
          <w:lang w:val="en-US" w:eastAsia="zh-CN"/>
        </w:rPr>
        <w:t>重置</w:t>
      </w:r>
    </w:p>
    <w:p>
      <w:pPr>
        <w:numPr>
          <w:ilvl w:val="-1"/>
          <w:numId w:val="0"/>
        </w:numPr>
        <w:ind w:firstLine="420"/>
        <w:rPr>
          <w:ins w:id="724" w:author="周婷" w:date="2020-08-26T13:42:12Z"/>
          <w:rFonts w:hint="eastAsia"/>
          <w:bCs/>
          <w:kern w:val="44"/>
          <w:szCs w:val="21"/>
          <w:lang w:val="en-US" w:eastAsia="zh-CN"/>
        </w:rPr>
      </w:pPr>
      <w:r>
        <w:rPr>
          <w:rFonts w:hint="eastAsia" w:eastAsia="宋体"/>
          <w:bCs/>
          <w:kern w:val="44"/>
          <w:szCs w:val="21"/>
          <w:lang w:val="en-US" w:eastAsia="zh-CN"/>
        </w:rPr>
        <w:t>点击列表上方“重置”按钮后清空筛选条件并刷新页面展示用户有权限看到的所有数据。</w:t>
      </w:r>
    </w:p>
    <w:p>
      <w:pPr>
        <w:pStyle w:val="8"/>
        <w:numPr>
          <w:ilvl w:val="6"/>
          <w:numId w:val="14"/>
        </w:numPr>
        <w:ind w:left="1296" w:hanging="1296"/>
        <w:rPr>
          <w:ins w:id="726" w:author="周婷" w:date="2020-08-26T13:42:08Z"/>
          <w:rFonts w:hint="eastAsia"/>
          <w:bCs/>
          <w:kern w:val="44"/>
          <w:szCs w:val="21"/>
          <w:lang w:val="en-US" w:eastAsia="zh-CN"/>
        </w:rPr>
        <w:pPrChange w:id="725" w:author="周婷" w:date="2020-08-26T13:42:17Z">
          <w:pPr>
            <w:numPr>
              <w:ilvl w:val="-1"/>
              <w:numId w:val="0"/>
            </w:numPr>
            <w:ind w:firstLine="420"/>
          </w:pPr>
        </w:pPrChange>
      </w:pPr>
      <w:ins w:id="727" w:author="周婷" w:date="2020-08-26T13:42:20Z">
        <w:r>
          <w:rPr>
            <w:rFonts w:hint="eastAsia" w:eastAsia="宋体"/>
            <w:lang w:val="en-US" w:eastAsia="zh-CN"/>
          </w:rPr>
          <w:t>退回</w:t>
        </w:r>
      </w:ins>
    </w:p>
    <w:p>
      <w:pPr>
        <w:ind w:firstLine="420"/>
        <w:rPr>
          <w:ins w:id="728" w:author="周婷" w:date="2020-08-26T13:42:29Z"/>
          <w:rFonts w:hint="eastAsia"/>
          <w:lang w:eastAsia="zh-CN"/>
        </w:rPr>
      </w:pPr>
      <w:ins w:id="729" w:author="周婷" w:date="2020-08-26T13:42:28Z">
        <w:r>
          <w:rPr>
            <w:rFonts w:hint="eastAsia" w:eastAsia="宋体"/>
            <w:lang w:eastAsia="zh-CN"/>
          </w:rPr>
          <w:t>前提</w:t>
        </w:r>
      </w:ins>
      <w:ins w:id="730" w:author="周婷" w:date="2020-08-26T13:42:29Z">
        <w:r>
          <w:rPr>
            <w:rFonts w:hint="eastAsia" w:eastAsia="宋体"/>
            <w:lang w:eastAsia="zh-CN"/>
          </w:rPr>
          <w:t>：</w:t>
        </w:r>
      </w:ins>
      <w:ins w:id="731" w:author="周婷" w:date="2020-08-26T13:42:33Z">
        <w:r>
          <w:rPr>
            <w:rFonts w:hint="eastAsia" w:eastAsia="宋体"/>
            <w:lang w:eastAsia="zh-CN"/>
          </w:rPr>
          <w:t>只有</w:t>
        </w:r>
      </w:ins>
      <w:ins w:id="732" w:author="周婷" w:date="2020-08-26T13:42:43Z">
        <w:r>
          <w:rPr>
            <w:rFonts w:hint="eastAsia" w:eastAsia="宋体"/>
            <w:lang w:eastAsia="zh-CN"/>
          </w:rPr>
          <w:t>报送</w:t>
        </w:r>
      </w:ins>
      <w:ins w:id="733" w:author="周婷" w:date="2020-08-26T13:42:44Z">
        <w:r>
          <w:rPr>
            <w:rFonts w:hint="eastAsia" w:eastAsia="宋体"/>
            <w:lang w:eastAsia="zh-CN"/>
          </w:rPr>
          <w:t>管理</w:t>
        </w:r>
      </w:ins>
      <w:ins w:id="734" w:author="周婷" w:date="2020-08-26T13:42:45Z">
        <w:r>
          <w:rPr>
            <w:rFonts w:hint="eastAsia" w:eastAsia="宋体"/>
            <w:lang w:eastAsia="zh-CN"/>
          </w:rPr>
          <w:t>员</w:t>
        </w:r>
      </w:ins>
      <w:ins w:id="735" w:author="周婷" w:date="2020-08-26T13:42:48Z">
        <w:r>
          <w:rPr>
            <w:rFonts w:hint="eastAsia" w:eastAsia="宋体"/>
            <w:lang w:eastAsia="zh-CN"/>
          </w:rPr>
          <w:t>且</w:t>
        </w:r>
      </w:ins>
      <w:ins w:id="736" w:author="周婷" w:date="2020-08-26T13:42:34Z">
        <w:r>
          <w:rPr>
            <w:rFonts w:hint="eastAsia" w:eastAsia="宋体"/>
            <w:lang w:eastAsia="zh-CN"/>
          </w:rPr>
          <w:t>已</w:t>
        </w:r>
      </w:ins>
      <w:ins w:id="737" w:author="周婷" w:date="2020-08-26T13:42:36Z">
        <w:r>
          <w:rPr>
            <w:rFonts w:hint="eastAsia" w:eastAsia="宋体"/>
            <w:lang w:eastAsia="zh-CN"/>
          </w:rPr>
          <w:t>完成的</w:t>
        </w:r>
      </w:ins>
      <w:ins w:id="738" w:author="周婷" w:date="2020-08-26T13:42:53Z">
        <w:r>
          <w:rPr>
            <w:rFonts w:hint="eastAsia" w:eastAsia="宋体"/>
            <w:lang w:eastAsia="zh-CN"/>
          </w:rPr>
          <w:t>报表</w:t>
        </w:r>
      </w:ins>
      <w:ins w:id="739" w:author="周婷" w:date="2020-08-26T13:43:00Z">
        <w:r>
          <w:rPr>
            <w:rFonts w:hint="eastAsia" w:eastAsia="宋体"/>
            <w:lang w:eastAsia="zh-CN"/>
          </w:rPr>
          <w:t>操作</w:t>
        </w:r>
      </w:ins>
      <w:ins w:id="740" w:author="周婷" w:date="2020-08-26T13:43:01Z">
        <w:r>
          <w:rPr>
            <w:rFonts w:hint="eastAsia" w:eastAsia="宋体"/>
            <w:lang w:eastAsia="zh-CN"/>
          </w:rPr>
          <w:t>列</w:t>
        </w:r>
      </w:ins>
      <w:ins w:id="741" w:author="周婷" w:date="2020-08-26T13:43:02Z">
        <w:r>
          <w:rPr>
            <w:rFonts w:hint="eastAsia" w:eastAsia="宋体"/>
            <w:lang w:eastAsia="zh-CN"/>
          </w:rPr>
          <w:t>会</w:t>
        </w:r>
      </w:ins>
      <w:ins w:id="742" w:author="周婷" w:date="2020-08-26T13:43:04Z">
        <w:r>
          <w:rPr>
            <w:rFonts w:hint="eastAsia" w:eastAsia="宋体"/>
            <w:lang w:eastAsia="zh-CN"/>
          </w:rPr>
          <w:t>展示</w:t>
        </w:r>
      </w:ins>
      <w:ins w:id="743" w:author="周婷" w:date="2020-08-26T13:43:05Z">
        <w:r>
          <w:rPr>
            <w:rFonts w:hint="eastAsia" w:eastAsia="宋体"/>
            <w:lang w:eastAsia="zh-CN"/>
          </w:rPr>
          <w:t>“</w:t>
        </w:r>
      </w:ins>
      <w:ins w:id="744" w:author="周婷" w:date="2020-08-26T13:43:07Z">
        <w:r>
          <w:rPr>
            <w:rFonts w:hint="eastAsia" w:eastAsia="宋体"/>
            <w:lang w:eastAsia="zh-CN"/>
          </w:rPr>
          <w:t>退回</w:t>
        </w:r>
      </w:ins>
      <w:ins w:id="745" w:author="周婷" w:date="2020-08-26T13:43:05Z">
        <w:r>
          <w:rPr>
            <w:rFonts w:hint="eastAsia" w:eastAsia="宋体"/>
            <w:lang w:eastAsia="zh-CN"/>
          </w:rPr>
          <w:t>”</w:t>
        </w:r>
      </w:ins>
      <w:ins w:id="746" w:author="周婷" w:date="2020-08-26T13:43:16Z">
        <w:r>
          <w:rPr>
            <w:rFonts w:hint="eastAsia" w:eastAsia="宋体"/>
            <w:lang w:eastAsia="zh-CN"/>
          </w:rPr>
          <w:t>按钮</w:t>
        </w:r>
      </w:ins>
    </w:p>
    <w:p>
      <w:pPr>
        <w:ind w:firstLine="420"/>
        <w:rPr>
          <w:ins w:id="747" w:author="周婷" w:date="2020-08-26T13:42:09Z"/>
          <w:rFonts w:hint="eastAsia"/>
          <w:lang w:val="en-US" w:eastAsia="zh-CN"/>
        </w:rPr>
      </w:pPr>
      <w:ins w:id="748" w:author="周婷" w:date="2020-08-26T13:42:09Z">
        <w:r>
          <w:rPr>
            <w:rFonts w:hint="eastAsia" w:eastAsia="宋体"/>
            <w:lang w:eastAsia="zh-CN"/>
          </w:rPr>
          <w:t>点击退回按钮暂时弹窗，选择报送单位</w:t>
        </w:r>
      </w:ins>
      <w:ins w:id="749" w:author="周婷" w:date="2020-08-26T13:43:25Z">
        <w:r>
          <w:rPr>
            <w:rFonts w:hint="eastAsia" w:eastAsia="宋体"/>
            <w:lang w:eastAsia="zh-CN"/>
          </w:rPr>
          <w:t>，</w:t>
        </w:r>
      </w:ins>
      <w:ins w:id="750" w:author="周婷" w:date="2020-08-26T13:43:36Z">
        <w:r>
          <w:rPr>
            <w:rFonts w:hint="eastAsia" w:eastAsia="宋体"/>
            <w:lang w:eastAsia="zh-CN"/>
          </w:rPr>
          <w:t>选择</w:t>
        </w:r>
      </w:ins>
      <w:ins w:id="751" w:author="周婷" w:date="2020-08-26T13:43:37Z">
        <w:r>
          <w:rPr>
            <w:rFonts w:hint="eastAsia" w:eastAsia="宋体"/>
            <w:lang w:eastAsia="zh-CN"/>
          </w:rPr>
          <w:t>报送</w:t>
        </w:r>
      </w:ins>
      <w:ins w:id="752" w:author="周婷" w:date="2020-08-26T13:43:38Z">
        <w:r>
          <w:rPr>
            <w:rFonts w:hint="eastAsia" w:eastAsia="宋体"/>
            <w:lang w:eastAsia="zh-CN"/>
          </w:rPr>
          <w:t>单位后</w:t>
        </w:r>
      </w:ins>
      <w:ins w:id="753" w:author="周婷" w:date="2020-08-26T13:43:39Z">
        <w:r>
          <w:rPr>
            <w:rFonts w:hint="eastAsia" w:eastAsia="宋体"/>
            <w:lang w:eastAsia="zh-CN"/>
          </w:rPr>
          <w:t>，</w:t>
        </w:r>
      </w:ins>
      <w:ins w:id="754" w:author="周婷" w:date="2020-08-26T13:43:42Z">
        <w:r>
          <w:rPr>
            <w:rFonts w:hint="eastAsia" w:eastAsia="宋体"/>
            <w:lang w:eastAsia="zh-CN"/>
          </w:rPr>
          <w:t>默认</w:t>
        </w:r>
      </w:ins>
      <w:ins w:id="755" w:author="周婷" w:date="2020-08-26T13:43:43Z">
        <w:r>
          <w:rPr>
            <w:rFonts w:hint="eastAsia" w:eastAsia="宋体"/>
            <w:lang w:eastAsia="zh-CN"/>
          </w:rPr>
          <w:t>展示</w:t>
        </w:r>
      </w:ins>
      <w:ins w:id="756" w:author="周婷" w:date="2020-08-26T13:43:49Z">
        <w:r>
          <w:rPr>
            <w:rFonts w:hint="eastAsia" w:eastAsia="宋体"/>
            <w:lang w:eastAsia="zh-CN"/>
          </w:rPr>
          <w:t>对应</w:t>
        </w:r>
      </w:ins>
      <w:ins w:id="757" w:author="周婷" w:date="2020-08-26T13:42:09Z">
        <w:r>
          <w:rPr>
            <w:rFonts w:hint="eastAsia" w:eastAsia="宋体"/>
            <w:lang w:eastAsia="zh-CN"/>
          </w:rPr>
          <w:t>报送单位中的</w:t>
        </w:r>
      </w:ins>
      <w:ins w:id="758" w:author="周婷" w:date="2020-08-26T13:44:54Z">
        <w:r>
          <w:rPr>
            <w:rFonts w:hint="eastAsia" w:eastAsia="宋体"/>
            <w:lang w:eastAsia="zh-CN"/>
          </w:rPr>
          <w:t>提交</w:t>
        </w:r>
      </w:ins>
      <w:ins w:id="759" w:author="周婷" w:date="2020-08-26T13:42:09Z">
        <w:r>
          <w:rPr>
            <w:rFonts w:hint="eastAsia" w:eastAsia="宋体"/>
            <w:lang w:eastAsia="zh-CN"/>
          </w:rPr>
          <w:t>人员</w:t>
        </w:r>
      </w:ins>
      <w:ins w:id="760" w:author="周婷" w:date="2020-08-26T13:53:20Z">
        <w:r>
          <w:rPr>
            <w:rFonts w:hint="eastAsia" w:eastAsia="宋体"/>
            <w:lang w:eastAsia="zh-CN"/>
          </w:rPr>
          <w:t>：</w:t>
        </w:r>
      </w:ins>
      <w:ins w:id="761" w:author="周婷" w:date="2020-08-26T13:44:33Z">
        <w:r>
          <w:rPr>
            <w:rFonts w:hint="eastAsia" w:eastAsia="宋体"/>
            <w:lang w:eastAsia="zh-CN"/>
          </w:rPr>
          <w:t>如果</w:t>
        </w:r>
      </w:ins>
      <w:ins w:id="762" w:author="周婷" w:date="2020-08-26T13:44:34Z">
        <w:r>
          <w:rPr>
            <w:rFonts w:hint="eastAsia" w:eastAsia="宋体"/>
            <w:lang w:eastAsia="zh-CN"/>
          </w:rPr>
          <w:t>只有</w:t>
        </w:r>
      </w:ins>
      <w:ins w:id="763" w:author="周婷" w:date="2020-08-26T13:44:35Z">
        <w:r>
          <w:rPr>
            <w:rFonts w:hint="eastAsia" w:eastAsia="宋体"/>
            <w:lang w:eastAsia="zh-CN"/>
          </w:rPr>
          <w:t>一个</w:t>
        </w:r>
      </w:ins>
      <w:ins w:id="764" w:author="周婷" w:date="2020-08-26T13:44:59Z">
        <w:r>
          <w:rPr>
            <w:rFonts w:hint="eastAsia" w:eastAsia="宋体"/>
            <w:lang w:eastAsia="zh-CN"/>
          </w:rPr>
          <w:t>提交</w:t>
        </w:r>
      </w:ins>
      <w:ins w:id="765" w:author="周婷" w:date="2020-08-26T13:44:35Z">
        <w:r>
          <w:rPr>
            <w:rFonts w:hint="eastAsia" w:eastAsia="宋体"/>
            <w:lang w:eastAsia="zh-CN"/>
          </w:rPr>
          <w:t>人</w:t>
        </w:r>
      </w:ins>
      <w:ins w:id="766" w:author="周婷" w:date="2020-08-26T13:44:36Z">
        <w:r>
          <w:rPr>
            <w:rFonts w:hint="eastAsia" w:eastAsia="宋体"/>
            <w:lang w:eastAsia="zh-CN"/>
          </w:rPr>
          <w:t>，</w:t>
        </w:r>
      </w:ins>
      <w:ins w:id="767" w:author="周婷" w:date="2020-08-26T13:44:37Z">
        <w:r>
          <w:rPr>
            <w:rFonts w:hint="eastAsia" w:eastAsia="宋体"/>
            <w:lang w:eastAsia="zh-CN"/>
          </w:rPr>
          <w:t>则</w:t>
        </w:r>
      </w:ins>
      <w:ins w:id="768" w:author="周婷" w:date="2020-08-26T13:44:38Z">
        <w:r>
          <w:rPr>
            <w:rFonts w:hint="eastAsia" w:eastAsia="宋体"/>
            <w:lang w:eastAsia="zh-CN"/>
          </w:rPr>
          <w:t>展示</w:t>
        </w:r>
      </w:ins>
      <w:ins w:id="769" w:author="周婷" w:date="2020-08-26T13:44:40Z">
        <w:r>
          <w:rPr>
            <w:rFonts w:hint="eastAsia" w:eastAsia="宋体"/>
            <w:lang w:eastAsia="zh-CN"/>
          </w:rPr>
          <w:t>该</w:t>
        </w:r>
      </w:ins>
      <w:ins w:id="770" w:author="周婷" w:date="2020-08-26T13:44:41Z">
        <w:r>
          <w:rPr>
            <w:rFonts w:hint="eastAsia" w:eastAsia="宋体"/>
            <w:lang w:eastAsia="zh-CN"/>
          </w:rPr>
          <w:t>人员</w:t>
        </w:r>
      </w:ins>
      <w:ins w:id="771" w:author="周婷" w:date="2020-08-26T13:45:03Z">
        <w:r>
          <w:rPr>
            <w:rFonts w:hint="eastAsia" w:eastAsia="宋体"/>
            <w:lang w:eastAsia="zh-CN"/>
          </w:rPr>
          <w:t>；</w:t>
        </w:r>
      </w:ins>
      <w:ins w:id="772" w:author="周婷" w:date="2020-08-26T13:44:43Z">
        <w:r>
          <w:rPr>
            <w:rFonts w:hint="eastAsia" w:eastAsia="宋体"/>
            <w:lang w:eastAsia="zh-CN"/>
          </w:rPr>
          <w:t>如果</w:t>
        </w:r>
      </w:ins>
      <w:ins w:id="773" w:author="周婷" w:date="2020-08-26T13:44:44Z">
        <w:r>
          <w:rPr>
            <w:rFonts w:hint="eastAsia" w:eastAsia="宋体"/>
            <w:lang w:eastAsia="zh-CN"/>
          </w:rPr>
          <w:t>有</w:t>
        </w:r>
      </w:ins>
      <w:ins w:id="774" w:author="周婷" w:date="2020-08-26T13:44:45Z">
        <w:r>
          <w:rPr>
            <w:rFonts w:hint="eastAsia" w:eastAsia="宋体"/>
            <w:lang w:eastAsia="zh-CN"/>
          </w:rPr>
          <w:t>多个</w:t>
        </w:r>
      </w:ins>
      <w:ins w:id="775" w:author="周婷" w:date="2020-08-26T13:45:05Z">
        <w:r>
          <w:rPr>
            <w:rFonts w:hint="eastAsia" w:eastAsia="宋体"/>
            <w:lang w:eastAsia="zh-CN"/>
          </w:rPr>
          <w:t>提交</w:t>
        </w:r>
      </w:ins>
      <w:ins w:id="776" w:author="周婷" w:date="2020-08-26T13:44:47Z">
        <w:r>
          <w:rPr>
            <w:rFonts w:hint="eastAsia" w:eastAsia="宋体"/>
            <w:lang w:eastAsia="zh-CN"/>
          </w:rPr>
          <w:t>人员，</w:t>
        </w:r>
      </w:ins>
      <w:ins w:id="777" w:author="周婷" w:date="2020-08-26T13:44:48Z">
        <w:r>
          <w:rPr>
            <w:rFonts w:hint="eastAsia" w:eastAsia="宋体"/>
            <w:lang w:eastAsia="zh-CN"/>
          </w:rPr>
          <w:t>则</w:t>
        </w:r>
      </w:ins>
      <w:ins w:id="778" w:author="周婷" w:date="2020-08-26T13:45:09Z">
        <w:r>
          <w:rPr>
            <w:rFonts w:hint="eastAsia" w:eastAsia="宋体"/>
            <w:lang w:eastAsia="zh-CN"/>
          </w:rPr>
          <w:t>展示</w:t>
        </w:r>
      </w:ins>
      <w:ins w:id="779" w:author="周婷" w:date="2020-08-26T13:45:46Z">
        <w:r>
          <w:rPr>
            <w:rFonts w:hint="eastAsia" w:eastAsia="宋体"/>
            <w:lang w:eastAsia="zh-CN"/>
          </w:rPr>
          <w:t>最后一个</w:t>
        </w:r>
      </w:ins>
      <w:ins w:id="780" w:author="周婷" w:date="2020-08-26T13:45:53Z">
        <w:r>
          <w:rPr>
            <w:rFonts w:hint="eastAsia" w:eastAsia="宋体"/>
            <w:lang w:eastAsia="zh-CN"/>
          </w:rPr>
          <w:t>提交</w:t>
        </w:r>
      </w:ins>
      <w:ins w:id="781" w:author="周婷" w:date="2020-08-26T13:45:46Z">
        <w:r>
          <w:rPr>
            <w:rFonts w:hint="eastAsia" w:eastAsia="宋体"/>
            <w:lang w:eastAsia="zh-CN"/>
          </w:rPr>
          <w:t>人员</w:t>
        </w:r>
      </w:ins>
      <w:ins w:id="782" w:author="周婷" w:date="2020-08-26T13:53:24Z">
        <w:r>
          <w:rPr>
            <w:rFonts w:hint="eastAsia" w:eastAsia="宋体"/>
            <w:lang w:eastAsia="zh-CN"/>
          </w:rPr>
          <w:t>。</w:t>
        </w:r>
      </w:ins>
      <w:ins w:id="783" w:author="周婷" w:date="2020-08-26T13:46:02Z">
        <w:r>
          <w:rPr>
            <w:rFonts w:hint="eastAsia" w:eastAsia="宋体"/>
            <w:lang w:eastAsia="zh-CN"/>
          </w:rPr>
          <w:t>填写</w:t>
        </w:r>
      </w:ins>
      <w:ins w:id="784" w:author="周婷" w:date="2020-08-26T13:53:37Z">
        <w:r>
          <w:rPr>
            <w:rFonts w:hint="eastAsia" w:eastAsia="宋体"/>
            <w:lang w:eastAsia="zh-CN"/>
          </w:rPr>
          <w:t>报送</w:t>
        </w:r>
      </w:ins>
      <w:ins w:id="785" w:author="周婷" w:date="2020-08-26T13:53:39Z">
        <w:r>
          <w:rPr>
            <w:rFonts w:hint="eastAsia" w:eastAsia="宋体"/>
            <w:lang w:eastAsia="zh-CN"/>
          </w:rPr>
          <w:t>单位、</w:t>
        </w:r>
      </w:ins>
      <w:ins w:id="786" w:author="周婷" w:date="2020-08-26T13:53:41Z">
        <w:r>
          <w:rPr>
            <w:rFonts w:hint="eastAsia" w:eastAsia="宋体"/>
            <w:lang w:eastAsia="zh-CN"/>
          </w:rPr>
          <w:t>提交</w:t>
        </w:r>
      </w:ins>
      <w:ins w:id="787" w:author="周婷" w:date="2020-08-26T13:53:42Z">
        <w:r>
          <w:rPr>
            <w:rFonts w:hint="eastAsia" w:eastAsia="宋体"/>
            <w:lang w:eastAsia="zh-CN"/>
          </w:rPr>
          <w:t>人员</w:t>
        </w:r>
      </w:ins>
      <w:ins w:id="788" w:author="周婷" w:date="2020-08-26T13:53:43Z">
        <w:r>
          <w:rPr>
            <w:rFonts w:hint="eastAsia" w:eastAsia="宋体"/>
            <w:lang w:eastAsia="zh-CN"/>
          </w:rPr>
          <w:t>、</w:t>
        </w:r>
      </w:ins>
      <w:ins w:id="789" w:author="周婷" w:date="2020-08-26T13:42:09Z">
        <w:r>
          <w:rPr>
            <w:rFonts w:hint="eastAsia" w:eastAsia="宋体"/>
            <w:lang w:eastAsia="zh-CN"/>
          </w:rPr>
          <w:t>退回原因</w:t>
        </w:r>
      </w:ins>
      <w:ins w:id="790" w:author="周婷" w:date="2020-08-26T13:46:06Z">
        <w:r>
          <w:rPr>
            <w:rFonts w:hint="eastAsia" w:eastAsia="宋体"/>
            <w:lang w:eastAsia="zh-CN"/>
          </w:rPr>
          <w:t>点击</w:t>
        </w:r>
      </w:ins>
      <w:ins w:id="791" w:author="周婷" w:date="2020-08-26T13:46:07Z">
        <w:r>
          <w:rPr>
            <w:rFonts w:hint="eastAsia" w:eastAsia="宋体"/>
            <w:lang w:eastAsia="zh-CN"/>
          </w:rPr>
          <w:t>确认</w:t>
        </w:r>
      </w:ins>
      <w:ins w:id="792" w:author="周婷" w:date="2020-08-26T13:46:08Z">
        <w:r>
          <w:rPr>
            <w:rFonts w:hint="eastAsia" w:eastAsia="宋体"/>
            <w:lang w:eastAsia="zh-CN"/>
          </w:rPr>
          <w:t>后</w:t>
        </w:r>
      </w:ins>
      <w:ins w:id="793" w:author="周婷" w:date="2020-08-26T13:42:09Z">
        <w:r>
          <w:rPr>
            <w:rFonts w:hint="eastAsia" w:eastAsia="宋体"/>
            <w:lang w:eastAsia="zh-CN"/>
          </w:rPr>
          <w:t>，</w:t>
        </w:r>
      </w:ins>
      <w:ins w:id="794" w:author="周婷" w:date="2020-08-26T13:42:09Z">
        <w:r>
          <w:rPr>
            <w:rFonts w:hint="eastAsia" w:eastAsia="宋体"/>
            <w:lang w:val="en-US" w:eastAsia="zh-CN"/>
          </w:rPr>
          <w:t>重新打开</w:t>
        </w:r>
      </w:ins>
      <w:ins w:id="795" w:author="周婷" w:date="2020-08-26T13:53:51Z">
        <w:r>
          <w:rPr>
            <w:rFonts w:hint="eastAsia" w:eastAsia="宋体"/>
            <w:lang w:val="en-US" w:eastAsia="zh-CN"/>
          </w:rPr>
          <w:t>提交</w:t>
        </w:r>
      </w:ins>
      <w:ins w:id="796" w:author="周婷" w:date="2020-08-26T13:53:52Z">
        <w:r>
          <w:rPr>
            <w:rFonts w:hint="eastAsia" w:eastAsia="宋体"/>
            <w:lang w:val="en-US" w:eastAsia="zh-CN"/>
          </w:rPr>
          <w:t>人员</w:t>
        </w:r>
      </w:ins>
      <w:ins w:id="797" w:author="周婷" w:date="2020-08-26T13:42:09Z">
        <w:r>
          <w:rPr>
            <w:rFonts w:hint="eastAsia" w:eastAsia="宋体"/>
            <w:lang w:val="en-US" w:eastAsia="zh-CN"/>
          </w:rPr>
          <w:t>对应的报送提交任务。</w:t>
        </w:r>
      </w:ins>
      <w:ins w:id="798" w:author="周婷" w:date="2020-08-26T13:46:24Z">
        <w:r>
          <w:rPr>
            <w:rFonts w:hint="eastAsia" w:eastAsia="宋体"/>
            <w:lang w:val="en-US" w:eastAsia="zh-CN"/>
          </w:rPr>
          <w:t>任务</w:t>
        </w:r>
      </w:ins>
      <w:ins w:id="799" w:author="周婷" w:date="2020-08-26T13:46:25Z">
        <w:r>
          <w:rPr>
            <w:rFonts w:hint="eastAsia" w:eastAsia="宋体"/>
            <w:lang w:val="en-US" w:eastAsia="zh-CN"/>
          </w:rPr>
          <w:t>状态</w:t>
        </w:r>
      </w:ins>
      <w:ins w:id="800" w:author="周婷" w:date="2020-08-26T13:46:32Z">
        <w:r>
          <w:rPr>
            <w:rFonts w:hint="eastAsia" w:eastAsia="宋体"/>
            <w:lang w:val="en-US" w:eastAsia="zh-CN"/>
          </w:rPr>
          <w:t>重新</w:t>
        </w:r>
      </w:ins>
      <w:ins w:id="801" w:author="周婷" w:date="2020-08-26T13:46:34Z">
        <w:r>
          <w:rPr>
            <w:rFonts w:hint="eastAsia" w:eastAsia="宋体"/>
            <w:lang w:val="en-US" w:eastAsia="zh-CN"/>
          </w:rPr>
          <w:t>变为</w:t>
        </w:r>
      </w:ins>
      <w:ins w:id="802" w:author="周婷" w:date="2020-08-26T13:46:41Z">
        <w:r>
          <w:rPr>
            <w:rFonts w:hint="eastAsia" w:eastAsia="宋体"/>
            <w:lang w:val="en-US" w:eastAsia="zh-CN"/>
          </w:rPr>
          <w:t>待提交</w:t>
        </w:r>
      </w:ins>
      <w:ins w:id="803" w:author="周婷" w:date="2020-08-26T13:46:43Z">
        <w:r>
          <w:rPr>
            <w:rFonts w:hint="eastAsia" w:eastAsia="宋体"/>
            <w:lang w:val="en-US" w:eastAsia="zh-CN"/>
          </w:rPr>
          <w:t>，</w:t>
        </w:r>
      </w:ins>
      <w:ins w:id="804" w:author="周婷" w:date="2020-08-26T13:46:48Z">
        <w:r>
          <w:rPr>
            <w:rFonts w:hint="eastAsia" w:eastAsia="宋体"/>
            <w:lang w:val="en-US" w:eastAsia="zh-CN"/>
          </w:rPr>
          <w:t>清除</w:t>
        </w:r>
      </w:ins>
      <w:ins w:id="805" w:author="周婷" w:date="2020-08-26T13:46:49Z">
        <w:r>
          <w:rPr>
            <w:rFonts w:hint="eastAsia" w:eastAsia="宋体"/>
            <w:lang w:val="en-US" w:eastAsia="zh-CN"/>
          </w:rPr>
          <w:t>数据的</w:t>
        </w:r>
      </w:ins>
      <w:ins w:id="806" w:author="周婷" w:date="2020-08-26T13:46:51Z">
        <w:r>
          <w:rPr>
            <w:rFonts w:hint="eastAsia" w:eastAsia="宋体"/>
            <w:lang w:val="en-US" w:eastAsia="zh-CN"/>
          </w:rPr>
          <w:t>冻结</w:t>
        </w:r>
      </w:ins>
      <w:ins w:id="807" w:author="周婷" w:date="2020-08-26T13:46:55Z">
        <w:r>
          <w:rPr>
            <w:rFonts w:hint="eastAsia" w:eastAsia="宋体"/>
            <w:lang w:val="en-US" w:eastAsia="zh-CN"/>
          </w:rPr>
          <w:t>，</w:t>
        </w:r>
      </w:ins>
      <w:ins w:id="808" w:author="周婷" w:date="2020-08-26T13:46:57Z">
        <w:r>
          <w:rPr>
            <w:rFonts w:hint="eastAsia" w:eastAsia="宋体"/>
            <w:lang w:val="en-US" w:eastAsia="zh-CN"/>
          </w:rPr>
          <w:t>提交</w:t>
        </w:r>
      </w:ins>
      <w:ins w:id="809" w:author="周婷" w:date="2020-08-26T13:46:59Z">
        <w:r>
          <w:rPr>
            <w:rFonts w:hint="eastAsia" w:eastAsia="宋体"/>
            <w:lang w:val="en-US" w:eastAsia="zh-CN"/>
          </w:rPr>
          <w:t>人员可</w:t>
        </w:r>
      </w:ins>
      <w:ins w:id="810" w:author="周婷" w:date="2020-08-26T13:47:01Z">
        <w:r>
          <w:rPr>
            <w:rFonts w:hint="eastAsia" w:eastAsia="宋体"/>
            <w:lang w:val="en-US" w:eastAsia="zh-CN"/>
          </w:rPr>
          <w:t>重新</w:t>
        </w:r>
      </w:ins>
      <w:ins w:id="811" w:author="周婷" w:date="2020-08-26T13:47:04Z">
        <w:r>
          <w:rPr>
            <w:rFonts w:hint="eastAsia" w:eastAsia="宋体"/>
            <w:lang w:val="en-US" w:eastAsia="zh-CN"/>
          </w:rPr>
          <w:t>刷新</w:t>
        </w:r>
      </w:ins>
      <w:ins w:id="812" w:author="周婷" w:date="2020-08-26T13:47:06Z">
        <w:r>
          <w:rPr>
            <w:rFonts w:hint="eastAsia" w:eastAsia="宋体"/>
            <w:lang w:val="en-US" w:eastAsia="zh-CN"/>
          </w:rPr>
          <w:t>数据。</w:t>
        </w:r>
      </w:ins>
    </w:p>
    <w:p>
      <w:pPr>
        <w:numPr>
          <w:ilvl w:val="-1"/>
          <w:numId w:val="0"/>
        </w:numPr>
        <w:ind w:firstLine="420"/>
        <w:rPr>
          <w:ins w:id="813" w:author="周婷" w:date="2020-08-26T13:42:09Z"/>
          <w:rFonts w:hint="eastAsia"/>
          <w:lang w:val="en-US" w:eastAsia="zh-CN"/>
        </w:rPr>
      </w:pPr>
      <w:ins w:id="814" w:author="周婷" w:date="2020-08-26T13:42:09Z">
        <w:r>
          <w:rPr>
            <w:rFonts w:hint="eastAsia" w:eastAsia="宋体"/>
            <w:lang w:val="en-US" w:eastAsia="zh-CN"/>
          </w:rPr>
          <w:t>退回后，系统会自动发送邮件非对应的报送提交人员：“</w:t>
        </w:r>
      </w:ins>
      <w:ins w:id="815" w:author="周婷" w:date="2020-08-26T13:42:09Z">
        <w:r>
          <w:rPr>
            <w:rFonts w:hint="eastAsia" w:eastAsia="宋体"/>
          </w:rPr>
          <w:t>经分平台xx报表xx期数据的报送</w:t>
        </w:r>
      </w:ins>
      <w:ins w:id="816" w:author="周婷" w:date="2020-08-26T13:42:09Z">
        <w:r>
          <w:rPr>
            <w:rFonts w:hint="eastAsia" w:eastAsia="宋体"/>
            <w:lang w:eastAsia="zh-CN"/>
          </w:rPr>
          <w:t>报表审核未通过</w:t>
        </w:r>
      </w:ins>
      <w:ins w:id="817" w:author="周婷" w:date="2020-08-26T13:42:09Z">
        <w:r>
          <w:rPr>
            <w:rFonts w:hint="eastAsia" w:eastAsia="宋体"/>
          </w:rPr>
          <w:t>，</w:t>
        </w:r>
      </w:ins>
      <w:ins w:id="818" w:author="周婷" w:date="2020-08-26T13:42:09Z">
        <w:r>
          <w:rPr>
            <w:rFonts w:hint="eastAsia" w:eastAsia="宋体"/>
            <w:lang w:eastAsia="zh-CN"/>
          </w:rPr>
          <w:t>未通过原因：</w:t>
        </w:r>
      </w:ins>
      <w:ins w:id="819" w:author="周婷" w:date="2020-08-26T13:42:09Z">
        <w:r>
          <w:rPr>
            <w:rFonts w:hint="eastAsia" w:eastAsia="宋体"/>
            <w:lang w:val="en-US" w:eastAsia="zh-CN"/>
          </w:rPr>
          <w:t>XXXXXXX。</w:t>
        </w:r>
      </w:ins>
      <w:ins w:id="820" w:author="周婷" w:date="2020-08-26T13:42:09Z">
        <w:r>
          <w:rPr>
            <w:rFonts w:hint="eastAsia" w:eastAsia="宋体"/>
          </w:rPr>
          <w:t>请尽快处理</w:t>
        </w:r>
      </w:ins>
      <w:ins w:id="821" w:author="周婷" w:date="2020-08-26T13:42:09Z">
        <w:r>
          <w:rPr>
            <w:rFonts w:hint="eastAsia" w:eastAsia="宋体"/>
            <w:lang w:val="en-US" w:eastAsia="zh-CN"/>
          </w:rPr>
          <w:t>”</w:t>
        </w:r>
      </w:ins>
    </w:p>
    <w:p>
      <w:pPr>
        <w:ind w:firstLine="420"/>
        <w:rPr>
          <w:ins w:id="822" w:author="周婷" w:date="2020-08-26T13:42:09Z"/>
          <w:rFonts w:hint="eastAsia"/>
          <w:lang w:val="en-US" w:eastAsia="zh-CN"/>
        </w:rPr>
      </w:pPr>
    </w:p>
    <w:p>
      <w:pPr>
        <w:numPr>
          <w:ilvl w:val="-1"/>
          <w:numId w:val="0"/>
        </w:numPr>
        <w:ind w:firstLine="420"/>
        <w:rPr>
          <w:rFonts w:hint="eastAsia"/>
          <w:bCs/>
          <w:kern w:val="44"/>
          <w:szCs w:val="21"/>
          <w:lang w:val="en-US" w:eastAsia="zh-CN"/>
        </w:rPr>
      </w:pPr>
      <w:ins w:id="823" w:author="周婷" w:date="2020-08-26T13:42:09Z">
        <w:r>
          <w:rPr/>
          <w:drawing>
            <wp:inline distT="0" distB="0" distL="114300" distR="114300">
              <wp:extent cx="4838700" cy="3162300"/>
              <wp:effectExtent l="0" t="0" r="0" b="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22"/>
                      <a:stretch>
                        <a:fillRect/>
                      </a:stretch>
                    </pic:blipFill>
                    <pic:spPr>
                      <a:xfrm>
                        <a:off x="0" y="0"/>
                        <a:ext cx="4838700" cy="3162300"/>
                      </a:xfrm>
                      <a:prstGeom prst="rect">
                        <a:avLst/>
                      </a:prstGeom>
                      <a:noFill/>
                      <a:ln>
                        <a:noFill/>
                      </a:ln>
                    </pic:spPr>
                  </pic:pic>
                </a:graphicData>
              </a:graphic>
            </wp:inline>
          </w:drawing>
        </w:r>
      </w:ins>
    </w:p>
    <w:p>
      <w:pPr>
        <w:pStyle w:val="8"/>
        <w:numPr>
          <w:ilvl w:val="6"/>
          <w:numId w:val="14"/>
        </w:numPr>
        <w:ind w:left="1296" w:leftChars="0" w:hanging="1296" w:firstLineChars="0"/>
        <w:rPr>
          <w:rFonts w:hint="eastAsia"/>
          <w:lang w:val="en-US" w:eastAsia="zh-CN"/>
        </w:rPr>
      </w:pPr>
      <w:r>
        <w:rPr>
          <w:rFonts w:hint="eastAsia" w:eastAsia="宋体"/>
          <w:lang w:val="en-US" w:eastAsia="zh-CN"/>
        </w:rPr>
        <w:t>点击报表名称</w:t>
      </w:r>
    </w:p>
    <w:p>
      <w:pPr>
        <w:ind w:firstLine="420"/>
        <w:rPr>
          <w:rFonts w:hint="eastAsia"/>
          <w:lang w:val="en-US" w:eastAsia="zh-CN"/>
        </w:rPr>
      </w:pPr>
      <w:r>
        <w:rPr>
          <w:rFonts w:hint="eastAsia" w:eastAsia="宋体"/>
          <w:lang w:val="en-US" w:eastAsia="zh-CN"/>
        </w:rPr>
        <w:t>点击列表中单条数据中报表名称，</w:t>
      </w:r>
      <w:r>
        <w:rPr>
          <w:rFonts w:hint="eastAsia" w:eastAsia="宋体"/>
        </w:rPr>
        <w:t>展示该报送期下</w:t>
      </w:r>
      <w:r>
        <w:rPr>
          <w:rFonts w:hint="eastAsia" w:eastAsia="宋体"/>
          <w:lang w:eastAsia="zh-CN"/>
        </w:rPr>
        <w:t>报表</w:t>
      </w:r>
      <w:r>
        <w:rPr>
          <w:rFonts w:hint="eastAsia" w:eastAsia="宋体"/>
        </w:rPr>
        <w:t>的数据</w:t>
      </w:r>
      <w:r>
        <w:rPr>
          <w:rFonts w:hint="eastAsia" w:eastAsia="宋体"/>
          <w:lang w:eastAsia="zh-CN"/>
        </w:rPr>
        <w:t>。</w:t>
      </w:r>
    </w:p>
    <w:p>
      <w:pPr>
        <w:pStyle w:val="8"/>
        <w:numPr>
          <w:ilvl w:val="6"/>
          <w:numId w:val="14"/>
        </w:numPr>
        <w:ind w:left="1296" w:leftChars="0" w:hanging="1296" w:firstLineChars="0"/>
        <w:rPr>
          <w:rFonts w:hint="eastAsia"/>
          <w:lang w:val="en-US" w:eastAsia="zh-CN"/>
        </w:rPr>
      </w:pPr>
      <w:r>
        <w:rPr>
          <w:rFonts w:hint="eastAsia" w:eastAsia="宋体"/>
          <w:lang w:val="en-US" w:eastAsia="zh-CN"/>
        </w:rPr>
        <w:t>点击流程预览图标（二级页面）</w:t>
      </w:r>
    </w:p>
    <w:p>
      <w:pPr>
        <w:rPr>
          <w:rFonts w:hint="eastAsia"/>
          <w:lang w:val="en-US" w:eastAsia="zh-CN"/>
        </w:rPr>
      </w:pPr>
      <w:ins w:id="825" w:author="周婷" w:date="2020-08-26T21:03:24Z">
        <w:r>
          <w:rPr/>
          <w:drawing>
            <wp:inline distT="0" distB="0" distL="114300" distR="114300">
              <wp:extent cx="6114415" cy="2602230"/>
              <wp:effectExtent l="0" t="0" r="635" b="762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23"/>
                      <a:stretch>
                        <a:fillRect/>
                      </a:stretch>
                    </pic:blipFill>
                    <pic:spPr>
                      <a:xfrm>
                        <a:off x="0" y="0"/>
                        <a:ext cx="6114415" cy="2602230"/>
                      </a:xfrm>
                      <a:prstGeom prst="rect">
                        <a:avLst/>
                      </a:prstGeom>
                      <a:noFill/>
                      <a:ln>
                        <a:noFill/>
                      </a:ln>
                    </pic:spPr>
                  </pic:pic>
                </a:graphicData>
              </a:graphic>
            </wp:inline>
          </w:drawing>
        </w:r>
      </w:ins>
      <w:del w:id="827" w:author="周婷" w:date="2020-08-26T21:02:43Z">
        <w:r>
          <w:rPr/>
          <w:drawing>
            <wp:inline distT="0" distB="0" distL="114300" distR="114300">
              <wp:extent cx="6109970" cy="2508250"/>
              <wp:effectExtent l="0" t="0" r="508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4"/>
                      <a:stretch>
                        <a:fillRect/>
                      </a:stretch>
                    </pic:blipFill>
                    <pic:spPr>
                      <a:xfrm>
                        <a:off x="0" y="0"/>
                        <a:ext cx="6109970" cy="2508250"/>
                      </a:xfrm>
                      <a:prstGeom prst="rect">
                        <a:avLst/>
                      </a:prstGeom>
                      <a:noFill/>
                      <a:ln>
                        <a:noFill/>
                      </a:ln>
                    </pic:spPr>
                  </pic:pic>
                </a:graphicData>
              </a:graphic>
            </wp:inline>
          </w:drawing>
        </w:r>
      </w:del>
    </w:p>
    <w:p>
      <w:pPr>
        <w:numPr>
          <w:ilvl w:val="-1"/>
          <w:numId w:val="0"/>
        </w:numPr>
        <w:ind w:firstLine="420"/>
        <w:rPr>
          <w:rFonts w:hint="eastAsia"/>
          <w:color w:val="000000"/>
          <w:vertAlign w:val="baseline"/>
          <w:lang w:val="en-US" w:eastAsia="zh-CN"/>
        </w:rPr>
      </w:pPr>
      <w:r>
        <w:rPr>
          <w:rFonts w:hint="eastAsia" w:eastAsia="宋体"/>
          <w:lang w:val="en-US" w:eastAsia="zh-CN"/>
        </w:rPr>
        <w:t>1如有多个报送机构，</w:t>
      </w:r>
      <w:r>
        <w:rPr>
          <w:rFonts w:hint="eastAsia" w:eastAsia="宋体"/>
          <w:color w:val="000000"/>
          <w:vertAlign w:val="baseline"/>
          <w:lang w:val="en-US" w:eastAsia="zh-CN"/>
        </w:rPr>
        <w:t>则展示多条报送流程。</w:t>
      </w:r>
    </w:p>
    <w:p>
      <w:pPr>
        <w:numPr>
          <w:ilvl w:val="-1"/>
          <w:numId w:val="0"/>
        </w:numPr>
        <w:ind w:firstLine="420" w:firstLineChars="0"/>
        <w:rPr>
          <w:rFonts w:hint="eastAsia"/>
          <w:lang w:val="en-US" w:eastAsia="zh-CN"/>
        </w:rPr>
      </w:pPr>
      <w:r>
        <w:rPr>
          <w:rFonts w:hint="eastAsia" w:eastAsia="宋体"/>
          <w:lang w:val="en-US" w:eastAsia="zh-CN"/>
        </w:rPr>
        <w:t>2点击列表中单条数据后面流程预览图标，下钻到二级页面展示报送任务流程。</w:t>
      </w:r>
    </w:p>
    <w:p>
      <w:pPr>
        <w:numPr>
          <w:ilvl w:val="-1"/>
          <w:numId w:val="0"/>
        </w:numPr>
        <w:ind w:firstLine="420" w:firstLineChars="0"/>
        <w:rPr>
          <w:ins w:id="829" w:author="周婷" w:date="2020-08-26T21:05:26Z"/>
          <w:rFonts w:hint="default"/>
          <w:lang w:val="en-US" w:eastAsia="zh-CN"/>
        </w:rPr>
      </w:pPr>
      <w:ins w:id="830" w:author="周婷" w:date="2020-08-26T21:05:26Z">
        <w:r>
          <w:rPr>
            <w:rFonts w:hint="eastAsia" w:eastAsia="宋体"/>
            <w:lang w:val="en-US" w:eastAsia="zh-CN"/>
          </w:rPr>
          <w:t>3如果有任务创建失败的情况，则对应节点红色高亮，同时左下方会展示对应的提示语，如“张一不在太平香港机构中，请前往“报送配置”菜单重新分配“累计有效风险保额”报表报送配置中“报送提交”阶段“太平香港”的报送提交人员。”</w:t>
        </w:r>
      </w:ins>
    </w:p>
    <w:p>
      <w:pPr>
        <w:numPr>
          <w:ilvl w:val="-1"/>
          <w:numId w:val="0"/>
        </w:numPr>
        <w:ind w:firstLine="420" w:firstLineChars="0"/>
        <w:rPr>
          <w:rFonts w:hint="eastAsia"/>
          <w:lang w:eastAsia="zh-CN"/>
        </w:rPr>
      </w:pPr>
      <w:ins w:id="831" w:author="周婷" w:date="2020-08-26T21:05:34Z">
        <w:r>
          <w:rPr>
            <w:rFonts w:hint="eastAsia" w:eastAsia="宋体"/>
            <w:lang w:val="en-US" w:eastAsia="zh-CN"/>
          </w:rPr>
          <w:t>4</w:t>
        </w:r>
      </w:ins>
      <w:r>
        <w:rPr>
          <w:rFonts w:hint="eastAsia" w:eastAsia="宋体"/>
          <w:lang w:eastAsia="zh-CN"/>
        </w:rPr>
        <w:t>点击操作列的查看日志按钮，则以时间线展示对应填报单位的流程日志，包括处理的人员、时间、备注（退回原因、审核不通过原因）。</w:t>
      </w:r>
    </w:p>
    <w:p>
      <w:pPr>
        <w:numPr>
          <w:ilvl w:val="-1"/>
          <w:numId w:val="0"/>
        </w:numPr>
        <w:ind w:firstLine="420" w:firstLineChars="0"/>
        <w:rPr>
          <w:rFonts w:hint="eastAsia"/>
          <w:lang w:val="en-US" w:eastAsia="zh-CN"/>
        </w:rPr>
      </w:pPr>
      <w:r>
        <w:drawing>
          <wp:inline distT="0" distB="0" distL="114300" distR="114300">
            <wp:extent cx="5105400" cy="5114925"/>
            <wp:effectExtent l="0" t="0" r="0"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5"/>
                    <a:stretch>
                      <a:fillRect/>
                    </a:stretch>
                  </pic:blipFill>
                  <pic:spPr>
                    <a:xfrm>
                      <a:off x="0" y="0"/>
                      <a:ext cx="5105400" cy="5114925"/>
                    </a:xfrm>
                    <a:prstGeom prst="rect">
                      <a:avLst/>
                    </a:prstGeom>
                    <a:noFill/>
                    <a:ln>
                      <a:noFill/>
                    </a:ln>
                  </pic:spPr>
                </pic:pic>
              </a:graphicData>
            </a:graphic>
          </wp:inline>
        </w:drawing>
      </w:r>
    </w:p>
    <w:p>
      <w:pPr>
        <w:pStyle w:val="8"/>
        <w:numPr>
          <w:ilvl w:val="6"/>
          <w:numId w:val="14"/>
        </w:numPr>
        <w:ind w:left="1296" w:leftChars="0" w:hanging="1296" w:firstLineChars="0"/>
        <w:rPr>
          <w:rFonts w:hint="eastAsia"/>
          <w:sz w:val="21"/>
          <w:lang w:val="en-US" w:eastAsia="zh-CN"/>
        </w:rPr>
      </w:pPr>
      <w:r>
        <w:rPr>
          <w:rFonts w:hint="eastAsia" w:eastAsia="宋体"/>
          <w:sz w:val="21"/>
          <w:lang w:val="en-US" w:eastAsia="zh-CN"/>
        </w:rPr>
        <w:t>点击二级页面中的任一个节点（三级页面）</w:t>
      </w:r>
    </w:p>
    <w:p>
      <w:pPr>
        <w:rPr>
          <w:rFonts w:hint="eastAsia"/>
          <w:b w:val="0"/>
          <w:bCs w:val="0"/>
          <w:i w:val="0"/>
          <w:iCs w:val="0"/>
          <w:sz w:val="24"/>
          <w:szCs w:val="24"/>
          <w:lang w:eastAsia="zh-CN"/>
        </w:rPr>
      </w:pPr>
      <w:r>
        <w:rPr>
          <w:rFonts w:hint="eastAsia" w:eastAsia="宋体"/>
          <w:i w:val="0"/>
          <w:iCs w:val="0"/>
          <w:sz w:val="24"/>
          <w:szCs w:val="24"/>
          <w:lang w:val="en-US" w:eastAsia="zh-CN"/>
        </w:rPr>
        <w:t xml:space="preserve">1 </w:t>
      </w:r>
      <w:r>
        <w:rPr>
          <w:rFonts w:hint="eastAsia" w:eastAsia="宋体"/>
          <w:i w:val="0"/>
          <w:iCs w:val="0"/>
          <w:sz w:val="24"/>
          <w:szCs w:val="24"/>
          <w:lang w:eastAsia="zh-CN"/>
        </w:rPr>
        <w:t>点击</w:t>
      </w:r>
      <w:r>
        <w:rPr>
          <w:rFonts w:hint="eastAsia" w:eastAsia="宋体"/>
          <w:b w:val="0"/>
          <w:bCs w:val="0"/>
          <w:i w:val="0"/>
          <w:iCs w:val="0"/>
          <w:sz w:val="24"/>
          <w:szCs w:val="24"/>
          <w:lang w:eastAsia="zh-CN"/>
        </w:rPr>
        <w:t>二级页面中的任一个节点，可以下钻查看当前报表、当前数据期间、当前报送公司的报送流程的任务进展。</w:t>
      </w:r>
    </w:p>
    <w:p>
      <w:pPr>
        <w:ind w:firstLine="420" w:firstLineChars="0"/>
        <w:rPr>
          <w:del w:id="832" w:author="周婷" w:date="2020-08-26T21:06:30Z"/>
          <w:rFonts w:hint="default"/>
          <w:b w:val="0"/>
          <w:bCs w:val="0"/>
          <w:i w:val="0"/>
          <w:iCs w:val="0"/>
          <w:sz w:val="24"/>
          <w:szCs w:val="24"/>
          <w:lang w:val="en-US" w:eastAsia="zh-CN"/>
        </w:rPr>
      </w:pPr>
      <w:r>
        <w:rPr>
          <w:rFonts w:hint="eastAsia" w:eastAsia="宋体"/>
          <w:b w:val="0"/>
          <w:bCs w:val="0"/>
          <w:i w:val="0"/>
          <w:iCs w:val="0"/>
          <w:sz w:val="24"/>
          <w:szCs w:val="24"/>
          <w:lang w:val="en-US" w:eastAsia="zh-CN"/>
        </w:rPr>
        <w:t>1)</w:t>
      </w:r>
      <w:r>
        <w:rPr>
          <w:rFonts w:hint="eastAsia" w:eastAsia="宋体"/>
          <w:lang w:val="en-US" w:eastAsia="zh-CN"/>
        </w:rPr>
        <w:t>当前报表会分不同的人员填列不同的指标，则每条任务的指标、对应处理人的角色、人员，任务的创建时间、更新时间、任务截止时间以及处理状态。</w:t>
      </w:r>
      <w:ins w:id="833" w:author="周婷" w:date="2020-08-26T21:06:30Z">
        <w:r>
          <w:rPr>
            <w:rFonts w:hint="eastAsia" w:eastAsia="宋体"/>
            <w:lang w:val="en-US" w:eastAsia="zh-CN"/>
          </w:rPr>
          <w:t>如果有任务创建失败的情况，则对应</w:t>
        </w:r>
      </w:ins>
      <w:ins w:id="834" w:author="周婷" w:date="2020-08-26T21:06:53Z">
        <w:r>
          <w:rPr>
            <w:rFonts w:hint="eastAsia" w:eastAsia="宋体"/>
            <w:lang w:val="en-US" w:eastAsia="zh-CN"/>
          </w:rPr>
          <w:t>人员姓名</w:t>
        </w:r>
      </w:ins>
      <w:ins w:id="835" w:author="周婷" w:date="2020-08-26T21:06:30Z">
        <w:r>
          <w:rPr>
            <w:rFonts w:hint="eastAsia" w:eastAsia="宋体"/>
            <w:lang w:val="en-US" w:eastAsia="zh-CN"/>
          </w:rPr>
          <w:t>红色高亮，</w:t>
        </w:r>
      </w:ins>
      <w:ins w:id="836" w:author="周婷" w:date="2020-08-26T21:07:51Z">
        <w:r>
          <w:rPr>
            <w:rFonts w:hint="eastAsia" w:eastAsia="宋体"/>
            <w:lang w:val="en-US" w:eastAsia="zh-CN"/>
          </w:rPr>
          <w:t>处理</w:t>
        </w:r>
      </w:ins>
      <w:ins w:id="837" w:author="周婷" w:date="2020-08-26T21:07:56Z">
        <w:r>
          <w:rPr>
            <w:rFonts w:hint="eastAsia" w:eastAsia="宋体"/>
            <w:lang w:val="en-US" w:eastAsia="zh-CN"/>
          </w:rPr>
          <w:t>状态</w:t>
        </w:r>
      </w:ins>
      <w:ins w:id="838" w:author="周婷" w:date="2020-08-26T21:07:57Z">
        <w:r>
          <w:rPr>
            <w:rFonts w:hint="eastAsia" w:eastAsia="宋体"/>
            <w:lang w:val="en-US" w:eastAsia="zh-CN"/>
          </w:rPr>
          <w:t>为</w:t>
        </w:r>
      </w:ins>
      <w:ins w:id="839" w:author="周婷" w:date="2020-08-26T21:07:58Z">
        <w:r>
          <w:rPr>
            <w:rFonts w:hint="eastAsia" w:eastAsia="宋体"/>
            <w:lang w:val="en-US" w:eastAsia="zh-CN"/>
          </w:rPr>
          <w:t>“</w:t>
        </w:r>
      </w:ins>
      <w:ins w:id="840" w:author="周婷" w:date="2020-08-26T21:07:59Z">
        <w:r>
          <w:rPr>
            <w:rFonts w:hint="eastAsia" w:eastAsia="宋体"/>
            <w:lang w:val="en-US" w:eastAsia="zh-CN"/>
          </w:rPr>
          <w:t>创建</w:t>
        </w:r>
      </w:ins>
      <w:ins w:id="841" w:author="周婷" w:date="2020-08-26T21:08:00Z">
        <w:r>
          <w:rPr>
            <w:rFonts w:hint="eastAsia" w:eastAsia="宋体"/>
            <w:lang w:val="en-US" w:eastAsia="zh-CN"/>
          </w:rPr>
          <w:t>失败</w:t>
        </w:r>
      </w:ins>
      <w:ins w:id="842" w:author="周婷" w:date="2020-08-26T21:07:58Z">
        <w:r>
          <w:rPr>
            <w:rFonts w:hint="eastAsia" w:eastAsia="宋体"/>
            <w:lang w:val="en-US" w:eastAsia="zh-CN"/>
          </w:rPr>
          <w:t>”</w:t>
        </w:r>
      </w:ins>
      <w:ins w:id="843" w:author="周婷" w:date="2020-08-26T21:08:04Z">
        <w:r>
          <w:rPr>
            <w:rFonts w:hint="eastAsia" w:eastAsia="宋体"/>
            <w:lang w:val="en-US" w:eastAsia="zh-CN"/>
          </w:rPr>
          <w:t>，</w:t>
        </w:r>
      </w:ins>
      <w:ins w:id="844" w:author="周婷" w:date="2020-08-26T21:06:30Z">
        <w:r>
          <w:rPr>
            <w:rFonts w:hint="eastAsia" w:eastAsia="宋体"/>
            <w:lang w:val="en-US" w:eastAsia="zh-CN"/>
          </w:rPr>
          <w:t>同时左下方会展示对应的提示语，如“张一不在太平香港机构中，请前往“报送配置”菜单重新分配“累计有效风险保额”报表报送配置中“报送提交”阶段“太平香港”的报送提交人员。”</w:t>
        </w:r>
      </w:ins>
    </w:p>
    <w:p>
      <w:pPr>
        <w:ind w:firstLine="420" w:firstLineChars="0"/>
      </w:pPr>
      <w:ins w:id="845" w:author="周婷" w:date="2020-08-26T21:06:08Z">
        <w:r>
          <w:rPr/>
          <w:drawing>
            <wp:inline distT="0" distB="0" distL="114300" distR="114300">
              <wp:extent cx="6109970" cy="3077210"/>
              <wp:effectExtent l="0" t="0" r="5080" b="889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26"/>
                      <a:stretch>
                        <a:fillRect/>
                      </a:stretch>
                    </pic:blipFill>
                    <pic:spPr>
                      <a:xfrm>
                        <a:off x="0" y="0"/>
                        <a:ext cx="6109970" cy="3077210"/>
                      </a:xfrm>
                      <a:prstGeom prst="rect">
                        <a:avLst/>
                      </a:prstGeom>
                      <a:noFill/>
                      <a:ln>
                        <a:noFill/>
                      </a:ln>
                    </pic:spPr>
                  </pic:pic>
                </a:graphicData>
              </a:graphic>
            </wp:inline>
          </w:drawing>
        </w:r>
      </w:ins>
      <w:del w:id="847" w:author="周婷" w:date="2020-08-26T21:05:57Z">
        <w:r>
          <w:rPr/>
          <w:drawing>
            <wp:inline distT="0" distB="0" distL="114300" distR="114300">
              <wp:extent cx="6107430" cy="3006725"/>
              <wp:effectExtent l="0" t="0" r="7620" b="317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7"/>
                      <a:stretch>
                        <a:fillRect/>
                      </a:stretch>
                    </pic:blipFill>
                    <pic:spPr>
                      <a:xfrm>
                        <a:off x="0" y="0"/>
                        <a:ext cx="6107430" cy="3006725"/>
                      </a:xfrm>
                      <a:prstGeom prst="rect">
                        <a:avLst/>
                      </a:prstGeom>
                      <a:noFill/>
                      <a:ln>
                        <a:noFill/>
                      </a:ln>
                    </pic:spPr>
                  </pic:pic>
                </a:graphicData>
              </a:graphic>
            </wp:inline>
          </w:drawing>
        </w:r>
      </w:del>
    </w:p>
    <w:p>
      <w:pPr>
        <w:ind w:firstLine="420" w:firstLineChars="0"/>
        <w:rPr>
          <w:rFonts w:hint="default"/>
          <w:b w:val="0"/>
          <w:bCs w:val="0"/>
          <w:i w:val="0"/>
          <w:iCs w:val="0"/>
          <w:sz w:val="24"/>
          <w:szCs w:val="24"/>
          <w:lang w:val="en-US" w:eastAsia="zh-CN"/>
        </w:rPr>
      </w:pPr>
      <w:r>
        <w:rPr>
          <w:rFonts w:hint="eastAsia" w:eastAsia="宋体"/>
          <w:b w:val="0"/>
          <w:bCs w:val="0"/>
          <w:i w:val="0"/>
          <w:iCs w:val="0"/>
          <w:sz w:val="24"/>
          <w:szCs w:val="24"/>
          <w:lang w:val="en-US" w:eastAsia="zh-CN"/>
        </w:rPr>
        <w:t>2)</w:t>
      </w:r>
      <w:r>
        <w:rPr>
          <w:rFonts w:hint="eastAsia" w:eastAsia="宋体"/>
          <w:lang w:val="en-US" w:eastAsia="zh-CN"/>
        </w:rPr>
        <w:t>当前报表为整表填列或者数据来源是系统计算、补录，则每条任务对应处理人的角色、人员，任务的创建时间、更新时间、任务截止时间以及处理状态。</w:t>
      </w:r>
      <w:ins w:id="849" w:author="周婷" w:date="2020-08-26T21:07:07Z">
        <w:r>
          <w:rPr>
            <w:rFonts w:hint="eastAsia" w:eastAsia="宋体"/>
            <w:lang w:val="en-US" w:eastAsia="zh-CN"/>
          </w:rPr>
          <w:t>如果有任务创建失败的情况，则对应人员姓名红色高亮，</w:t>
        </w:r>
      </w:ins>
      <w:ins w:id="850" w:author="周婷" w:date="2020-08-26T21:08:09Z">
        <w:r>
          <w:rPr>
            <w:rFonts w:hint="eastAsia" w:eastAsia="宋体"/>
            <w:lang w:val="en-US" w:eastAsia="zh-CN"/>
          </w:rPr>
          <w:t>处理状态为“创建失败”，</w:t>
        </w:r>
      </w:ins>
      <w:ins w:id="851" w:author="周婷" w:date="2020-08-26T21:07:07Z">
        <w:r>
          <w:rPr>
            <w:rFonts w:hint="eastAsia" w:eastAsia="宋体"/>
            <w:lang w:val="en-US" w:eastAsia="zh-CN"/>
          </w:rPr>
          <w:t>同时左下方会展示对应的提示语，如“张一不在太平香港机构中，请前往“报送配置”菜单重新分配“累计有效风险保额”报表报送配置中“报送提交”阶段“太平香港”的报送提交人员。”</w:t>
        </w:r>
      </w:ins>
    </w:p>
    <w:p>
      <w:pPr>
        <w:rPr>
          <w:rFonts w:hint="eastAsia"/>
          <w:lang w:val="en-US" w:eastAsia="zh-CN"/>
        </w:rPr>
      </w:pPr>
      <w:r>
        <w:drawing>
          <wp:inline distT="0" distB="0" distL="114300" distR="114300">
            <wp:extent cx="6113145" cy="2910205"/>
            <wp:effectExtent l="0" t="0" r="1905" b="444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8"/>
                    <a:stretch>
                      <a:fillRect/>
                    </a:stretch>
                  </pic:blipFill>
                  <pic:spPr>
                    <a:xfrm>
                      <a:off x="0" y="0"/>
                      <a:ext cx="6113145" cy="2910205"/>
                    </a:xfrm>
                    <a:prstGeom prst="rect">
                      <a:avLst/>
                    </a:prstGeom>
                    <a:noFill/>
                    <a:ln>
                      <a:noFill/>
                    </a:ln>
                  </pic:spPr>
                </pic:pic>
              </a:graphicData>
            </a:graphic>
          </wp:inline>
        </w:drawing>
      </w:r>
      <w:r>
        <w:br w:type="textWrapping"/>
      </w:r>
      <w:r>
        <w:rPr>
          <w:rFonts w:hint="eastAsia" w:eastAsia="宋体"/>
          <w:lang w:val="en-US" w:eastAsia="zh-CN"/>
        </w:rPr>
        <w:t>2</w:t>
      </w:r>
      <w:r>
        <w:rPr>
          <w:rFonts w:hint="eastAsia" w:eastAsia="宋体"/>
          <w:color w:val="000000"/>
          <w:lang w:eastAsia="zh-CN"/>
        </w:rPr>
        <w:t>列表中数据主键值为报表名称</w:t>
      </w:r>
      <w:r>
        <w:rPr>
          <w:rFonts w:hint="eastAsia" w:eastAsia="宋体"/>
          <w:color w:val="000000"/>
          <w:lang w:val="en-US" w:eastAsia="zh-CN"/>
        </w:rPr>
        <w:t>+数据期间+报送单位+处理人。</w:t>
      </w:r>
    </w:p>
    <w:p>
      <w:pPr>
        <w:rPr>
          <w:rFonts w:hint="eastAsia"/>
          <w:lang w:val="en-US" w:eastAsia="zh-CN"/>
        </w:rPr>
      </w:pPr>
      <w:r>
        <w:rPr>
          <w:rFonts w:hint="eastAsia" w:eastAsia="宋体"/>
          <w:lang w:val="en-US" w:eastAsia="zh-CN"/>
        </w:rPr>
        <w:t>3处理状态包括处理中、已处理，已处理状态的任务置灰</w:t>
      </w:r>
    </w:p>
    <w:p>
      <w:pPr>
        <w:rPr>
          <w:rFonts w:hint="eastAsia"/>
          <w:lang w:val="en-US" w:eastAsia="zh-CN"/>
        </w:rPr>
      </w:pPr>
      <w:r>
        <w:rPr>
          <w:rFonts w:hint="eastAsia" w:eastAsia="宋体"/>
          <w:lang w:val="en-US" w:eastAsia="zh-CN"/>
        </w:rPr>
        <w:t>4右上角有查看报表按钮，点击可以查看报表。</w:t>
      </w:r>
    </w:p>
    <w:p>
      <w:pPr>
        <w:numPr>
          <w:ilvl w:val="0"/>
          <w:numId w:val="0"/>
        </w:numPr>
        <w:ind w:firstLine="420"/>
        <w:pPrChange w:id="852" w:author="周婷" w:date="2020-08-26T13:41:52Z">
          <w:pPr>
            <w:numPr>
              <w:ilvl w:val="0"/>
              <w:numId w:val="0"/>
            </w:numPr>
          </w:pPr>
        </w:pPrChange>
      </w:pPr>
      <w:r>
        <w:rPr>
          <w:rFonts w:hint="eastAsia" w:eastAsia="宋体"/>
          <w:lang w:val="en-US" w:eastAsia="zh-CN"/>
        </w:rPr>
        <w:t>1)如果是管理员，且</w:t>
      </w:r>
      <w:r>
        <w:rPr>
          <w:rFonts w:hint="eastAsia" w:eastAsia="宋体"/>
          <w:b w:val="0"/>
          <w:bCs w:val="0"/>
          <w:i w:val="0"/>
          <w:iCs w:val="0"/>
          <w:sz w:val="24"/>
          <w:szCs w:val="24"/>
          <w:lang w:eastAsia="zh-CN"/>
        </w:rPr>
        <w:t>当前报表、当前数据期间、当前报送公司的报送流程已完成，则报表右上角有“导出”按钮，点击可导出报表数据。</w:t>
      </w:r>
    </w:p>
    <w:p>
      <w:pPr>
        <w:rPr>
          <w:rFonts w:hint="default"/>
          <w:lang w:val="en-US" w:eastAsia="zh-CN"/>
        </w:rPr>
      </w:pPr>
      <w:r>
        <w:drawing>
          <wp:inline distT="0" distB="0" distL="114300" distR="114300">
            <wp:extent cx="6108065" cy="2554605"/>
            <wp:effectExtent l="0" t="0" r="6985" b="1714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9"/>
                    <a:stretch>
                      <a:fillRect/>
                    </a:stretch>
                  </pic:blipFill>
                  <pic:spPr>
                    <a:xfrm>
                      <a:off x="0" y="0"/>
                      <a:ext cx="6108065" cy="2554605"/>
                    </a:xfrm>
                    <a:prstGeom prst="rect">
                      <a:avLst/>
                    </a:prstGeom>
                    <a:noFill/>
                    <a:ln>
                      <a:noFill/>
                    </a:ln>
                  </pic:spPr>
                </pic:pic>
              </a:graphicData>
            </a:graphic>
          </wp:inline>
        </w:drawing>
      </w:r>
    </w:p>
    <w:p>
      <w:pPr>
        <w:ind w:firstLine="420"/>
        <w:rPr>
          <w:rFonts w:hint="eastAsia"/>
          <w:lang w:val="en-US" w:eastAsia="zh-CN"/>
        </w:rPr>
      </w:pPr>
    </w:p>
    <w:p>
      <w:pPr>
        <w:pStyle w:val="5"/>
        <w:numPr>
          <w:ilvl w:val="3"/>
          <w:numId w:val="10"/>
        </w:numPr>
        <w:bidi w:val="0"/>
        <w:ind w:left="864" w:leftChars="0" w:hanging="864" w:firstLineChars="0"/>
        <w:rPr>
          <w:lang w:eastAsia="zh-CN"/>
        </w:rPr>
      </w:pPr>
      <w:r>
        <w:rPr>
          <w:rFonts w:hint="eastAsia" w:eastAsia="宋体"/>
          <w:lang w:eastAsia="zh-CN"/>
        </w:rPr>
        <w:t>报送任务处理（提交人员、审核人员）</w:t>
      </w:r>
    </w:p>
    <w:p>
      <w:pPr>
        <w:rPr>
          <w:rFonts w:hint="eastAsia" w:eastAsia="宋体"/>
          <w:lang w:eastAsia="zh-CN"/>
        </w:rPr>
      </w:pPr>
      <w:r>
        <w:rPr>
          <w:rFonts w:hint="eastAsia" w:eastAsia="宋体"/>
        </w:rPr>
        <w:t>该功能支持</w:t>
      </w:r>
      <w:r>
        <w:rPr>
          <w:rFonts w:hint="eastAsia" w:eastAsia="宋体"/>
          <w:lang w:eastAsia="zh-CN"/>
        </w:rPr>
        <w:t>报送提交人员</w:t>
      </w:r>
      <w:r>
        <w:rPr>
          <w:rFonts w:hint="eastAsia" w:eastAsia="宋体"/>
        </w:rPr>
        <w:t>、</w:t>
      </w:r>
      <w:r>
        <w:rPr>
          <w:rFonts w:hint="eastAsia" w:eastAsia="宋体"/>
          <w:lang w:eastAsia="zh-CN"/>
        </w:rPr>
        <w:t>报送审核人员</w:t>
      </w:r>
      <w:r>
        <w:rPr>
          <w:rFonts w:hint="eastAsia" w:eastAsia="宋体"/>
        </w:rPr>
        <w:t>处理、</w:t>
      </w:r>
      <w:r>
        <w:rPr>
          <w:rFonts w:hint="eastAsia" w:eastAsia="宋体"/>
          <w:lang w:eastAsia="zh-CN"/>
        </w:rPr>
        <w:t>查看</w:t>
      </w:r>
      <w:r>
        <w:rPr>
          <w:rFonts w:hint="eastAsia" w:eastAsia="宋体"/>
        </w:rPr>
        <w:t>报送任务</w:t>
      </w:r>
      <w:r>
        <w:rPr>
          <w:rFonts w:hint="eastAsia" w:eastAsia="宋体"/>
          <w:lang w:eastAsia="zh-CN"/>
        </w:rPr>
        <w:t>。</w:t>
      </w:r>
    </w:p>
    <w:p>
      <w:pPr>
        <w:pStyle w:val="6"/>
        <w:numPr>
          <w:ilvl w:val="4"/>
          <w:numId w:val="10"/>
        </w:numPr>
        <w:bidi w:val="0"/>
        <w:ind w:left="1008" w:leftChars="0" w:hanging="1008" w:firstLineChars="0"/>
        <w:rPr>
          <w:i w:val="0"/>
          <w:iCs w:val="0"/>
          <w:sz w:val="20"/>
          <w:szCs w:val="20"/>
          <w:lang w:eastAsia="zh-CN"/>
        </w:rPr>
      </w:pPr>
      <w:r>
        <w:rPr>
          <w:rFonts w:hint="eastAsia" w:eastAsia="宋体"/>
          <w:i w:val="0"/>
          <w:iCs w:val="0"/>
          <w:sz w:val="20"/>
          <w:szCs w:val="20"/>
          <w:lang w:eastAsia="zh-CN"/>
        </w:rPr>
        <w:t>参与者</w:t>
      </w:r>
    </w:p>
    <w:p>
      <w:pPr>
        <w:rPr>
          <w:rFonts w:hint="eastAsia" w:eastAsia="宋体"/>
          <w:lang w:eastAsia="zh-CN"/>
        </w:rPr>
      </w:pPr>
      <w:r>
        <w:rPr>
          <w:rFonts w:hint="eastAsia" w:eastAsia="宋体"/>
          <w:lang w:eastAsia="zh-CN"/>
        </w:rPr>
        <w:t>报送提交人员</w:t>
      </w:r>
      <w:r>
        <w:rPr>
          <w:rFonts w:hint="eastAsia" w:eastAsia="宋体"/>
        </w:rPr>
        <w:t>、</w:t>
      </w:r>
      <w:r>
        <w:rPr>
          <w:rFonts w:hint="eastAsia" w:eastAsia="宋体"/>
          <w:lang w:eastAsia="zh-CN"/>
        </w:rPr>
        <w:t>报送审核人员。</w:t>
      </w:r>
    </w:p>
    <w:p>
      <w:pPr>
        <w:pStyle w:val="6"/>
        <w:numPr>
          <w:ilvl w:val="4"/>
          <w:numId w:val="10"/>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输入与输出</w:t>
      </w:r>
    </w:p>
    <w:p>
      <w:pPr>
        <w:rPr>
          <w:rFonts w:hint="eastAsia" w:eastAsia="宋体"/>
          <w:lang w:eastAsia="zh-CN"/>
        </w:rPr>
      </w:pPr>
      <w:r>
        <w:rPr>
          <w:rFonts w:hint="eastAsia" w:eastAsia="宋体"/>
        </w:rPr>
        <w:t>输入：</w:t>
      </w:r>
      <w:r>
        <w:rPr>
          <w:rFonts w:hint="eastAsia" w:eastAsia="宋体"/>
          <w:lang w:eastAsia="zh-CN"/>
        </w:rPr>
        <w:t>填列数据、提交或审核报表数据。</w:t>
      </w:r>
    </w:p>
    <w:p>
      <w:pPr>
        <w:rPr>
          <w:rFonts w:hint="eastAsia" w:eastAsia="宋体"/>
          <w:lang w:eastAsia="zh-CN"/>
        </w:rPr>
      </w:pPr>
      <w:r>
        <w:rPr>
          <w:rFonts w:hint="eastAsia" w:eastAsia="宋体"/>
        </w:rPr>
        <w:t>输出：</w:t>
      </w:r>
      <w:r>
        <w:rPr>
          <w:rFonts w:hint="eastAsia" w:eastAsia="宋体"/>
          <w:lang w:eastAsia="zh-CN"/>
        </w:rPr>
        <w:t>完成报送任务，最终完成报送。</w:t>
      </w:r>
    </w:p>
    <w:p>
      <w:pPr>
        <w:pStyle w:val="6"/>
        <w:numPr>
          <w:ilvl w:val="4"/>
          <w:numId w:val="10"/>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前置条件和后置条件</w:t>
      </w:r>
    </w:p>
    <w:p>
      <w:pPr>
        <w:rPr>
          <w:rFonts w:hint="eastAsia"/>
        </w:rPr>
      </w:pPr>
      <w:r>
        <w:rPr>
          <w:rFonts w:hint="eastAsia" w:eastAsia="宋体"/>
          <w:lang w:eastAsia="zh-CN"/>
        </w:rPr>
        <w:t>前置条件：</w:t>
      </w:r>
      <w:r>
        <w:rPr>
          <w:rFonts w:hint="eastAsia" w:eastAsia="宋体"/>
        </w:rPr>
        <w:t>报送数据生成之后</w:t>
      </w:r>
      <w:r>
        <w:rPr>
          <w:rFonts w:hint="eastAsia" w:eastAsia="宋体"/>
          <w:lang w:eastAsia="zh-CN"/>
        </w:rPr>
        <w:t>，且到了报送配置设置的时间，系统</w:t>
      </w:r>
      <w:r>
        <w:rPr>
          <w:rFonts w:hint="eastAsia" w:eastAsia="宋体"/>
        </w:rPr>
        <w:t>生成对应的报送任务</w:t>
      </w:r>
      <w:r>
        <w:rPr>
          <w:rFonts w:hint="eastAsia" w:eastAsia="宋体"/>
          <w:lang w:eastAsia="zh-CN"/>
        </w:rPr>
        <w:t>。</w:t>
      </w:r>
    </w:p>
    <w:p>
      <w:pPr>
        <w:rPr>
          <w:rFonts w:hint="eastAsia" w:eastAsia="宋体"/>
          <w:lang w:eastAsia="zh-CN"/>
        </w:rPr>
      </w:pPr>
      <w:r>
        <w:rPr>
          <w:rFonts w:hint="eastAsia" w:eastAsia="宋体"/>
          <w:lang w:eastAsia="zh-CN"/>
        </w:rPr>
        <w:t>后置条件：无</w:t>
      </w:r>
    </w:p>
    <w:p>
      <w:pPr>
        <w:pStyle w:val="6"/>
        <w:numPr>
          <w:ilvl w:val="4"/>
          <w:numId w:val="10"/>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业务规则</w:t>
      </w:r>
    </w:p>
    <w:p>
      <w:pPr>
        <w:numPr>
          <w:ilvl w:val="0"/>
          <w:numId w:val="15"/>
        </w:numPr>
      </w:pPr>
      <w:r>
        <w:rPr>
          <w:rFonts w:hint="eastAsia" w:eastAsia="宋体"/>
        </w:rPr>
        <w:t>报送提交审核流程以</w:t>
      </w:r>
      <w:r>
        <w:rPr>
          <w:rFonts w:hint="eastAsia" w:eastAsia="宋体"/>
          <w:lang w:eastAsia="zh-CN"/>
        </w:rPr>
        <w:t>报送单位</w:t>
      </w:r>
      <w:r>
        <w:rPr>
          <w:rFonts w:hint="eastAsia" w:eastAsia="宋体"/>
        </w:rPr>
        <w:t>为单位进行，每张报表每个报送期给每家报送</w:t>
      </w:r>
      <w:r>
        <w:rPr>
          <w:rFonts w:hint="eastAsia" w:eastAsia="宋体"/>
          <w:lang w:eastAsia="zh-CN"/>
        </w:rPr>
        <w:t>单位</w:t>
      </w:r>
      <w:r>
        <w:rPr>
          <w:rFonts w:hint="eastAsia" w:eastAsia="宋体"/>
        </w:rPr>
        <w:t>的处理人员生成一条报送任务</w:t>
      </w:r>
      <w:r>
        <w:rPr>
          <w:rFonts w:hint="eastAsia" w:eastAsia="宋体"/>
          <w:lang w:eastAsia="zh-CN"/>
        </w:rPr>
        <w:t>。</w:t>
      </w:r>
    </w:p>
    <w:p>
      <w:pPr>
        <w:numPr>
          <w:ilvl w:val="0"/>
          <w:numId w:val="15"/>
        </w:numPr>
      </w:pPr>
      <w:r>
        <w:rPr>
          <w:rFonts w:hint="eastAsia" w:eastAsia="宋体"/>
        </w:rPr>
        <w:t>当报送报表的数据刷新完成，</w:t>
      </w:r>
      <w:r>
        <w:rPr>
          <w:rFonts w:hint="eastAsia" w:eastAsia="宋体"/>
          <w:lang w:eastAsia="zh-CN"/>
        </w:rPr>
        <w:t>且到了报送配置设置的时间，</w:t>
      </w:r>
      <w:r>
        <w:rPr>
          <w:rFonts w:hint="eastAsia" w:eastAsia="宋体"/>
        </w:rPr>
        <w:t>则系统自动给报送人员生成一条报送任务</w:t>
      </w:r>
      <w:r>
        <w:rPr>
          <w:rFonts w:hint="eastAsia" w:eastAsia="宋体"/>
          <w:lang w:eastAsia="zh-CN"/>
        </w:rPr>
        <w:t>。</w:t>
      </w:r>
    </w:p>
    <w:p>
      <w:pPr>
        <w:numPr>
          <w:ilvl w:val="0"/>
          <w:numId w:val="15"/>
        </w:numPr>
      </w:pPr>
      <w:r>
        <w:rPr>
          <w:rFonts w:hint="eastAsia" w:eastAsia="宋体"/>
        </w:rPr>
        <w:t>因同一张报表不同的</w:t>
      </w:r>
      <w:r>
        <w:rPr>
          <w:rFonts w:hint="eastAsia" w:eastAsia="宋体"/>
          <w:lang w:eastAsia="zh-CN"/>
        </w:rPr>
        <w:t>报送单位</w:t>
      </w:r>
      <w:r>
        <w:rPr>
          <w:rFonts w:hint="eastAsia" w:eastAsia="宋体"/>
        </w:rPr>
        <w:t>的数据生成时间不同，系统给每家子公司的报送人员生成报送任务的时间也不同，依赖各家公司在报表中生成数据的时间。</w:t>
      </w:r>
      <w:r>
        <w:rPr>
          <w:rFonts w:hint="eastAsia" w:eastAsia="宋体"/>
          <w:lang w:eastAsia="zh-CN"/>
        </w:rPr>
        <w:t>当在补录和系统计算的报送任务创建时间前一天对应报表的报送数据还未生成，监控邮件发送给运维人员提醒运维人员关注异常。</w:t>
      </w:r>
      <w:r>
        <w:rPr>
          <w:rFonts w:hint="eastAsia" w:eastAsia="宋体"/>
        </w:rPr>
        <w:t>系统在给用户生成待处理任务时，系统自动给处理人发送待办任务提醒</w:t>
      </w:r>
      <w:r>
        <w:rPr>
          <w:rFonts w:hint="eastAsia" w:eastAsia="宋体"/>
          <w:lang w:eastAsia="zh-CN"/>
        </w:rPr>
        <w:t>。当用户在任务处理截止日期前48小时还未处理时候，系统每隔24h对任务处理人员发送【系统内待办提醒】及邮件提醒。</w:t>
      </w:r>
    </w:p>
    <w:p>
      <w:pPr>
        <w:numPr>
          <w:ilvl w:val="0"/>
          <w:numId w:val="15"/>
        </w:numPr>
      </w:pPr>
      <w:r>
        <w:rPr>
          <w:rFonts w:hint="eastAsia" w:eastAsia="宋体"/>
        </w:rPr>
        <w:t>报送</w:t>
      </w:r>
      <w:r>
        <w:rPr>
          <w:rFonts w:hint="eastAsia" w:eastAsia="宋体"/>
          <w:lang w:eastAsia="zh-CN"/>
        </w:rPr>
        <w:t>提交</w:t>
      </w:r>
      <w:r>
        <w:rPr>
          <w:rFonts w:hint="eastAsia" w:eastAsia="宋体"/>
        </w:rPr>
        <w:t>人员收到报送任务，点击报送任务上的</w:t>
      </w:r>
      <w:r>
        <w:rPr>
          <w:rFonts w:hint="eastAsia" w:eastAsia="宋体"/>
          <w:lang w:eastAsia="zh-CN"/>
        </w:rPr>
        <w:t>提交</w:t>
      </w:r>
      <w:r>
        <w:rPr>
          <w:rFonts w:hint="eastAsia" w:eastAsia="宋体"/>
        </w:rPr>
        <w:t>，打开报表页面，展示当前报送任务对应的报送数据，报送</w:t>
      </w:r>
      <w:r>
        <w:rPr>
          <w:rFonts w:hint="eastAsia" w:eastAsia="宋体"/>
          <w:lang w:eastAsia="zh-CN"/>
        </w:rPr>
        <w:t>提交</w:t>
      </w:r>
      <w:r>
        <w:rPr>
          <w:rFonts w:hint="eastAsia" w:eastAsia="宋体"/>
        </w:rPr>
        <w:t>人员只能查看自己所属</w:t>
      </w:r>
      <w:r>
        <w:rPr>
          <w:rFonts w:hint="eastAsia" w:eastAsia="宋体"/>
          <w:lang w:eastAsia="zh-CN"/>
        </w:rPr>
        <w:t>报送单位</w:t>
      </w:r>
      <w:r>
        <w:rPr>
          <w:rFonts w:hint="eastAsia" w:eastAsia="宋体"/>
        </w:rPr>
        <w:t>的当前任务对应的报送期的报表数据</w:t>
      </w:r>
      <w:r>
        <w:rPr>
          <w:rFonts w:hint="eastAsia" w:eastAsia="宋体"/>
          <w:lang w:eastAsia="zh-CN"/>
        </w:rPr>
        <w:t>。</w:t>
      </w:r>
    </w:p>
    <w:p>
      <w:pPr>
        <w:numPr>
          <w:ilvl w:val="0"/>
          <w:numId w:val="15"/>
        </w:numPr>
      </w:pPr>
      <w:r>
        <w:rPr>
          <w:rFonts w:hint="eastAsia" w:eastAsia="宋体"/>
        </w:rPr>
        <w:t>报送</w:t>
      </w:r>
      <w:r>
        <w:rPr>
          <w:rFonts w:hint="eastAsia" w:eastAsia="宋体"/>
          <w:lang w:eastAsia="zh-CN"/>
        </w:rPr>
        <w:t>提交</w:t>
      </w:r>
      <w:r>
        <w:rPr>
          <w:rFonts w:hint="eastAsia" w:eastAsia="宋体"/>
        </w:rPr>
        <w:t>人员确认数据无误点击提交，则报送任务提交到下一节点的</w:t>
      </w:r>
      <w:r>
        <w:rPr>
          <w:rFonts w:hint="eastAsia" w:eastAsia="宋体"/>
          <w:lang w:eastAsia="zh-CN"/>
        </w:rPr>
        <w:t>报送</w:t>
      </w:r>
      <w:r>
        <w:rPr>
          <w:rFonts w:hint="eastAsia" w:eastAsia="宋体"/>
        </w:rPr>
        <w:t>审核人员</w:t>
      </w:r>
      <w:r>
        <w:rPr>
          <w:rFonts w:hint="eastAsia" w:eastAsia="宋体"/>
          <w:lang w:eastAsia="zh-CN"/>
        </w:rPr>
        <w:t>。</w:t>
      </w:r>
    </w:p>
    <w:p>
      <w:pPr>
        <w:numPr>
          <w:ilvl w:val="0"/>
          <w:numId w:val="15"/>
        </w:numPr>
      </w:pPr>
      <w:r>
        <w:rPr>
          <w:rFonts w:hint="eastAsia" w:eastAsia="宋体"/>
        </w:rPr>
        <w:t>报送</w:t>
      </w:r>
      <w:r>
        <w:rPr>
          <w:rFonts w:hint="eastAsia" w:eastAsia="宋体"/>
          <w:lang w:eastAsia="zh-CN"/>
        </w:rPr>
        <w:t>提交</w:t>
      </w:r>
      <w:r>
        <w:rPr>
          <w:rFonts w:hint="eastAsia" w:eastAsia="宋体"/>
        </w:rPr>
        <w:t>人员提交审核之后，所属</w:t>
      </w:r>
      <w:r>
        <w:rPr>
          <w:rFonts w:hint="eastAsia" w:eastAsia="宋体"/>
          <w:lang w:eastAsia="zh-CN"/>
        </w:rPr>
        <w:t>报送单位</w:t>
      </w:r>
      <w:r>
        <w:rPr>
          <w:rFonts w:hint="eastAsia" w:eastAsia="宋体"/>
        </w:rPr>
        <w:t>该报表该报送期的报送数据冻结，报送任务上的报送数据不支持刷新。即若后台报表对应的数据有更新，该</w:t>
      </w:r>
      <w:r>
        <w:rPr>
          <w:rFonts w:hint="eastAsia" w:eastAsia="宋体"/>
          <w:lang w:eastAsia="zh-CN"/>
        </w:rPr>
        <w:t>报送单位</w:t>
      </w:r>
      <w:r>
        <w:rPr>
          <w:rFonts w:hint="eastAsia" w:eastAsia="宋体"/>
        </w:rPr>
        <w:t>的数据也是以已提交报送的那份数据为准。未提交的</w:t>
      </w:r>
      <w:r>
        <w:rPr>
          <w:rFonts w:hint="eastAsia" w:eastAsia="宋体"/>
          <w:lang w:eastAsia="zh-CN"/>
        </w:rPr>
        <w:t>报送单位</w:t>
      </w:r>
      <w:r>
        <w:rPr>
          <w:rFonts w:hint="eastAsia" w:eastAsia="宋体"/>
        </w:rPr>
        <w:t>以最新刷新的数据作为报送数据。</w:t>
      </w:r>
    </w:p>
    <w:p>
      <w:pPr>
        <w:numPr>
          <w:ilvl w:val="0"/>
          <w:numId w:val="15"/>
        </w:numPr>
      </w:pPr>
      <w:r>
        <w:rPr>
          <w:rFonts w:hint="eastAsia" w:eastAsia="宋体"/>
        </w:rPr>
        <w:t>报送</w:t>
      </w:r>
      <w:r>
        <w:rPr>
          <w:rFonts w:hint="eastAsia" w:eastAsia="宋体"/>
          <w:lang w:eastAsia="zh-CN"/>
        </w:rPr>
        <w:t>提交</w:t>
      </w:r>
      <w:r>
        <w:rPr>
          <w:rFonts w:hint="eastAsia" w:eastAsia="宋体"/>
        </w:rPr>
        <w:t>人员提交之后，</w:t>
      </w:r>
      <w:r>
        <w:rPr>
          <w:rFonts w:hint="eastAsia" w:eastAsia="宋体"/>
          <w:lang w:eastAsia="zh-CN"/>
        </w:rPr>
        <w:t>对应</w:t>
      </w:r>
      <w:r>
        <w:rPr>
          <w:rFonts w:hint="eastAsia" w:eastAsia="宋体"/>
        </w:rPr>
        <w:t>报送审核人员收到报送审核任务，审核人员可在任务上点击查看报送数据进行审核，确认无误则审核通过，有问题则</w:t>
      </w:r>
      <w:r>
        <w:rPr>
          <w:rFonts w:hint="eastAsia" w:eastAsia="宋体"/>
          <w:lang w:eastAsia="zh-CN"/>
        </w:rPr>
        <w:t>选择人员</w:t>
      </w:r>
      <w:r>
        <w:rPr>
          <w:rFonts w:hint="eastAsia" w:eastAsia="宋体"/>
        </w:rPr>
        <w:t>退回并填写退回原因，任务退回到报送提交人员，任务状态退回到待提交</w:t>
      </w:r>
      <w:r>
        <w:rPr>
          <w:rFonts w:hint="eastAsia" w:eastAsia="宋体"/>
          <w:lang w:eastAsia="zh-CN"/>
        </w:rPr>
        <w:t>。</w:t>
      </w:r>
    </w:p>
    <w:p>
      <w:pPr>
        <w:numPr>
          <w:ilvl w:val="0"/>
          <w:numId w:val="15"/>
        </w:numPr>
      </w:pPr>
      <w:r>
        <w:rPr>
          <w:rFonts w:hint="eastAsia" w:eastAsia="宋体"/>
        </w:rPr>
        <w:t>报送任务上在被退回之后该</w:t>
      </w:r>
      <w:r>
        <w:rPr>
          <w:rFonts w:hint="eastAsia" w:eastAsia="宋体"/>
          <w:lang w:eastAsia="zh-CN"/>
        </w:rPr>
        <w:t>报送单位</w:t>
      </w:r>
      <w:r>
        <w:rPr>
          <w:rFonts w:hint="eastAsia" w:eastAsia="宋体"/>
        </w:rPr>
        <w:t>的报送数据解除冻结，即报送任务上的报送数据支持刷新，报送人员可在报表对应的后台数据修复之后在报送任务上刷新报送数据重新提交报送</w:t>
      </w:r>
      <w:r>
        <w:rPr>
          <w:rFonts w:hint="eastAsia" w:eastAsia="宋体"/>
          <w:lang w:eastAsia="zh-CN"/>
        </w:rPr>
        <w:t>。</w:t>
      </w:r>
    </w:p>
    <w:p>
      <w:pPr>
        <w:numPr>
          <w:ilvl w:val="0"/>
          <w:numId w:val="15"/>
        </w:numPr>
      </w:pPr>
      <w:r>
        <w:rPr>
          <w:rFonts w:hint="eastAsia" w:eastAsia="宋体"/>
          <w:lang w:eastAsia="zh-CN"/>
        </w:rPr>
        <w:t>所有</w:t>
      </w:r>
      <w:r>
        <w:rPr>
          <w:rFonts w:hint="eastAsia" w:eastAsia="宋体"/>
        </w:rPr>
        <w:t>报送审核完成则报送流程完成</w:t>
      </w:r>
      <w:r>
        <w:rPr>
          <w:rFonts w:hint="eastAsia" w:eastAsia="宋体"/>
          <w:lang w:eastAsia="zh-CN"/>
        </w:rPr>
        <w:t>。</w:t>
      </w:r>
    </w:p>
    <w:p>
      <w:pPr>
        <w:numPr>
          <w:ilvl w:val="0"/>
          <w:numId w:val="15"/>
        </w:numPr>
      </w:pPr>
      <w:r>
        <w:rPr>
          <w:rFonts w:hint="eastAsia" w:eastAsia="宋体"/>
        </w:rPr>
        <w:t>已创建的报送配置中的人员若角色权限发生变更，不再对某张报送报表有报送提交或审核权限，则该用户已产生待处理的任务不再具有处理权限</w:t>
      </w:r>
      <w:r>
        <w:rPr>
          <w:rFonts w:hint="eastAsia" w:eastAsia="宋体"/>
          <w:lang w:eastAsia="zh-CN"/>
        </w:rPr>
        <w:t>；并且系统不再给该报送用户生成权限发生变更的报表的报送任务。</w:t>
      </w:r>
    </w:p>
    <w:p>
      <w:pPr>
        <w:numPr>
          <w:ilvl w:val="0"/>
          <w:numId w:val="15"/>
        </w:numPr>
      </w:pPr>
      <w:r>
        <w:rPr>
          <w:rFonts w:hint="eastAsia" w:eastAsia="宋体"/>
        </w:rPr>
        <w:t>提交人员填列完数据提交时系统做完整性校验，校验该用户填列范围的指标是否全部填列完成(指标值非空)；对于业务方还额外提了合理性校验规则的报表，每个子公司的最后一个填列人员提交的时候还要额外做合理性规则的校验，有异常的页面提示异常</w:t>
      </w:r>
      <w:r>
        <w:rPr>
          <w:rFonts w:hint="eastAsia" w:eastAsia="宋体"/>
          <w:lang w:eastAsia="zh-CN"/>
        </w:rPr>
        <w:t>。</w:t>
      </w:r>
    </w:p>
    <w:p>
      <w:pPr>
        <w:numPr>
          <w:ilvl w:val="0"/>
          <w:numId w:val="15"/>
        </w:numPr>
      </w:pPr>
      <w:r>
        <w:rPr>
          <w:rFonts w:hint="eastAsia" w:eastAsia="宋体"/>
        </w:rPr>
        <w:t>报送提交、报送审核流程中支持用户进行委托，选择</w:t>
      </w:r>
      <w:r>
        <w:rPr>
          <w:rFonts w:hint="eastAsia" w:eastAsia="宋体"/>
          <w:lang w:eastAsia="zh-CN"/>
        </w:rPr>
        <w:t>受托人</w:t>
      </w:r>
      <w:r>
        <w:rPr>
          <w:rFonts w:hint="eastAsia" w:eastAsia="宋体"/>
        </w:rPr>
        <w:t>人，设置委托时间段，则在这个时间段内系统将委托事项的处理任务自动生成给</w:t>
      </w:r>
      <w:r>
        <w:rPr>
          <w:rFonts w:hint="eastAsia" w:eastAsia="宋体"/>
          <w:lang w:eastAsia="zh-CN"/>
        </w:rPr>
        <w:t>受托人</w:t>
      </w:r>
      <w:r>
        <w:rPr>
          <w:rFonts w:hint="eastAsia" w:eastAsia="宋体"/>
        </w:rPr>
        <w:t>人，超过时间段之后委托自动失效。</w:t>
      </w:r>
      <w:r>
        <w:rPr>
          <w:rFonts w:hint="eastAsia" w:eastAsia="宋体"/>
          <w:lang w:eastAsia="zh-CN"/>
        </w:rPr>
        <w:t>受托人</w:t>
      </w:r>
      <w:r>
        <w:rPr>
          <w:rFonts w:hint="eastAsia" w:eastAsia="宋体"/>
        </w:rPr>
        <w:t>人必须是与委托人为同</w:t>
      </w:r>
      <w:del w:id="853" w:author="周婷" w:date="2020-08-26T19:44:40Z">
        <w:r>
          <w:rPr>
            <w:rFonts w:hint="eastAsia" w:eastAsia="宋体"/>
          </w:rPr>
          <w:delText>组织</w:delText>
        </w:r>
      </w:del>
      <w:ins w:id="854" w:author="周婷" w:date="2020-08-26T19:44:40Z">
        <w:r>
          <w:rPr>
            <w:rFonts w:hint="eastAsia" w:eastAsia="宋体"/>
            <w:lang w:eastAsia="zh-CN"/>
          </w:rPr>
          <w:t>部门</w:t>
        </w:r>
      </w:ins>
      <w:r>
        <w:rPr>
          <w:rFonts w:hint="eastAsia" w:eastAsia="宋体"/>
        </w:rPr>
        <w:t>的人，</w:t>
      </w:r>
      <w:r>
        <w:rPr>
          <w:rFonts w:hint="eastAsia" w:eastAsia="宋体"/>
          <w:lang w:eastAsia="zh-CN"/>
        </w:rPr>
        <w:t>授权后，则</w:t>
      </w:r>
      <w:r>
        <w:rPr>
          <w:rFonts w:hint="eastAsia" w:eastAsia="宋体"/>
        </w:rPr>
        <w:t>若</w:t>
      </w:r>
      <w:r>
        <w:rPr>
          <w:rFonts w:hint="eastAsia" w:eastAsia="宋体"/>
          <w:lang w:eastAsia="zh-CN"/>
        </w:rPr>
        <w:t>受托人</w:t>
      </w:r>
      <w:r>
        <w:rPr>
          <w:rFonts w:hint="eastAsia" w:eastAsia="宋体"/>
        </w:rPr>
        <w:t>人将</w:t>
      </w:r>
      <w:r>
        <w:rPr>
          <w:rFonts w:hint="eastAsia" w:eastAsia="宋体"/>
          <w:lang w:eastAsia="zh-CN"/>
        </w:rPr>
        <w:t>被赋予对应角色。</w:t>
      </w:r>
    </w:p>
    <w:p>
      <w:pPr>
        <w:numPr>
          <w:ilvl w:val="0"/>
          <w:numId w:val="15"/>
        </w:numPr>
      </w:pPr>
      <w:r>
        <w:rPr>
          <w:rFonts w:hint="eastAsia" w:eastAsia="宋体"/>
        </w:rPr>
        <w:t>创建报送相关角色在角色管理模块进行创建，报送任务管理菜单下区分功能权限，包括报送提交、报送审核、报送管理、报送跟踪，以及报送报表资源权限，报送功能角色人员权限</w:t>
      </w:r>
      <w:r>
        <w:rPr>
          <w:rFonts w:hint="eastAsia" w:eastAsia="宋体"/>
          <w:lang w:eastAsia="zh-CN"/>
        </w:rPr>
        <w:t>。</w:t>
      </w:r>
    </w:p>
    <w:p>
      <w:pPr>
        <w:numPr>
          <w:ilvl w:val="0"/>
          <w:numId w:val="15"/>
        </w:numPr>
      </w:pPr>
      <w:r>
        <w:rPr>
          <w:rFonts w:hint="eastAsia" w:eastAsia="宋体"/>
        </w:rPr>
        <w:t>当报送提交人员、报送报送审核人员有待处理的任务时，在</w:t>
      </w:r>
      <w:r>
        <w:rPr>
          <w:rFonts w:hint="eastAsia" w:eastAsia="宋体"/>
          <w:lang w:eastAsia="zh-CN"/>
        </w:rPr>
        <w:t>待</w:t>
      </w:r>
      <w:r>
        <w:rPr>
          <w:rFonts w:hint="eastAsia" w:eastAsia="宋体"/>
        </w:rPr>
        <w:t>办任务中提醒用户待办事项，当待处理任务在处理人处停留超过24小时，则发送</w:t>
      </w:r>
      <w:r>
        <w:rPr>
          <w:rFonts w:hint="eastAsia" w:eastAsia="宋体"/>
          <w:lang w:eastAsia="zh-CN"/>
        </w:rPr>
        <w:t>邮件提醒</w:t>
      </w:r>
      <w:r>
        <w:rPr>
          <w:rFonts w:hint="eastAsia" w:eastAsia="宋体"/>
        </w:rPr>
        <w:t>，“您在经分平台有xx条待处理任务，请及时登录处理”。首次提醒之后一直未处理的事项每隔12小时发一次</w:t>
      </w:r>
      <w:r>
        <w:rPr>
          <w:rFonts w:hint="eastAsia" w:eastAsia="宋体"/>
          <w:lang w:eastAsia="zh-CN"/>
        </w:rPr>
        <w:t>邮件提醒</w:t>
      </w:r>
      <w:r>
        <w:rPr>
          <w:rFonts w:hint="eastAsia" w:eastAsia="宋体"/>
        </w:rPr>
        <w:t>。</w:t>
      </w:r>
    </w:p>
    <w:p>
      <w:pPr>
        <w:numPr>
          <w:ilvl w:val="0"/>
          <w:numId w:val="15"/>
        </w:numPr>
      </w:pPr>
      <w:r>
        <w:rPr>
          <w:rFonts w:hint="eastAsia" w:eastAsia="宋体"/>
        </w:rPr>
        <w:t>当报送提交人员、报送报送审核人员的报送任务在报送截止时间到期前48小时未处理完成的，系统发送邮件提醒，“经分平台xx报表xx期数据的报送流程即将到期，请尽快处理”；已过未处理的，系统在过期后发送邮件提醒，“经分平台xx报表xx期数据的报送流程已过期，请尽快处理”</w:t>
      </w:r>
      <w:r>
        <w:rPr>
          <w:rFonts w:hint="eastAsia" w:eastAsia="宋体"/>
          <w:lang w:eastAsia="zh-CN"/>
        </w:rPr>
        <w:t>。</w:t>
      </w:r>
    </w:p>
    <w:p>
      <w:pPr>
        <w:pStyle w:val="6"/>
        <w:numPr>
          <w:ilvl w:val="4"/>
          <w:numId w:val="10"/>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页面规则及页面原型</w:t>
      </w:r>
    </w:p>
    <w:p>
      <w:pPr>
        <w:ind w:firstLine="420"/>
        <w:rPr>
          <w:ins w:id="855" w:author="周婷" w:date="2020-08-26T14:19:06Z"/>
          <w:rFonts w:hint="eastAsia"/>
          <w:b w:val="0"/>
          <w:bCs w:val="0"/>
          <w:i w:val="0"/>
          <w:iCs w:val="0"/>
          <w:sz w:val="24"/>
          <w:szCs w:val="24"/>
          <w:lang w:eastAsia="zh-CN"/>
        </w:rPr>
      </w:pPr>
      <w:r>
        <w:rPr>
          <w:rFonts w:hint="eastAsia" w:eastAsia="宋体"/>
          <w:b w:val="0"/>
          <w:bCs w:val="0"/>
          <w:i w:val="0"/>
          <w:iCs w:val="0"/>
          <w:sz w:val="24"/>
          <w:szCs w:val="24"/>
          <w:lang w:eastAsia="zh-CN"/>
        </w:rPr>
        <w:t>报送管理员</w:t>
      </w:r>
      <w:r>
        <w:rPr>
          <w:rFonts w:hint="eastAsia" w:eastAsia="宋体"/>
          <w:lang w:eastAsia="zh-CN"/>
        </w:rPr>
        <w:t>和报送追踪人员</w:t>
      </w:r>
      <w:r>
        <w:rPr>
          <w:rFonts w:hint="eastAsia" w:eastAsia="宋体" w:cs="Arial"/>
          <w:szCs w:val="21"/>
        </w:rPr>
        <w:t>点击</w:t>
      </w:r>
      <w:r>
        <w:rPr>
          <w:rFonts w:hint="eastAsia" w:eastAsia="宋体"/>
          <w:i w:val="0"/>
          <w:iCs w:val="0"/>
          <w:sz w:val="24"/>
          <w:szCs w:val="24"/>
          <w:lang w:eastAsia="zh-CN"/>
        </w:rPr>
        <w:t>报表报送</w:t>
      </w:r>
      <w:r>
        <w:rPr>
          <w:rFonts w:hint="eastAsia" w:eastAsia="宋体"/>
          <w:b w:val="0"/>
          <w:bCs w:val="0"/>
          <w:i w:val="0"/>
          <w:iCs w:val="0"/>
          <w:sz w:val="24"/>
          <w:szCs w:val="24"/>
          <w:lang w:eastAsia="zh-CN"/>
        </w:rPr>
        <w:t>菜单下二级菜单【报送任务处理】</w:t>
      </w:r>
      <w:r>
        <w:rPr>
          <w:rFonts w:hint="eastAsia" w:eastAsia="宋体" w:cs="Arial"/>
          <w:szCs w:val="21"/>
        </w:rPr>
        <w:t>进入</w:t>
      </w:r>
      <w:r>
        <w:rPr>
          <w:rFonts w:hint="eastAsia" w:eastAsia="宋体" w:cs="Arial"/>
          <w:szCs w:val="21"/>
          <w:lang w:eastAsia="zh-CN"/>
        </w:rPr>
        <w:t>报送任务</w:t>
      </w:r>
      <w:r>
        <w:rPr>
          <w:rFonts w:hint="eastAsia" w:eastAsia="宋体"/>
          <w:b w:val="0"/>
          <w:bCs w:val="0"/>
          <w:i w:val="0"/>
          <w:iCs w:val="0"/>
          <w:sz w:val="24"/>
          <w:szCs w:val="24"/>
          <w:lang w:eastAsia="zh-CN"/>
        </w:rPr>
        <w:t>处理。</w:t>
      </w:r>
    </w:p>
    <w:p>
      <w:pPr>
        <w:ind w:firstLine="420"/>
        <w:rPr>
          <w:rFonts w:hint="eastAsia"/>
          <w:b w:val="0"/>
          <w:bCs w:val="0"/>
          <w:i w:val="0"/>
          <w:iCs w:val="0"/>
          <w:sz w:val="24"/>
          <w:szCs w:val="24"/>
          <w:lang w:eastAsia="zh-CN"/>
        </w:rPr>
      </w:pPr>
    </w:p>
    <w:p>
      <w:pPr>
        <w:numPr>
          <w:ilvl w:val="0"/>
          <w:numId w:val="0"/>
        </w:numPr>
        <w:ind w:leftChars="0"/>
        <w:rPr>
          <w:rFonts w:hint="eastAsia"/>
          <w:b w:val="0"/>
          <w:bCs w:val="0"/>
          <w:i w:val="0"/>
          <w:iCs w:val="0"/>
          <w:sz w:val="24"/>
          <w:szCs w:val="24"/>
          <w:lang w:eastAsia="zh-CN"/>
        </w:rPr>
      </w:pPr>
      <w:r>
        <w:rPr>
          <w:rFonts w:hint="eastAsia" w:eastAsia="宋体"/>
          <w:b/>
          <w:bCs/>
          <w:i w:val="0"/>
          <w:iCs w:val="0"/>
          <w:sz w:val="24"/>
          <w:szCs w:val="24"/>
          <w:lang w:eastAsia="zh-CN"/>
        </w:rPr>
        <w:t>场景一</w:t>
      </w:r>
      <w:r>
        <w:rPr>
          <w:rFonts w:hint="eastAsia" w:eastAsia="宋体"/>
          <w:b w:val="0"/>
          <w:bCs w:val="0"/>
          <w:i w:val="0"/>
          <w:iCs w:val="0"/>
          <w:sz w:val="24"/>
          <w:szCs w:val="24"/>
          <w:lang w:eastAsia="zh-CN"/>
        </w:rPr>
        <w:t>：</w:t>
      </w:r>
      <w:r>
        <w:rPr>
          <w:rFonts w:hint="eastAsia" w:eastAsia="宋体"/>
          <w:lang w:eastAsia="zh-CN"/>
        </w:rPr>
        <w:t>报送提交人员</w:t>
      </w:r>
      <w:r>
        <w:rPr>
          <w:rFonts w:hint="eastAsia" w:eastAsia="宋体" w:cs="Arial"/>
          <w:szCs w:val="21"/>
        </w:rPr>
        <w:t>点击</w:t>
      </w:r>
      <w:r>
        <w:rPr>
          <w:rFonts w:hint="eastAsia" w:eastAsia="宋体" w:cs="Arial"/>
          <w:szCs w:val="21"/>
          <w:lang w:eastAsia="zh-CN"/>
        </w:rPr>
        <w:t>菜单</w:t>
      </w:r>
      <w:r>
        <w:rPr>
          <w:rFonts w:hint="eastAsia" w:eastAsia="宋体" w:cs="Arial"/>
          <w:szCs w:val="21"/>
        </w:rPr>
        <w:t>进入</w:t>
      </w:r>
      <w:r>
        <w:rPr>
          <w:rFonts w:hint="eastAsia" w:eastAsia="宋体" w:cs="Arial"/>
          <w:szCs w:val="21"/>
          <w:lang w:eastAsia="zh-CN"/>
        </w:rPr>
        <w:t>报送任务</w:t>
      </w:r>
      <w:r>
        <w:rPr>
          <w:rFonts w:hint="eastAsia" w:eastAsia="宋体"/>
          <w:b w:val="0"/>
          <w:bCs w:val="0"/>
          <w:i w:val="0"/>
          <w:iCs w:val="0"/>
          <w:sz w:val="24"/>
          <w:szCs w:val="24"/>
          <w:lang w:eastAsia="zh-CN"/>
        </w:rPr>
        <w:t>处理。</w:t>
      </w:r>
    </w:p>
    <w:p>
      <w:pPr>
        <w:numPr>
          <w:ilvl w:val="0"/>
          <w:numId w:val="0"/>
        </w:numPr>
        <w:ind w:leftChars="0"/>
        <w:rPr>
          <w:rFonts w:hint="eastAsia"/>
          <w:b w:val="0"/>
          <w:bCs w:val="0"/>
          <w:i w:val="0"/>
          <w:iCs w:val="0"/>
          <w:sz w:val="24"/>
          <w:szCs w:val="24"/>
          <w:lang w:val="en-US" w:eastAsia="zh-CN"/>
        </w:rPr>
      </w:pPr>
      <w:r>
        <w:rPr>
          <w:rFonts w:hint="eastAsia" w:eastAsia="宋体"/>
          <w:b w:val="0"/>
          <w:bCs w:val="0"/>
          <w:i w:val="0"/>
          <w:iCs w:val="0"/>
          <w:sz w:val="24"/>
          <w:szCs w:val="24"/>
          <w:lang w:val="en-US" w:eastAsia="zh-CN"/>
        </w:rPr>
        <w:t>1</w:t>
      </w:r>
      <w:r>
        <w:rPr>
          <w:rFonts w:hint="eastAsia" w:eastAsia="宋体"/>
          <w:b w:val="0"/>
          <w:bCs w:val="0"/>
          <w:i w:val="0"/>
          <w:iCs w:val="0"/>
          <w:sz w:val="24"/>
          <w:szCs w:val="24"/>
          <w:lang w:eastAsia="zh-CN"/>
        </w:rPr>
        <w:t>会分为待处理和已处理</w:t>
      </w:r>
      <w:r>
        <w:rPr>
          <w:rFonts w:hint="eastAsia" w:eastAsia="宋体"/>
          <w:b w:val="0"/>
          <w:bCs w:val="0"/>
          <w:i w:val="0"/>
          <w:iCs w:val="0"/>
          <w:sz w:val="24"/>
          <w:szCs w:val="24"/>
          <w:lang w:val="en-US" w:eastAsia="zh-CN"/>
        </w:rPr>
        <w:t>2个tab页，点击展示对应的任务列表，默认点击进去展示待处理tab页。</w:t>
      </w:r>
    </w:p>
    <w:p>
      <w:pPr>
        <w:numPr>
          <w:ilvl w:val="0"/>
          <w:numId w:val="0"/>
        </w:numPr>
        <w:ind w:leftChars="0"/>
        <w:rPr>
          <w:rFonts w:hint="eastAsia"/>
          <w:b w:val="0"/>
          <w:bCs w:val="0"/>
          <w:i w:val="0"/>
          <w:iCs w:val="0"/>
          <w:sz w:val="24"/>
          <w:szCs w:val="24"/>
          <w:lang w:val="en-US" w:eastAsia="zh-CN"/>
        </w:rPr>
      </w:pPr>
      <w:r>
        <w:rPr>
          <w:rFonts w:hint="eastAsia" w:eastAsia="宋体"/>
          <w:b w:val="0"/>
          <w:bCs w:val="0"/>
          <w:i w:val="0"/>
          <w:iCs w:val="0"/>
          <w:sz w:val="24"/>
          <w:szCs w:val="24"/>
          <w:lang w:val="en-US" w:eastAsia="zh-CN"/>
        </w:rPr>
        <w:t>2提交人员的待处理任务tab页列表中只有待提交状态的任务；其他任务在已处理任务tab页的列表。</w:t>
      </w:r>
    </w:p>
    <w:p>
      <w:pPr>
        <w:numPr>
          <w:ilvl w:val="0"/>
          <w:numId w:val="0"/>
        </w:numPr>
        <w:ind w:leftChars="0"/>
        <w:rPr>
          <w:rFonts w:hint="default"/>
          <w:b w:val="0"/>
          <w:bCs w:val="0"/>
          <w:i w:val="0"/>
          <w:iCs w:val="0"/>
          <w:sz w:val="24"/>
          <w:szCs w:val="24"/>
          <w:lang w:val="en-US" w:eastAsia="zh-CN"/>
        </w:rPr>
      </w:pPr>
      <w:r>
        <w:rPr>
          <w:rFonts w:hint="eastAsia" w:eastAsia="宋体"/>
          <w:b w:val="0"/>
          <w:bCs w:val="0"/>
          <w:i w:val="0"/>
          <w:iCs w:val="0"/>
          <w:sz w:val="24"/>
          <w:szCs w:val="24"/>
          <w:lang w:val="en-US" w:eastAsia="zh-CN"/>
        </w:rPr>
        <w:t>3</w:t>
      </w:r>
      <w:ins w:id="856" w:author="周婷" w:date="2020-08-26T14:20:56Z">
        <w:r>
          <w:rPr>
            <w:rFonts w:hint="eastAsia" w:eastAsia="宋体"/>
            <w:b w:val="0"/>
            <w:bCs w:val="0"/>
            <w:i w:val="0"/>
            <w:iCs w:val="0"/>
            <w:sz w:val="24"/>
            <w:szCs w:val="24"/>
            <w:lang w:val="en-US" w:eastAsia="zh-CN"/>
          </w:rPr>
          <w:t>待处理任务tab页列表中</w:t>
        </w:r>
      </w:ins>
      <w:ins w:id="857" w:author="周婷" w:date="2020-08-26T14:20:41Z">
        <w:r>
          <w:rPr>
            <w:rFonts w:hint="eastAsia" w:eastAsia="宋体"/>
            <w:b w:val="0"/>
            <w:bCs w:val="0"/>
            <w:i w:val="0"/>
            <w:iCs w:val="0"/>
            <w:sz w:val="24"/>
            <w:szCs w:val="24"/>
            <w:lang w:eastAsia="zh-CN"/>
          </w:rPr>
          <w:t>任务按照截止时间升序排序（即任务截止时间早的在前，任务截止时间晚的在后）</w:t>
        </w:r>
      </w:ins>
      <w:ins w:id="858" w:author="周婷" w:date="2020-08-26T14:21:29Z">
        <w:r>
          <w:rPr>
            <w:rFonts w:hint="eastAsia" w:eastAsia="宋体"/>
            <w:b w:val="0"/>
            <w:bCs w:val="0"/>
            <w:i w:val="0"/>
            <w:iCs w:val="0"/>
            <w:sz w:val="24"/>
            <w:szCs w:val="24"/>
            <w:lang w:eastAsia="zh-CN"/>
          </w:rPr>
          <w:t>，</w:t>
        </w:r>
      </w:ins>
      <w:r>
        <w:rPr>
          <w:rFonts w:hint="eastAsia" w:eastAsia="宋体"/>
          <w:b w:val="0"/>
          <w:bCs w:val="0"/>
          <w:i w:val="0"/>
          <w:iCs w:val="0"/>
          <w:sz w:val="24"/>
          <w:szCs w:val="24"/>
          <w:lang w:val="en-US" w:eastAsia="zh-CN"/>
        </w:rPr>
        <w:t>超期未完成的任务会高亮显示在列表上方</w:t>
      </w:r>
      <w:ins w:id="859" w:author="周婷" w:date="2020-08-26T14:21:36Z">
        <w:r>
          <w:rPr>
            <w:rFonts w:hint="eastAsia" w:eastAsia="宋体"/>
            <w:b w:val="0"/>
            <w:bCs w:val="0"/>
            <w:i w:val="0"/>
            <w:iCs w:val="0"/>
            <w:sz w:val="24"/>
            <w:szCs w:val="24"/>
            <w:lang w:val="en-US" w:eastAsia="zh-CN"/>
          </w:rPr>
          <w:t>；</w:t>
        </w:r>
      </w:ins>
      <w:ins w:id="860" w:author="周婷" w:date="2020-08-26T14:21:44Z">
        <w:r>
          <w:rPr>
            <w:rFonts w:hint="eastAsia" w:eastAsia="宋体"/>
            <w:b w:val="0"/>
            <w:bCs w:val="0"/>
            <w:i w:val="0"/>
            <w:iCs w:val="0"/>
            <w:sz w:val="24"/>
            <w:szCs w:val="24"/>
            <w:lang w:val="en-US" w:eastAsia="zh-CN"/>
          </w:rPr>
          <w:t>已</w:t>
        </w:r>
      </w:ins>
      <w:ins w:id="861" w:author="周婷" w:date="2020-08-26T14:21:41Z">
        <w:r>
          <w:rPr>
            <w:rFonts w:hint="eastAsia" w:eastAsia="宋体"/>
            <w:b w:val="0"/>
            <w:bCs w:val="0"/>
            <w:i w:val="0"/>
            <w:iCs w:val="0"/>
            <w:sz w:val="24"/>
            <w:szCs w:val="24"/>
            <w:lang w:val="en-US" w:eastAsia="zh-CN"/>
          </w:rPr>
          <w:t>处理任务tab页列表中</w:t>
        </w:r>
      </w:ins>
      <w:ins w:id="862" w:author="周婷" w:date="2020-08-26T14:21:41Z">
        <w:r>
          <w:rPr>
            <w:rFonts w:hint="eastAsia" w:eastAsia="宋体"/>
            <w:b w:val="0"/>
            <w:bCs w:val="0"/>
            <w:i w:val="0"/>
            <w:iCs w:val="0"/>
            <w:sz w:val="24"/>
            <w:szCs w:val="24"/>
            <w:lang w:eastAsia="zh-CN"/>
          </w:rPr>
          <w:t>任务</w:t>
        </w:r>
      </w:ins>
      <w:ins w:id="863" w:author="周婷" w:date="2020-08-26T14:22:41Z">
        <w:r>
          <w:rPr>
            <w:rFonts w:hint="eastAsia" w:eastAsia="宋体"/>
            <w:b w:val="0"/>
            <w:bCs w:val="0"/>
            <w:i w:val="0"/>
            <w:iCs w:val="0"/>
            <w:sz w:val="24"/>
            <w:szCs w:val="24"/>
            <w:lang w:eastAsia="zh-CN"/>
          </w:rPr>
          <w:t>按照</w:t>
        </w:r>
      </w:ins>
      <w:ins w:id="864" w:author="周婷" w:date="2020-08-26T14:22:38Z">
        <w:r>
          <w:rPr>
            <w:rFonts w:hint="eastAsia" w:eastAsia="宋体"/>
            <w:b w:val="0"/>
            <w:bCs w:val="0"/>
            <w:i w:val="0"/>
            <w:iCs w:val="0"/>
            <w:sz w:val="24"/>
            <w:szCs w:val="24"/>
            <w:lang w:eastAsia="zh-CN"/>
          </w:rPr>
          <w:t>更新时间降序</w:t>
        </w:r>
      </w:ins>
      <w:ins w:id="865" w:author="周婷" w:date="2020-08-26T14:22:44Z">
        <w:r>
          <w:rPr>
            <w:rFonts w:hint="eastAsia" w:eastAsia="宋体"/>
            <w:b w:val="0"/>
            <w:bCs w:val="0"/>
            <w:i w:val="0"/>
            <w:iCs w:val="0"/>
            <w:sz w:val="24"/>
            <w:szCs w:val="24"/>
            <w:lang w:eastAsia="zh-CN"/>
          </w:rPr>
          <w:t>（</w:t>
        </w:r>
      </w:ins>
      <w:ins w:id="866" w:author="周婷" w:date="2020-08-26T14:22:49Z">
        <w:r>
          <w:rPr>
            <w:rFonts w:hint="eastAsia" w:eastAsia="宋体"/>
            <w:b w:val="0"/>
            <w:bCs w:val="0"/>
            <w:i w:val="0"/>
            <w:iCs w:val="0"/>
            <w:sz w:val="24"/>
            <w:szCs w:val="24"/>
            <w:lang w:eastAsia="zh-CN"/>
          </w:rPr>
          <w:t>即</w:t>
        </w:r>
      </w:ins>
      <w:ins w:id="867" w:author="周婷" w:date="2020-08-26T14:22:56Z">
        <w:r>
          <w:rPr>
            <w:rFonts w:hint="eastAsia" w:eastAsia="宋体"/>
            <w:b w:val="0"/>
            <w:bCs w:val="0"/>
            <w:i w:val="0"/>
            <w:iCs w:val="0"/>
            <w:sz w:val="24"/>
            <w:szCs w:val="24"/>
            <w:lang w:eastAsia="zh-CN"/>
          </w:rPr>
          <w:t>更新</w:t>
        </w:r>
      </w:ins>
      <w:ins w:id="868" w:author="周婷" w:date="2020-08-26T14:22:49Z">
        <w:r>
          <w:rPr>
            <w:rFonts w:hint="eastAsia" w:eastAsia="宋体"/>
            <w:b w:val="0"/>
            <w:bCs w:val="0"/>
            <w:i w:val="0"/>
            <w:iCs w:val="0"/>
            <w:sz w:val="24"/>
            <w:szCs w:val="24"/>
            <w:lang w:eastAsia="zh-CN"/>
          </w:rPr>
          <w:t>时间</w:t>
        </w:r>
      </w:ins>
      <w:ins w:id="869" w:author="周婷" w:date="2020-08-26T14:23:02Z">
        <w:r>
          <w:rPr>
            <w:rFonts w:hint="eastAsia" w:eastAsia="宋体"/>
            <w:b w:val="0"/>
            <w:bCs w:val="0"/>
            <w:i w:val="0"/>
            <w:iCs w:val="0"/>
            <w:sz w:val="24"/>
            <w:szCs w:val="24"/>
            <w:lang w:eastAsia="zh-CN"/>
          </w:rPr>
          <w:t>晚</w:t>
        </w:r>
      </w:ins>
      <w:ins w:id="870" w:author="周婷" w:date="2020-08-26T14:22:49Z">
        <w:r>
          <w:rPr>
            <w:rFonts w:hint="eastAsia" w:eastAsia="宋体"/>
            <w:b w:val="0"/>
            <w:bCs w:val="0"/>
            <w:i w:val="0"/>
            <w:iCs w:val="0"/>
            <w:sz w:val="24"/>
            <w:szCs w:val="24"/>
            <w:lang w:eastAsia="zh-CN"/>
          </w:rPr>
          <w:t>的在前，</w:t>
        </w:r>
      </w:ins>
      <w:ins w:id="871" w:author="周婷" w:date="2020-08-26T14:23:09Z">
        <w:r>
          <w:rPr>
            <w:rFonts w:hint="eastAsia" w:eastAsia="宋体"/>
            <w:b w:val="0"/>
            <w:bCs w:val="0"/>
            <w:i w:val="0"/>
            <w:iCs w:val="0"/>
            <w:sz w:val="24"/>
            <w:szCs w:val="24"/>
            <w:lang w:eastAsia="zh-CN"/>
          </w:rPr>
          <w:t>更新时间</w:t>
        </w:r>
      </w:ins>
      <w:ins w:id="872" w:author="周婷" w:date="2020-08-26T14:23:11Z">
        <w:r>
          <w:rPr>
            <w:rFonts w:hint="eastAsia" w:eastAsia="宋体"/>
            <w:b w:val="0"/>
            <w:bCs w:val="0"/>
            <w:i w:val="0"/>
            <w:iCs w:val="0"/>
            <w:sz w:val="24"/>
            <w:szCs w:val="24"/>
            <w:lang w:eastAsia="zh-CN"/>
          </w:rPr>
          <w:t>早</w:t>
        </w:r>
      </w:ins>
      <w:ins w:id="873" w:author="周婷" w:date="2020-08-26T14:22:49Z">
        <w:r>
          <w:rPr>
            <w:rFonts w:hint="eastAsia" w:eastAsia="宋体"/>
            <w:b w:val="0"/>
            <w:bCs w:val="0"/>
            <w:i w:val="0"/>
            <w:iCs w:val="0"/>
            <w:sz w:val="24"/>
            <w:szCs w:val="24"/>
            <w:lang w:eastAsia="zh-CN"/>
          </w:rPr>
          <w:t>的在后</w:t>
        </w:r>
      </w:ins>
      <w:ins w:id="874" w:author="周婷" w:date="2020-08-26T14:22:44Z">
        <w:r>
          <w:rPr>
            <w:rFonts w:hint="eastAsia" w:eastAsia="宋体"/>
            <w:b w:val="0"/>
            <w:bCs w:val="0"/>
            <w:i w:val="0"/>
            <w:iCs w:val="0"/>
            <w:sz w:val="24"/>
            <w:szCs w:val="24"/>
            <w:lang w:eastAsia="zh-CN"/>
          </w:rPr>
          <w:t>）</w:t>
        </w:r>
      </w:ins>
      <w:ins w:id="875" w:author="周婷" w:date="2020-08-26T14:23:13Z">
        <w:r>
          <w:rPr>
            <w:rFonts w:hint="eastAsia" w:eastAsia="宋体"/>
            <w:b w:val="0"/>
            <w:bCs w:val="0"/>
            <w:i w:val="0"/>
            <w:iCs w:val="0"/>
            <w:sz w:val="24"/>
            <w:szCs w:val="24"/>
            <w:lang w:eastAsia="zh-CN"/>
          </w:rPr>
          <w:t>。</w:t>
        </w:r>
      </w:ins>
    </w:p>
    <w:p>
      <w:ins w:id="876" w:author="周婷" w:date="2020-08-27T21:59:59Z">
        <w:r>
          <w:rPr/>
          <w:drawing>
            <wp:inline distT="0" distB="0" distL="114300" distR="114300">
              <wp:extent cx="6106160" cy="3037205"/>
              <wp:effectExtent l="0" t="0" r="8890" b="1079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0"/>
                      <a:stretch>
                        <a:fillRect/>
                      </a:stretch>
                    </pic:blipFill>
                    <pic:spPr>
                      <a:xfrm>
                        <a:off x="0" y="0"/>
                        <a:ext cx="6106160" cy="3037205"/>
                      </a:xfrm>
                      <a:prstGeom prst="rect">
                        <a:avLst/>
                      </a:prstGeom>
                      <a:noFill/>
                      <a:ln>
                        <a:noFill/>
                      </a:ln>
                    </pic:spPr>
                  </pic:pic>
                </a:graphicData>
              </a:graphic>
            </wp:inline>
          </w:drawing>
        </w:r>
      </w:ins>
      <w:del w:id="878" w:author="周婷" w:date="2020-08-27T21:59:58Z">
        <w:r>
          <w:rPr/>
          <w:drawing>
            <wp:inline distT="0" distB="0" distL="114300" distR="114300">
              <wp:extent cx="6111240" cy="3043555"/>
              <wp:effectExtent l="0" t="0" r="3810" b="44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1"/>
                      <a:stretch>
                        <a:fillRect/>
                      </a:stretch>
                    </pic:blipFill>
                    <pic:spPr>
                      <a:xfrm>
                        <a:off x="0" y="0"/>
                        <a:ext cx="6111240" cy="3043555"/>
                      </a:xfrm>
                      <a:prstGeom prst="rect">
                        <a:avLst/>
                      </a:prstGeom>
                      <a:noFill/>
                      <a:ln>
                        <a:noFill/>
                      </a:ln>
                    </pic:spPr>
                  </pic:pic>
                </a:graphicData>
              </a:graphic>
            </wp:inline>
          </w:drawing>
        </w:r>
      </w:del>
    </w:p>
    <w:p>
      <w:pPr>
        <w:numPr>
          <w:ilvl w:val="0"/>
          <w:numId w:val="0"/>
        </w:numPr>
        <w:ind w:leftChars="0"/>
        <w:rPr>
          <w:rFonts w:hint="eastAsia"/>
          <w:b w:val="0"/>
          <w:bCs w:val="0"/>
          <w:i w:val="0"/>
          <w:iCs w:val="0"/>
          <w:sz w:val="24"/>
          <w:szCs w:val="24"/>
          <w:lang w:eastAsia="zh-CN"/>
        </w:rPr>
      </w:pPr>
      <w:r>
        <w:rPr>
          <w:rFonts w:hint="eastAsia" w:eastAsia="宋体"/>
          <w:b/>
          <w:bCs/>
          <w:i w:val="0"/>
          <w:iCs w:val="0"/>
          <w:sz w:val="24"/>
          <w:szCs w:val="24"/>
          <w:lang w:eastAsia="zh-CN"/>
        </w:rPr>
        <w:t>场景二</w:t>
      </w:r>
      <w:r>
        <w:rPr>
          <w:rFonts w:hint="eastAsia" w:eastAsia="宋体"/>
          <w:b w:val="0"/>
          <w:bCs w:val="0"/>
          <w:i w:val="0"/>
          <w:iCs w:val="0"/>
          <w:sz w:val="24"/>
          <w:szCs w:val="24"/>
          <w:lang w:eastAsia="zh-CN"/>
        </w:rPr>
        <w:t>：</w:t>
      </w:r>
      <w:r>
        <w:rPr>
          <w:rFonts w:hint="eastAsia" w:eastAsia="宋体"/>
          <w:lang w:eastAsia="zh-CN"/>
        </w:rPr>
        <w:t>报送审核人员</w:t>
      </w:r>
      <w:r>
        <w:rPr>
          <w:rFonts w:hint="eastAsia" w:eastAsia="宋体" w:cs="Arial"/>
          <w:szCs w:val="21"/>
        </w:rPr>
        <w:t>点击</w:t>
      </w:r>
      <w:r>
        <w:rPr>
          <w:rFonts w:hint="eastAsia" w:eastAsia="宋体" w:cs="Arial"/>
          <w:szCs w:val="21"/>
          <w:lang w:eastAsia="zh-CN"/>
        </w:rPr>
        <w:t>菜单</w:t>
      </w:r>
      <w:r>
        <w:rPr>
          <w:rFonts w:hint="eastAsia" w:eastAsia="宋体" w:cs="Arial"/>
          <w:szCs w:val="21"/>
        </w:rPr>
        <w:t>进入</w:t>
      </w:r>
      <w:r>
        <w:rPr>
          <w:rFonts w:hint="eastAsia" w:eastAsia="宋体" w:cs="Arial"/>
          <w:szCs w:val="21"/>
          <w:lang w:eastAsia="zh-CN"/>
        </w:rPr>
        <w:t>报送任务</w:t>
      </w:r>
      <w:r>
        <w:rPr>
          <w:rFonts w:hint="eastAsia" w:eastAsia="宋体"/>
          <w:b w:val="0"/>
          <w:bCs w:val="0"/>
          <w:i w:val="0"/>
          <w:iCs w:val="0"/>
          <w:sz w:val="24"/>
          <w:szCs w:val="24"/>
          <w:lang w:eastAsia="zh-CN"/>
        </w:rPr>
        <w:t>处理。</w:t>
      </w:r>
    </w:p>
    <w:p>
      <w:pPr>
        <w:numPr>
          <w:ilvl w:val="0"/>
          <w:numId w:val="0"/>
        </w:numPr>
        <w:ind w:leftChars="0"/>
        <w:rPr>
          <w:rFonts w:hint="eastAsia"/>
          <w:b w:val="0"/>
          <w:bCs w:val="0"/>
          <w:i w:val="0"/>
          <w:iCs w:val="0"/>
          <w:sz w:val="24"/>
          <w:szCs w:val="24"/>
          <w:lang w:val="en-US" w:eastAsia="zh-CN"/>
        </w:rPr>
      </w:pPr>
      <w:r>
        <w:rPr>
          <w:rFonts w:hint="eastAsia" w:eastAsia="宋体"/>
          <w:b w:val="0"/>
          <w:bCs w:val="0"/>
          <w:i w:val="0"/>
          <w:iCs w:val="0"/>
          <w:sz w:val="24"/>
          <w:szCs w:val="24"/>
          <w:lang w:val="en-US" w:eastAsia="zh-CN"/>
        </w:rPr>
        <w:t>1</w:t>
      </w:r>
      <w:r>
        <w:rPr>
          <w:rFonts w:hint="eastAsia" w:eastAsia="宋体"/>
          <w:b w:val="0"/>
          <w:bCs w:val="0"/>
          <w:i w:val="0"/>
          <w:iCs w:val="0"/>
          <w:sz w:val="24"/>
          <w:szCs w:val="24"/>
          <w:lang w:eastAsia="zh-CN"/>
        </w:rPr>
        <w:t>会分为待处理和已处理</w:t>
      </w:r>
      <w:r>
        <w:rPr>
          <w:rFonts w:hint="eastAsia" w:eastAsia="宋体"/>
          <w:b w:val="0"/>
          <w:bCs w:val="0"/>
          <w:i w:val="0"/>
          <w:iCs w:val="0"/>
          <w:sz w:val="24"/>
          <w:szCs w:val="24"/>
          <w:lang w:val="en-US" w:eastAsia="zh-CN"/>
        </w:rPr>
        <w:t>2个tab页，点击展示对应的任务列表，默认点击进去展示待处理tab页。</w:t>
      </w:r>
    </w:p>
    <w:p>
      <w:pPr>
        <w:numPr>
          <w:ilvl w:val="0"/>
          <w:numId w:val="0"/>
        </w:numPr>
        <w:ind w:leftChars="0"/>
        <w:rPr>
          <w:rFonts w:hint="eastAsia"/>
          <w:b w:val="0"/>
          <w:bCs w:val="0"/>
          <w:i w:val="0"/>
          <w:iCs w:val="0"/>
          <w:sz w:val="24"/>
          <w:szCs w:val="24"/>
          <w:lang w:val="en-US" w:eastAsia="zh-CN"/>
        </w:rPr>
      </w:pPr>
      <w:r>
        <w:rPr>
          <w:rFonts w:hint="eastAsia" w:eastAsia="宋体"/>
          <w:b w:val="0"/>
          <w:bCs w:val="0"/>
          <w:i w:val="0"/>
          <w:iCs w:val="0"/>
          <w:sz w:val="24"/>
          <w:szCs w:val="24"/>
          <w:lang w:val="en-US" w:eastAsia="zh-CN"/>
        </w:rPr>
        <w:t>2审核人员的待处理任务列表中只有待审核状态的任务列表；已处理的任务在已处理任务tab页中展示；如果是填列单位有多个提交人员，其中至少一个提交人员未提交，则该任务不展示在审核人员列表中。</w:t>
      </w:r>
    </w:p>
    <w:p>
      <w:pPr>
        <w:numPr>
          <w:ilvl w:val="0"/>
          <w:numId w:val="0"/>
        </w:numPr>
        <w:ind w:leftChars="0"/>
        <w:rPr>
          <w:rFonts w:hint="default"/>
          <w:b w:val="0"/>
          <w:bCs w:val="0"/>
          <w:i w:val="0"/>
          <w:iCs w:val="0"/>
          <w:sz w:val="24"/>
          <w:szCs w:val="24"/>
          <w:lang w:val="en-US" w:eastAsia="zh-CN"/>
        </w:rPr>
      </w:pPr>
      <w:r>
        <w:rPr>
          <w:rFonts w:hint="eastAsia" w:eastAsia="宋体"/>
          <w:b w:val="0"/>
          <w:bCs w:val="0"/>
          <w:i w:val="0"/>
          <w:iCs w:val="0"/>
          <w:sz w:val="24"/>
          <w:szCs w:val="24"/>
          <w:lang w:val="en-US" w:eastAsia="zh-CN"/>
        </w:rPr>
        <w:t>3</w:t>
      </w:r>
      <w:ins w:id="880" w:author="周婷" w:date="2020-08-26T14:24:03Z">
        <w:r>
          <w:rPr>
            <w:rFonts w:hint="eastAsia" w:eastAsia="宋体"/>
            <w:b w:val="0"/>
            <w:bCs w:val="0"/>
            <w:i w:val="0"/>
            <w:iCs w:val="0"/>
            <w:sz w:val="24"/>
            <w:szCs w:val="24"/>
            <w:lang w:val="en-US" w:eastAsia="zh-CN"/>
          </w:rPr>
          <w:t>待处理任务tab页列表中</w:t>
        </w:r>
      </w:ins>
      <w:ins w:id="881" w:author="周婷" w:date="2020-08-26T14:24:03Z">
        <w:r>
          <w:rPr>
            <w:rFonts w:hint="eastAsia" w:eastAsia="宋体"/>
            <w:b w:val="0"/>
            <w:bCs w:val="0"/>
            <w:i w:val="0"/>
            <w:iCs w:val="0"/>
            <w:sz w:val="24"/>
            <w:szCs w:val="24"/>
            <w:lang w:eastAsia="zh-CN"/>
          </w:rPr>
          <w:t>任务按照截止时间升序排序（即任务截止时间早的在前，任务截止时间晚的在后），</w:t>
        </w:r>
      </w:ins>
      <w:ins w:id="882" w:author="周婷" w:date="2020-08-26T14:24:03Z">
        <w:r>
          <w:rPr>
            <w:rFonts w:hint="eastAsia" w:eastAsia="宋体"/>
            <w:b w:val="0"/>
            <w:bCs w:val="0"/>
            <w:i w:val="0"/>
            <w:iCs w:val="0"/>
            <w:sz w:val="24"/>
            <w:szCs w:val="24"/>
            <w:lang w:val="en-US" w:eastAsia="zh-CN"/>
          </w:rPr>
          <w:t>超期未完成的任务会高亮显示在列表上方；已处理任务tab页列表中</w:t>
        </w:r>
      </w:ins>
      <w:ins w:id="883" w:author="周婷" w:date="2020-08-26T14:24:03Z">
        <w:r>
          <w:rPr>
            <w:rFonts w:hint="eastAsia" w:eastAsia="宋体"/>
            <w:b w:val="0"/>
            <w:bCs w:val="0"/>
            <w:i w:val="0"/>
            <w:iCs w:val="0"/>
            <w:sz w:val="24"/>
            <w:szCs w:val="24"/>
            <w:lang w:eastAsia="zh-CN"/>
          </w:rPr>
          <w:t>任务按照更新时间降序（即更新时间晚的在前，更新时间早的在后）。</w:t>
        </w:r>
      </w:ins>
    </w:p>
    <w:p>
      <w:pPr>
        <w:numPr>
          <w:ilvl w:val="0"/>
          <w:numId w:val="0"/>
        </w:numPr>
        <w:ind w:leftChars="0"/>
        <w:rPr>
          <w:rFonts w:hint="eastAsia"/>
          <w:b w:val="0"/>
          <w:bCs w:val="0"/>
          <w:i w:val="0"/>
          <w:iCs w:val="0"/>
          <w:sz w:val="24"/>
          <w:szCs w:val="24"/>
          <w:lang w:eastAsia="zh-CN"/>
        </w:rPr>
      </w:pPr>
    </w:p>
    <w:p>
      <w:ins w:id="884" w:author="周婷" w:date="2020-08-27T21:59:36Z">
        <w:r>
          <w:rPr/>
          <w:drawing>
            <wp:inline distT="0" distB="0" distL="114300" distR="114300">
              <wp:extent cx="6118225" cy="3072765"/>
              <wp:effectExtent l="0" t="0" r="15875" b="1333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2"/>
                      <a:stretch>
                        <a:fillRect/>
                      </a:stretch>
                    </pic:blipFill>
                    <pic:spPr>
                      <a:xfrm>
                        <a:off x="0" y="0"/>
                        <a:ext cx="6118225" cy="3072765"/>
                      </a:xfrm>
                      <a:prstGeom prst="rect">
                        <a:avLst/>
                      </a:prstGeom>
                      <a:noFill/>
                      <a:ln>
                        <a:noFill/>
                      </a:ln>
                    </pic:spPr>
                  </pic:pic>
                </a:graphicData>
              </a:graphic>
            </wp:inline>
          </w:drawing>
        </w:r>
      </w:ins>
      <w:del w:id="886" w:author="周婷" w:date="2020-08-27T21:59:36Z">
        <w:r>
          <w:rPr/>
          <w:drawing>
            <wp:inline distT="0" distB="0" distL="114300" distR="114300">
              <wp:extent cx="6112510" cy="3093085"/>
              <wp:effectExtent l="0" t="0" r="2540" b="1206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3"/>
                      <a:stretch>
                        <a:fillRect/>
                      </a:stretch>
                    </pic:blipFill>
                    <pic:spPr>
                      <a:xfrm>
                        <a:off x="0" y="0"/>
                        <a:ext cx="6112510" cy="3093085"/>
                      </a:xfrm>
                      <a:prstGeom prst="rect">
                        <a:avLst/>
                      </a:prstGeom>
                      <a:noFill/>
                      <a:ln>
                        <a:noFill/>
                      </a:ln>
                    </pic:spPr>
                  </pic:pic>
                </a:graphicData>
              </a:graphic>
            </wp:inline>
          </w:drawing>
        </w:r>
      </w:del>
    </w:p>
    <w:p>
      <w:pPr>
        <w:pStyle w:val="7"/>
        <w:numPr>
          <w:ilvl w:val="5"/>
          <w:numId w:val="16"/>
        </w:numPr>
        <w:bidi w:val="0"/>
        <w:ind w:left="1152" w:leftChars="0" w:hanging="1152" w:firstLineChars="0"/>
        <w:rPr>
          <w:rFonts w:hint="eastAsia"/>
          <w:lang w:eastAsia="zh-CN"/>
        </w:rPr>
      </w:pPr>
      <w:r>
        <w:rPr>
          <w:rFonts w:hint="default" w:eastAsia="宋体"/>
          <w:lang w:eastAsia="zh-CN"/>
        </w:rPr>
        <w:t>筛选内容</w:t>
      </w:r>
    </w:p>
    <w:p>
      <w:pPr>
        <w:numPr>
          <w:ilvl w:val="-1"/>
          <w:numId w:val="0"/>
        </w:numPr>
        <w:rPr>
          <w:color w:val="000000"/>
        </w:rPr>
      </w:pPr>
      <w:r>
        <w:rPr>
          <w:rFonts w:hint="eastAsia" w:eastAsia="宋体"/>
          <w:color w:val="000000"/>
        </w:rPr>
        <w:t>列表上方支持筛选的内容有以下：</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6"/>
        <w:gridCol w:w="1575"/>
        <w:gridCol w:w="5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b/>
                <w:bCs/>
                <w:color w:val="000000"/>
              </w:rPr>
            </w:pPr>
            <w:r>
              <w:rPr>
                <w:rFonts w:hint="eastAsia" w:eastAsia="宋体"/>
                <w:b/>
                <w:bCs/>
                <w:color w:val="000000"/>
              </w:rPr>
              <w:t>可筛选字段</w:t>
            </w:r>
          </w:p>
        </w:tc>
        <w:tc>
          <w:tcPr>
            <w:tcW w:w="1575" w:type="dxa"/>
          </w:tcPr>
          <w:p>
            <w:pPr>
              <w:widowControl w:val="0"/>
              <w:jc w:val="both"/>
              <w:rPr>
                <w:b/>
                <w:bCs/>
                <w:color w:val="000000"/>
              </w:rPr>
            </w:pPr>
            <w:r>
              <w:rPr>
                <w:rFonts w:hint="eastAsia" w:eastAsia="宋体"/>
                <w:b/>
                <w:bCs/>
                <w:color w:val="000000"/>
              </w:rPr>
              <w:t>控件类型</w:t>
            </w:r>
          </w:p>
        </w:tc>
        <w:tc>
          <w:tcPr>
            <w:tcW w:w="5371" w:type="dxa"/>
          </w:tcPr>
          <w:p>
            <w:pPr>
              <w:widowControl w:val="0"/>
              <w:jc w:val="both"/>
              <w:rPr>
                <w:b/>
                <w:bCs/>
                <w:color w:val="000000"/>
              </w:rPr>
            </w:pPr>
            <w:r>
              <w:rPr>
                <w:rFonts w:hint="eastAsia" w:eastAsia="宋体"/>
                <w:b/>
                <w:bCs/>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olor w:val="000000"/>
                <w:lang w:eastAsia="zh-CN"/>
              </w:rPr>
              <w:t>报表名称</w:t>
            </w:r>
          </w:p>
        </w:tc>
        <w:tc>
          <w:tcPr>
            <w:tcW w:w="1575"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olor w:val="000000"/>
              </w:rPr>
              <w:t>文本输入框</w:t>
            </w:r>
          </w:p>
        </w:tc>
        <w:tc>
          <w:tcPr>
            <w:tcW w:w="5371" w:type="dxa"/>
            <w:vAlign w:val="top"/>
          </w:tcPr>
          <w:p>
            <w:pPr>
              <w:widowControl w:val="0"/>
              <w:jc w:val="both"/>
              <w:rPr>
                <w:rFonts w:hint="eastAsia" w:ascii="宋体" w:hAnsi="宋体" w:eastAsia="宋体" w:cs="宋体"/>
                <w:bCs/>
                <w:kern w:val="44"/>
                <w:sz w:val="24"/>
                <w:szCs w:val="21"/>
                <w:lang w:val="en-US" w:eastAsia="zh-CN" w:bidi="ar-SA"/>
              </w:rPr>
            </w:pPr>
            <w:r>
              <w:rPr>
                <w:rFonts w:hint="eastAsia" w:eastAsia="宋体"/>
                <w:bCs/>
                <w:kern w:val="44"/>
                <w:szCs w:val="21"/>
              </w:rPr>
              <w:t>支持模糊搜索</w:t>
            </w:r>
            <w:r>
              <w:rPr>
                <w:rFonts w:hint="eastAsia" w:eastAsia="宋体"/>
                <w:bCs/>
                <w:kern w:val="44"/>
                <w:szCs w:val="21"/>
                <w:lang w:eastAsia="zh-CN"/>
              </w:rPr>
              <w:t>，如果没有匹配的则提示：没有搜索到“</w:t>
            </w:r>
            <w:r>
              <w:rPr>
                <w:rFonts w:hint="eastAsia" w:eastAsia="宋体"/>
                <w:bCs/>
                <w:kern w:val="44"/>
                <w:szCs w:val="21"/>
                <w:lang w:val="en-US" w:eastAsia="zh-CN"/>
              </w:rPr>
              <w:t>XXX</w:t>
            </w:r>
            <w:r>
              <w:rPr>
                <w:rFonts w:hint="eastAsia" w:eastAsia="宋体"/>
                <w:bCs/>
                <w:kern w:val="44"/>
                <w:szCs w:val="21"/>
                <w:lang w:eastAsia="zh-CN"/>
              </w:rPr>
              <w:t>”匹配的结果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olor w:val="000000"/>
                <w:lang w:eastAsia="zh-CN"/>
              </w:rPr>
              <w:t>数据期间</w:t>
            </w:r>
          </w:p>
        </w:tc>
        <w:tc>
          <w:tcPr>
            <w:tcW w:w="1575" w:type="dxa"/>
            <w:vAlign w:val="top"/>
          </w:tcPr>
          <w:p>
            <w:pPr>
              <w:widowControl w:val="0"/>
              <w:jc w:val="both"/>
              <w:rPr>
                <w:rFonts w:hint="eastAsia" w:ascii="宋体" w:hAnsi="宋体" w:eastAsia="宋体" w:cs="宋体"/>
                <w:color w:val="000000"/>
                <w:sz w:val="24"/>
                <w:szCs w:val="24"/>
                <w:vertAlign w:val="baseline"/>
                <w:lang w:val="en-US" w:eastAsia="zh-CN" w:bidi="ar-SA"/>
              </w:rPr>
            </w:pPr>
            <w:del w:id="888" w:author="周婷" w:date="2020-08-26T14:38:58Z">
              <w:r>
                <w:rPr>
                  <w:rFonts w:hint="eastAsia" w:eastAsia="宋体"/>
                  <w:color w:val="000000"/>
                </w:rPr>
                <w:delText>文本输入框</w:delText>
              </w:r>
            </w:del>
            <w:ins w:id="889" w:author="周婷" w:date="2020-08-26T14:38:58Z">
              <w:r>
                <w:rPr>
                  <w:rFonts w:hint="eastAsia" w:eastAsia="宋体"/>
                  <w:color w:val="000000"/>
                  <w:lang w:eastAsia="zh-CN"/>
                </w:rPr>
                <w:t>时间</w:t>
              </w:r>
            </w:ins>
            <w:ins w:id="890" w:author="周婷" w:date="2020-08-26T14:38:59Z">
              <w:r>
                <w:rPr>
                  <w:rFonts w:hint="eastAsia" w:eastAsia="宋体"/>
                  <w:color w:val="000000"/>
                  <w:lang w:eastAsia="zh-CN"/>
                </w:rPr>
                <w:t>控件</w:t>
              </w:r>
            </w:ins>
          </w:p>
        </w:tc>
        <w:tc>
          <w:tcPr>
            <w:tcW w:w="5371" w:type="dxa"/>
            <w:vAlign w:val="top"/>
          </w:tcPr>
          <w:p>
            <w:pPr>
              <w:widowControl w:val="0"/>
              <w:jc w:val="both"/>
              <w:rPr>
                <w:ins w:id="891" w:author="周婷" w:date="2020-08-26T14:38:56Z"/>
                <w:rFonts w:hint="eastAsia"/>
                <w:bCs/>
                <w:kern w:val="44"/>
                <w:szCs w:val="21"/>
                <w:lang w:val="en-US" w:eastAsia="zh-CN"/>
              </w:rPr>
            </w:pPr>
            <w:ins w:id="892" w:author="周婷" w:date="2020-08-26T14:38:56Z">
              <w:r>
                <w:rPr>
                  <w:rFonts w:hint="eastAsia" w:eastAsia="宋体"/>
                  <w:bCs/>
                  <w:kern w:val="44"/>
                  <w:szCs w:val="21"/>
                  <w:lang w:val="en-US" w:eastAsia="zh-CN"/>
                </w:rPr>
                <w:t>1只有筛选了报表名称以后才会展示数据期间筛选控件</w:t>
              </w:r>
            </w:ins>
          </w:p>
          <w:p>
            <w:pPr>
              <w:widowControl w:val="0"/>
              <w:jc w:val="both"/>
              <w:rPr>
                <w:ins w:id="893" w:author="周婷" w:date="2020-08-26T14:38:56Z"/>
                <w:rFonts w:hint="eastAsia"/>
                <w:bCs/>
                <w:kern w:val="44"/>
                <w:szCs w:val="21"/>
                <w:lang w:val="en-US" w:eastAsia="zh-CN"/>
              </w:rPr>
            </w:pPr>
            <w:ins w:id="894" w:author="周婷" w:date="2020-08-26T14:38:56Z">
              <w:r>
                <w:rPr>
                  <w:rFonts w:hint="eastAsia" w:eastAsia="宋体"/>
                  <w:bCs/>
                  <w:kern w:val="44"/>
                  <w:szCs w:val="21"/>
                  <w:lang w:val="en-US" w:eastAsia="zh-CN"/>
                </w:rPr>
                <w:t>2 数据期间筛选控件跟报送报表的频率有关：</w:t>
              </w:r>
            </w:ins>
          </w:p>
          <w:p>
            <w:pPr>
              <w:widowControl w:val="0"/>
              <w:jc w:val="both"/>
              <w:rPr>
                <w:ins w:id="895" w:author="周婷" w:date="2020-08-26T14:38:56Z"/>
                <w:rFonts w:hint="eastAsia"/>
                <w:bCs/>
                <w:kern w:val="44"/>
                <w:szCs w:val="21"/>
                <w:lang w:val="en-US" w:eastAsia="zh-CN"/>
              </w:rPr>
            </w:pPr>
            <w:ins w:id="896" w:author="周婷" w:date="2020-08-26T14:38:56Z">
              <w:r>
                <w:rPr>
                  <w:rFonts w:hint="eastAsia" w:eastAsia="宋体"/>
                  <w:bCs/>
                  <w:kern w:val="44"/>
                  <w:szCs w:val="21"/>
                  <w:lang w:val="en-US" w:eastAsia="zh-CN"/>
                </w:rPr>
                <w:t>周-先选择年，再选择月，再选择周</w:t>
              </w:r>
            </w:ins>
          </w:p>
          <w:p>
            <w:pPr>
              <w:widowControl w:val="0"/>
              <w:jc w:val="both"/>
              <w:rPr>
                <w:ins w:id="897" w:author="周婷" w:date="2020-08-26T14:38:56Z"/>
                <w:rFonts w:hint="eastAsia"/>
                <w:bCs/>
                <w:kern w:val="44"/>
                <w:szCs w:val="21"/>
                <w:lang w:val="en-US" w:eastAsia="zh-CN"/>
              </w:rPr>
            </w:pPr>
            <w:ins w:id="898" w:author="周婷" w:date="2020-08-26T14:38:56Z">
              <w:r>
                <w:rPr>
                  <w:rFonts w:hint="eastAsia" w:eastAsia="宋体"/>
                  <w:bCs/>
                  <w:kern w:val="44"/>
                  <w:szCs w:val="21"/>
                  <w:lang w:val="en-US" w:eastAsia="zh-CN"/>
                </w:rPr>
                <w:t>月-先选择年，再选择月</w:t>
              </w:r>
            </w:ins>
          </w:p>
          <w:p>
            <w:pPr>
              <w:widowControl w:val="0"/>
              <w:jc w:val="both"/>
              <w:rPr>
                <w:ins w:id="899" w:author="周婷" w:date="2020-08-26T14:38:56Z"/>
                <w:rFonts w:hint="eastAsia"/>
                <w:bCs/>
                <w:kern w:val="44"/>
                <w:szCs w:val="21"/>
                <w:lang w:val="en-US" w:eastAsia="zh-CN"/>
              </w:rPr>
            </w:pPr>
            <w:ins w:id="900" w:author="周婷" w:date="2020-08-26T14:38:56Z">
              <w:r>
                <w:rPr>
                  <w:rFonts w:hint="eastAsia" w:eastAsia="宋体"/>
                  <w:bCs/>
                  <w:kern w:val="44"/>
                  <w:szCs w:val="21"/>
                  <w:lang w:val="en-US" w:eastAsia="zh-CN"/>
                </w:rPr>
                <w:t>季-先选择年，再选择第几季度</w:t>
              </w:r>
            </w:ins>
          </w:p>
          <w:p>
            <w:pPr>
              <w:widowControl w:val="0"/>
              <w:jc w:val="both"/>
              <w:rPr>
                <w:ins w:id="901" w:author="周婷" w:date="2020-08-26T14:38:56Z"/>
                <w:rFonts w:hint="default"/>
                <w:bCs/>
                <w:kern w:val="44"/>
                <w:szCs w:val="21"/>
                <w:lang w:val="en-US" w:eastAsia="zh-CN"/>
              </w:rPr>
            </w:pPr>
            <w:ins w:id="902" w:author="周婷" w:date="2020-08-26T14:38:56Z">
              <w:r>
                <w:rPr>
                  <w:rFonts w:hint="eastAsia" w:eastAsia="宋体"/>
                  <w:bCs/>
                  <w:kern w:val="44"/>
                  <w:szCs w:val="21"/>
                  <w:lang w:val="en-US" w:eastAsia="zh-CN"/>
                </w:rPr>
                <w:t>半年-先选择年，再选择上半年或下半年</w:t>
              </w:r>
            </w:ins>
          </w:p>
          <w:p>
            <w:pPr>
              <w:widowControl w:val="0"/>
              <w:jc w:val="both"/>
              <w:rPr>
                <w:rFonts w:hint="eastAsia" w:ascii="宋体" w:hAnsi="宋体" w:eastAsia="宋体" w:cs="宋体"/>
                <w:bCs/>
                <w:kern w:val="44"/>
                <w:sz w:val="24"/>
                <w:szCs w:val="21"/>
                <w:lang w:val="en-US" w:eastAsia="zh-CN" w:bidi="ar-SA"/>
              </w:rPr>
            </w:pPr>
            <w:ins w:id="903" w:author="周婷" w:date="2020-08-26T14:38:56Z">
              <w:r>
                <w:rPr>
                  <w:rFonts w:hint="eastAsia" w:eastAsia="宋体"/>
                  <w:bCs/>
                  <w:kern w:val="44"/>
                  <w:szCs w:val="21"/>
                  <w:lang w:val="en-US" w:eastAsia="zh-CN"/>
                </w:rPr>
                <w:t>年-选择年</w:t>
              </w:r>
            </w:ins>
            <w:del w:id="904" w:author="周婷" w:date="2020-08-26T14:38:56Z">
              <w:r>
                <w:rPr>
                  <w:rFonts w:hint="eastAsia" w:eastAsia="宋体"/>
                  <w:bCs/>
                  <w:kern w:val="44"/>
                  <w:szCs w:val="21"/>
                </w:rPr>
                <w:delText>支持模糊搜索</w:delText>
              </w:r>
            </w:del>
            <w:del w:id="905" w:author="周婷" w:date="2020-08-26T14:38:56Z">
              <w:r>
                <w:rPr>
                  <w:rFonts w:hint="eastAsia" w:eastAsia="宋体"/>
                  <w:bCs/>
                  <w:kern w:val="44"/>
                  <w:szCs w:val="21"/>
                  <w:lang w:eastAsia="zh-CN"/>
                </w:rPr>
                <w:delText>，如果没有匹配的则提示：没有搜索到“</w:delText>
              </w:r>
            </w:del>
            <w:del w:id="906" w:author="周婷" w:date="2020-08-26T14:38:56Z">
              <w:r>
                <w:rPr>
                  <w:rFonts w:hint="eastAsia" w:eastAsia="宋体"/>
                  <w:bCs/>
                  <w:kern w:val="44"/>
                  <w:szCs w:val="21"/>
                  <w:lang w:val="en-US" w:eastAsia="zh-CN"/>
                </w:rPr>
                <w:delText>XXX</w:delText>
              </w:r>
            </w:del>
            <w:del w:id="907" w:author="周婷" w:date="2020-08-26T14:38:56Z">
              <w:r>
                <w:rPr>
                  <w:rFonts w:hint="eastAsia" w:eastAsia="宋体"/>
                  <w:bCs/>
                  <w:kern w:val="44"/>
                  <w:szCs w:val="21"/>
                  <w:lang w:eastAsia="zh-CN"/>
                </w:rPr>
                <w:delText>”匹配的结果</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vAlign w:val="top"/>
          </w:tcPr>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2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descr="IMG_256"/>
                          <pic:cNvPicPr>
                            <a:picLocks noChangeAspect="1"/>
                          </pic:cNvPicPr>
                        </pic:nvPicPr>
                        <pic:blipFill>
                          <a:blip r:embed="rId34"/>
                          <a:stretch>
                            <a:fillRect/>
                          </a:stretch>
                        </pic:blipFill>
                        <pic:spPr>
                          <a:xfrm>
                            <a:off x="0" y="0"/>
                            <a:ext cx="304800" cy="304800"/>
                          </a:xfrm>
                          <a:prstGeom prst="rect">
                            <a:avLst/>
                          </a:prstGeom>
                          <a:noFill/>
                          <a:ln w="9525">
                            <a:noFill/>
                          </a:ln>
                        </pic:spPr>
                      </pic:pic>
                    </a:graphicData>
                  </a:graphic>
                </wp:inline>
              </w:drawing>
            </w:r>
          </w:p>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状态</w:t>
            </w:r>
          </w:p>
        </w:tc>
        <w:tc>
          <w:tcPr>
            <w:tcW w:w="1575"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olor w:val="000000"/>
                <w:vertAlign w:val="baseline"/>
                <w:lang w:eastAsia="zh-CN"/>
              </w:rPr>
              <w:t>下拉选择</w:t>
            </w:r>
          </w:p>
        </w:tc>
        <w:tc>
          <w:tcPr>
            <w:tcW w:w="5371" w:type="dxa"/>
            <w:vAlign w:val="top"/>
          </w:tcPr>
          <w:p>
            <w:pPr>
              <w:widowControl w:val="0"/>
              <w:jc w:val="both"/>
              <w:rPr>
                <w:rFonts w:hint="default"/>
                <w:bCs/>
                <w:kern w:val="44"/>
                <w:szCs w:val="21"/>
                <w:lang w:val="en-US" w:eastAsia="zh-CN"/>
              </w:rPr>
            </w:pPr>
            <w:r>
              <w:rPr>
                <w:rFonts w:hint="eastAsia" w:eastAsia="宋体"/>
                <w:bCs/>
                <w:kern w:val="44"/>
                <w:szCs w:val="21"/>
                <w:lang w:val="en-US" w:eastAsia="zh-CN"/>
              </w:rPr>
              <w:t>1根据表格已有数据的阶段作为选项,</w:t>
            </w:r>
          </w:p>
          <w:p>
            <w:pPr>
              <w:widowControl w:val="0"/>
              <w:jc w:val="both"/>
              <w:rPr>
                <w:rFonts w:hint="eastAsia"/>
                <w:bCs/>
                <w:kern w:val="44"/>
                <w:szCs w:val="21"/>
                <w:lang w:eastAsia="zh-CN"/>
              </w:rPr>
            </w:pPr>
            <w:r>
              <w:rPr>
                <w:rFonts w:hint="eastAsia" w:eastAsia="宋体"/>
                <w:bCs/>
                <w:kern w:val="44"/>
                <w:szCs w:val="21"/>
                <w:lang w:val="en-US" w:eastAsia="zh-CN"/>
              </w:rPr>
              <w:t>2</w:t>
            </w:r>
            <w:r>
              <w:rPr>
                <w:rFonts w:hint="eastAsia" w:eastAsia="宋体"/>
                <w:bCs/>
                <w:kern w:val="44"/>
                <w:szCs w:val="21"/>
                <w:lang w:eastAsia="zh-CN"/>
              </w:rPr>
              <w:t>选项包括：</w:t>
            </w:r>
          </w:p>
          <w:p>
            <w:pPr>
              <w:widowControl w:val="0"/>
              <w:jc w:val="both"/>
              <w:rPr>
                <w:rFonts w:hint="eastAsia"/>
                <w:bCs/>
                <w:kern w:val="44"/>
                <w:szCs w:val="21"/>
                <w:lang w:val="en-US" w:eastAsia="zh-CN"/>
              </w:rPr>
            </w:pPr>
            <w:r>
              <w:rPr>
                <w:rFonts w:hint="eastAsia" w:eastAsia="宋体"/>
                <w:bCs/>
                <w:kern w:val="44"/>
                <w:szCs w:val="21"/>
                <w:lang w:val="en-US" w:eastAsia="zh-CN"/>
              </w:rPr>
              <w:t>-进行中</w:t>
            </w:r>
          </w:p>
          <w:p>
            <w:pPr>
              <w:widowControl w:val="0"/>
              <w:jc w:val="both"/>
              <w:rPr>
                <w:rFonts w:hint="default"/>
                <w:bCs/>
                <w:kern w:val="44"/>
                <w:szCs w:val="21"/>
                <w:lang w:val="en-US" w:eastAsia="zh-CN"/>
              </w:rPr>
            </w:pPr>
            <w:r>
              <w:rPr>
                <w:rFonts w:hint="eastAsia" w:eastAsia="宋体"/>
                <w:bCs/>
                <w:kern w:val="44"/>
                <w:szCs w:val="21"/>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color w:val="000000"/>
                <w:lang w:eastAsia="zh-CN"/>
              </w:rPr>
            </w:pPr>
            <w:r>
              <w:rPr>
                <w:rFonts w:hint="eastAsia" w:eastAsia="宋体"/>
                <w:color w:val="000000"/>
                <w:lang w:eastAsia="zh-CN"/>
              </w:rPr>
              <w:t>查询</w:t>
            </w:r>
          </w:p>
        </w:tc>
        <w:tc>
          <w:tcPr>
            <w:tcW w:w="1575" w:type="dxa"/>
          </w:tcPr>
          <w:p>
            <w:pPr>
              <w:widowControl w:val="0"/>
              <w:jc w:val="both"/>
              <w:rPr>
                <w:rFonts w:hint="eastAsia" w:eastAsia="宋体"/>
                <w:color w:val="000000"/>
                <w:lang w:eastAsia="zh-CN"/>
              </w:rPr>
            </w:pPr>
            <w:r>
              <w:rPr>
                <w:rFonts w:hint="eastAsia" w:eastAsia="宋体"/>
                <w:color w:val="000000"/>
                <w:lang w:eastAsia="zh-CN"/>
              </w:rPr>
              <w:t>按钮</w:t>
            </w:r>
          </w:p>
        </w:tc>
        <w:tc>
          <w:tcPr>
            <w:tcW w:w="5371" w:type="dxa"/>
          </w:tcPr>
          <w:p>
            <w:pPr>
              <w:widowControl w:val="0"/>
              <w:jc w:val="both"/>
              <w:rPr>
                <w:rFonts w:hint="eastAsia"/>
                <w:bCs/>
                <w:kern w:val="44"/>
                <w:szCs w:val="21"/>
              </w:rPr>
            </w:pPr>
            <w:r>
              <w:rPr>
                <w:rFonts w:hint="eastAsia" w:eastAsia="宋体"/>
                <w:bCs/>
                <w:kern w:val="44"/>
                <w:szCs w:val="21"/>
                <w:lang w:val="en-US" w:eastAsia="zh-CN"/>
              </w:rPr>
              <w:t>点击后刷新页面，展示根据上述筛选条件搜索符合条件的数据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color w:val="000000"/>
                <w:lang w:eastAsia="zh-CN"/>
              </w:rPr>
            </w:pPr>
            <w:r>
              <w:rPr>
                <w:rFonts w:hint="eastAsia" w:eastAsia="宋体"/>
                <w:color w:val="000000"/>
                <w:lang w:eastAsia="zh-CN"/>
              </w:rPr>
              <w:t>重置</w:t>
            </w:r>
          </w:p>
        </w:tc>
        <w:tc>
          <w:tcPr>
            <w:tcW w:w="1575" w:type="dxa"/>
          </w:tcPr>
          <w:p>
            <w:pPr>
              <w:widowControl w:val="0"/>
              <w:jc w:val="both"/>
              <w:rPr>
                <w:rFonts w:hint="eastAsia"/>
                <w:color w:val="000000"/>
                <w:lang w:eastAsia="zh-CN"/>
              </w:rPr>
            </w:pPr>
            <w:r>
              <w:rPr>
                <w:rFonts w:hint="eastAsia" w:eastAsia="宋体"/>
                <w:color w:val="000000"/>
                <w:lang w:eastAsia="zh-CN"/>
              </w:rPr>
              <w:t>按钮</w:t>
            </w:r>
          </w:p>
        </w:tc>
        <w:tc>
          <w:tcPr>
            <w:tcW w:w="5371" w:type="dxa"/>
          </w:tcPr>
          <w:p>
            <w:pPr>
              <w:widowControl w:val="0"/>
              <w:jc w:val="both"/>
              <w:rPr>
                <w:rFonts w:hint="eastAsia"/>
                <w:bCs/>
                <w:kern w:val="44"/>
                <w:szCs w:val="21"/>
                <w:lang w:val="en-US" w:eastAsia="zh-CN"/>
              </w:rPr>
            </w:pPr>
            <w:r>
              <w:rPr>
                <w:rFonts w:hint="eastAsia" w:eastAsia="宋体"/>
                <w:bCs/>
                <w:kern w:val="44"/>
                <w:szCs w:val="21"/>
                <w:lang w:val="en-US" w:eastAsia="zh-CN"/>
              </w:rPr>
              <w:t>点击后清空筛选条件并刷新页面展示用户有权限看到的所有数据</w:t>
            </w:r>
          </w:p>
        </w:tc>
      </w:tr>
    </w:tbl>
    <w:p>
      <w:pPr>
        <w:rPr>
          <w:rFonts w:hint="eastAsia"/>
          <w:lang w:eastAsia="zh-CN"/>
        </w:rPr>
      </w:pPr>
    </w:p>
    <w:p>
      <w:pPr>
        <w:pStyle w:val="7"/>
        <w:numPr>
          <w:ilvl w:val="5"/>
          <w:numId w:val="16"/>
        </w:numPr>
        <w:bidi w:val="0"/>
        <w:ind w:left="1152" w:leftChars="0" w:hanging="1152" w:firstLineChars="0"/>
        <w:rPr>
          <w:rFonts w:hint="default"/>
          <w:lang w:eastAsia="zh-CN"/>
        </w:rPr>
      </w:pPr>
      <w:r>
        <w:rPr>
          <w:rFonts w:hint="eastAsia" w:eastAsia="宋体"/>
          <w:lang w:eastAsia="zh-CN"/>
        </w:rPr>
        <w:t>表格内容</w:t>
      </w:r>
    </w:p>
    <w:p>
      <w:pPr>
        <w:numPr>
          <w:ilvl w:val="-1"/>
          <w:numId w:val="0"/>
        </w:numPr>
        <w:rPr>
          <w:rFonts w:hint="eastAsia"/>
          <w:color w:val="000000"/>
          <w:lang w:eastAsia="zh-CN"/>
        </w:rPr>
      </w:pPr>
      <w:r>
        <w:rPr>
          <w:rFonts w:hint="eastAsia" w:eastAsia="宋体"/>
          <w:color w:val="000000"/>
          <w:lang w:val="en-US" w:eastAsia="zh-CN"/>
        </w:rPr>
        <w:t xml:space="preserve">1 </w:t>
      </w:r>
      <w:r>
        <w:rPr>
          <w:rFonts w:hint="eastAsia" w:eastAsia="宋体"/>
          <w:color w:val="000000"/>
          <w:lang w:eastAsia="zh-CN"/>
        </w:rPr>
        <w:t>列表中数据主键值为报表名称</w:t>
      </w:r>
      <w:r>
        <w:rPr>
          <w:rFonts w:hint="eastAsia" w:eastAsia="宋体"/>
          <w:color w:val="000000"/>
          <w:lang w:val="en-US" w:eastAsia="zh-CN"/>
        </w:rPr>
        <w:t>+数据期间+报送单位+处理人。</w:t>
      </w:r>
    </w:p>
    <w:p>
      <w:pPr>
        <w:numPr>
          <w:ilvl w:val="-1"/>
          <w:numId w:val="0"/>
        </w:numPr>
        <w:rPr>
          <w:rFonts w:hint="eastAsia"/>
          <w:lang w:eastAsia="zh-CN"/>
        </w:rPr>
      </w:pPr>
      <w:r>
        <w:rPr>
          <w:rFonts w:hint="eastAsia" w:eastAsia="宋体"/>
          <w:lang w:val="en-US" w:eastAsia="zh-CN"/>
        </w:rPr>
        <w:t xml:space="preserve">2 </w:t>
      </w:r>
      <w:r>
        <w:rPr>
          <w:rFonts w:hint="eastAsia" w:eastAsia="宋体"/>
        </w:rPr>
        <w:t>报送</w:t>
      </w:r>
      <w:r>
        <w:rPr>
          <w:rFonts w:hint="eastAsia" w:eastAsia="宋体"/>
          <w:lang w:eastAsia="zh-CN"/>
        </w:rPr>
        <w:t>提交人员和报送审核人员可以</w:t>
      </w:r>
      <w:r>
        <w:rPr>
          <w:rFonts w:hint="eastAsia" w:eastAsia="宋体"/>
        </w:rPr>
        <w:t>查</w:t>
      </w:r>
      <w:r>
        <w:rPr>
          <w:rFonts w:hint="eastAsia" w:eastAsia="宋体"/>
          <w:lang w:eastAsia="zh-CN"/>
        </w:rPr>
        <w:t>看分配</w:t>
      </w:r>
      <w:ins w:id="908" w:author="周婷" w:date="2020-08-26T14:35:05Z">
        <w:r>
          <w:rPr>
            <w:rFonts w:hint="eastAsia" w:eastAsia="宋体"/>
            <w:lang w:eastAsia="zh-CN"/>
          </w:rPr>
          <w:t>给</w:t>
        </w:r>
      </w:ins>
      <w:r>
        <w:rPr>
          <w:rFonts w:hint="eastAsia" w:eastAsia="宋体"/>
          <w:lang w:eastAsia="zh-CN"/>
        </w:rPr>
        <w:t>自己的任务，且只能查看</w:t>
      </w:r>
      <w:r>
        <w:rPr>
          <w:rFonts w:hint="eastAsia" w:eastAsia="宋体"/>
        </w:rPr>
        <w:t>自己权限范围内的报表</w:t>
      </w:r>
      <w:r>
        <w:rPr>
          <w:rFonts w:hint="eastAsia" w:eastAsia="宋体"/>
          <w:lang w:eastAsia="zh-CN"/>
        </w:rPr>
        <w:t>。</w:t>
      </w:r>
    </w:p>
    <w:p>
      <w:pPr>
        <w:numPr>
          <w:ilvl w:val="-1"/>
          <w:numId w:val="0"/>
        </w:numPr>
        <w:rPr>
          <w:rFonts w:hint="default"/>
          <w:lang w:val="en-US" w:eastAsia="zh-CN"/>
        </w:rPr>
      </w:pPr>
      <w:r>
        <w:rPr>
          <w:rFonts w:hint="eastAsia" w:eastAsia="宋体"/>
          <w:lang w:val="en-US" w:eastAsia="zh-CN"/>
        </w:rPr>
        <w:t xml:space="preserve">3 </w:t>
      </w:r>
      <w:r>
        <w:rPr>
          <w:rFonts w:hint="eastAsia" w:eastAsia="宋体"/>
          <w:color w:val="000000"/>
          <w:lang w:eastAsia="zh-CN"/>
        </w:rPr>
        <w:t>列表中展示的内容如下：</w:t>
      </w:r>
    </w:p>
    <w:tbl>
      <w:tblPr>
        <w:tblStyle w:val="31"/>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8"/>
        <w:gridCol w:w="2659"/>
        <w:gridCol w:w="1145"/>
        <w:gridCol w:w="4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w:t>
            </w:r>
          </w:p>
        </w:tc>
        <w:tc>
          <w:tcPr>
            <w:tcW w:w="2659"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描述</w:t>
            </w:r>
          </w:p>
        </w:tc>
        <w:tc>
          <w:tcPr>
            <w:tcW w:w="1145"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字段类型</w:t>
            </w:r>
          </w:p>
        </w:tc>
        <w:tc>
          <w:tcPr>
            <w:tcW w:w="4822"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报表名称</w:t>
            </w:r>
          </w:p>
        </w:tc>
        <w:tc>
          <w:tcPr>
            <w:tcW w:w="2659" w:type="dxa"/>
          </w:tcPr>
          <w:p>
            <w:pPr>
              <w:widowControl w:val="0"/>
              <w:jc w:val="both"/>
              <w:rPr>
                <w:rFonts w:hint="eastAsia"/>
                <w:color w:val="000000"/>
                <w:vertAlign w:val="baseline"/>
                <w:lang w:eastAsia="zh-CN"/>
              </w:rPr>
            </w:pPr>
            <w:r>
              <w:rPr>
                <w:rFonts w:hint="eastAsia" w:eastAsia="宋体"/>
                <w:color w:val="000000"/>
                <w:vertAlign w:val="baseline"/>
                <w:lang w:eastAsia="zh-CN"/>
              </w:rPr>
              <w:t>需要报送的报表名称</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color w:val="00000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频率</w:t>
            </w:r>
          </w:p>
        </w:tc>
        <w:tc>
          <w:tcPr>
            <w:tcW w:w="2659" w:type="dxa"/>
          </w:tcPr>
          <w:p>
            <w:pPr>
              <w:widowControl w:val="0"/>
              <w:jc w:val="both"/>
              <w:rPr>
                <w:rFonts w:hint="eastAsia"/>
                <w:color w:val="000000"/>
                <w:vertAlign w:val="baseline"/>
                <w:lang w:eastAsia="zh-CN"/>
              </w:rPr>
            </w:pPr>
            <w:r>
              <w:rPr>
                <w:rFonts w:hint="eastAsia" w:eastAsia="宋体"/>
                <w:color w:val="000000"/>
                <w:vertAlign w:val="baseline"/>
                <w:lang w:eastAsia="zh-CN"/>
              </w:rPr>
              <w:t>报表需要报送的频率</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color w:val="000000"/>
                <w:lang w:eastAsia="zh-CN"/>
              </w:rPr>
            </w:pPr>
            <w:r>
              <w:rPr>
                <w:rFonts w:hint="eastAsia" w:eastAsia="宋体"/>
                <w:color w:val="000000"/>
                <w:lang w:eastAsia="zh-CN"/>
              </w:rPr>
              <w:t>报送频率包括：</w:t>
            </w:r>
          </w:p>
          <w:p>
            <w:pPr>
              <w:widowControl w:val="0"/>
              <w:jc w:val="both"/>
              <w:rPr>
                <w:rFonts w:hint="eastAsia"/>
                <w:color w:val="000000"/>
                <w:lang w:val="en-US" w:eastAsia="zh-CN"/>
              </w:rPr>
            </w:pPr>
            <w:r>
              <w:rPr>
                <w:rFonts w:hint="eastAsia" w:eastAsia="宋体"/>
                <w:color w:val="000000"/>
                <w:lang w:val="en-US" w:eastAsia="zh-CN"/>
              </w:rPr>
              <w:t>-周</w:t>
            </w:r>
          </w:p>
          <w:p>
            <w:pPr>
              <w:widowControl w:val="0"/>
              <w:jc w:val="both"/>
              <w:rPr>
                <w:rFonts w:hint="eastAsia"/>
                <w:color w:val="000000"/>
                <w:lang w:val="en-US" w:eastAsia="zh-CN"/>
              </w:rPr>
            </w:pPr>
            <w:r>
              <w:rPr>
                <w:rFonts w:hint="eastAsia" w:eastAsia="宋体"/>
                <w:color w:val="000000"/>
                <w:lang w:val="en-US" w:eastAsia="zh-CN"/>
              </w:rPr>
              <w:t>-月</w:t>
            </w:r>
          </w:p>
          <w:p>
            <w:pPr>
              <w:widowControl w:val="0"/>
              <w:jc w:val="both"/>
              <w:rPr>
                <w:rFonts w:hint="eastAsia"/>
                <w:color w:val="000000"/>
                <w:lang w:val="en-US" w:eastAsia="zh-CN"/>
              </w:rPr>
            </w:pPr>
            <w:r>
              <w:rPr>
                <w:rFonts w:hint="eastAsia" w:eastAsia="宋体"/>
                <w:color w:val="000000"/>
                <w:lang w:val="en-US" w:eastAsia="zh-CN"/>
              </w:rPr>
              <w:t>-季</w:t>
            </w:r>
          </w:p>
          <w:p>
            <w:pPr>
              <w:widowControl w:val="0"/>
              <w:jc w:val="both"/>
              <w:rPr>
                <w:rFonts w:hint="eastAsia"/>
                <w:color w:val="000000"/>
                <w:lang w:val="en-US" w:eastAsia="zh-CN"/>
              </w:rPr>
            </w:pPr>
            <w:r>
              <w:rPr>
                <w:rFonts w:hint="eastAsia" w:eastAsia="宋体"/>
                <w:color w:val="000000"/>
                <w:lang w:val="en-US" w:eastAsia="zh-CN"/>
              </w:rPr>
              <w:t>-半年</w:t>
            </w:r>
          </w:p>
          <w:p>
            <w:pPr>
              <w:widowControl w:val="0"/>
              <w:jc w:val="both"/>
              <w:rPr>
                <w:rFonts w:hint="default"/>
                <w:color w:val="000000"/>
                <w:lang w:val="en-US" w:eastAsia="zh-CN"/>
              </w:rPr>
            </w:pPr>
            <w:r>
              <w:rPr>
                <w:rFonts w:hint="eastAsia" w:eastAsia="宋体"/>
                <w:color w:val="000000"/>
                <w:lang w:val="en-US" w:eastAsia="zh-CN"/>
              </w:rPr>
              <w:t>-年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数据期间</w:t>
            </w:r>
          </w:p>
        </w:tc>
        <w:tc>
          <w:tcPr>
            <w:tcW w:w="2659" w:type="dxa"/>
          </w:tcPr>
          <w:p>
            <w:pPr>
              <w:widowControl w:val="0"/>
              <w:jc w:val="both"/>
              <w:rPr>
                <w:rFonts w:hint="eastAsia"/>
                <w:color w:val="000000"/>
                <w:vertAlign w:val="baseline"/>
                <w:lang w:eastAsia="zh-CN"/>
              </w:rPr>
            </w:pP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color w:val="000000"/>
                <w:lang w:eastAsia="zh-CN"/>
              </w:rPr>
            </w:pPr>
            <w:r>
              <w:rPr>
                <w:rFonts w:hint="eastAsia" w:eastAsia="宋体"/>
                <w:color w:val="000000"/>
                <w:lang w:eastAsia="zh-CN"/>
              </w:rPr>
              <w:t>跟报送频率有关，例：</w:t>
            </w:r>
          </w:p>
          <w:p>
            <w:pPr>
              <w:widowControl w:val="0"/>
              <w:jc w:val="both"/>
              <w:rPr>
                <w:rFonts w:hint="default"/>
                <w:color w:val="000000"/>
                <w:lang w:val="en-US" w:eastAsia="zh-CN"/>
              </w:rPr>
            </w:pPr>
            <w:r>
              <w:rPr>
                <w:rFonts w:hint="eastAsia" w:eastAsia="宋体"/>
                <w:color w:val="000000"/>
                <w:lang w:eastAsia="zh-CN"/>
              </w:rPr>
              <w:t>周</w:t>
            </w:r>
            <w:r>
              <w:rPr>
                <w:rFonts w:hint="eastAsia" w:eastAsia="宋体"/>
                <w:color w:val="000000"/>
                <w:lang w:val="en-US" w:eastAsia="zh-CN"/>
              </w:rPr>
              <w:t>-2020年06月第一周</w:t>
            </w:r>
          </w:p>
          <w:p>
            <w:pPr>
              <w:widowControl w:val="0"/>
              <w:jc w:val="both"/>
              <w:rPr>
                <w:rFonts w:hint="eastAsia"/>
                <w:color w:val="000000"/>
                <w:lang w:val="en-US" w:eastAsia="zh-CN"/>
              </w:rPr>
            </w:pPr>
            <w:r>
              <w:rPr>
                <w:rFonts w:hint="eastAsia" w:eastAsia="宋体"/>
                <w:color w:val="000000"/>
                <w:lang w:val="en-US" w:eastAsia="zh-CN"/>
              </w:rPr>
              <w:t>月-2020年06月</w:t>
            </w:r>
          </w:p>
          <w:p>
            <w:pPr>
              <w:widowControl w:val="0"/>
              <w:jc w:val="both"/>
              <w:rPr>
                <w:rFonts w:hint="default"/>
                <w:color w:val="000000"/>
                <w:lang w:val="en-US" w:eastAsia="zh-CN"/>
              </w:rPr>
            </w:pPr>
            <w:r>
              <w:rPr>
                <w:rFonts w:hint="eastAsia" w:eastAsia="宋体"/>
                <w:color w:val="000000"/>
                <w:lang w:val="en-US" w:eastAsia="zh-CN"/>
              </w:rPr>
              <w:t>季-2020年第四季</w:t>
            </w:r>
          </w:p>
          <w:p>
            <w:pPr>
              <w:widowControl w:val="0"/>
              <w:jc w:val="both"/>
              <w:rPr>
                <w:rFonts w:hint="eastAsia"/>
                <w:color w:val="000000"/>
                <w:lang w:val="en-US" w:eastAsia="zh-CN"/>
              </w:rPr>
            </w:pPr>
            <w:r>
              <w:rPr>
                <w:rFonts w:hint="eastAsia" w:eastAsia="宋体"/>
                <w:color w:val="000000"/>
                <w:lang w:val="en-US" w:eastAsia="zh-CN"/>
              </w:rPr>
              <w:t>半年-2020年上半年</w:t>
            </w:r>
          </w:p>
          <w:p>
            <w:pPr>
              <w:widowControl w:val="0"/>
              <w:jc w:val="both"/>
              <w:rPr>
                <w:rFonts w:hint="eastAsia"/>
                <w:color w:val="000000"/>
                <w:lang w:val="en-US" w:eastAsia="zh-CN"/>
              </w:rPr>
            </w:pPr>
            <w:r>
              <w:rPr>
                <w:rFonts w:hint="eastAsia" w:eastAsia="宋体"/>
                <w:color w:val="000000"/>
                <w:lang w:val="en-US" w:eastAsia="zh-CN"/>
              </w:rPr>
              <w:t>年-2020年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创建时间</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报送任务创建时间</w:t>
            </w: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日期</w:t>
            </w:r>
          </w:p>
        </w:tc>
        <w:tc>
          <w:tcPr>
            <w:tcW w:w="4822" w:type="dxa"/>
            <w:vAlign w:val="top"/>
          </w:tcPr>
          <w:p>
            <w:pPr>
              <w:widowControl w:val="0"/>
              <w:numPr>
                <w:ilvl w:val="-1"/>
                <w:numId w:val="0"/>
              </w:numPr>
              <w:jc w:val="both"/>
              <w:rPr>
                <w:rFonts w:hint="default"/>
                <w:color w:val="000000"/>
                <w:vertAlign w:val="baseline"/>
                <w:lang w:val="en-US"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 （精确到小时，24小时制）</w:t>
            </w:r>
          </w:p>
          <w:p>
            <w:pPr>
              <w:widowControl w:val="0"/>
              <w:jc w:val="both"/>
              <w:rPr>
                <w:rFonts w:hint="eastAsia" w:ascii="宋体" w:hAnsi="宋体" w:eastAsia="宋体" w:cs="宋体"/>
                <w:sz w:val="24"/>
                <w:szCs w:val="24"/>
                <w:lang w:val="en-US" w:eastAsia="zh-CN" w:bidi="ar-SA"/>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任务截止时间</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报送任务截止时间</w:t>
            </w: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日期</w:t>
            </w:r>
          </w:p>
        </w:tc>
        <w:tc>
          <w:tcPr>
            <w:tcW w:w="4822" w:type="dxa"/>
            <w:vAlign w:val="top"/>
          </w:tcPr>
          <w:p>
            <w:pPr>
              <w:widowControl w:val="0"/>
              <w:numPr>
                <w:ilvl w:val="-1"/>
                <w:numId w:val="0"/>
              </w:numPr>
              <w:jc w:val="both"/>
              <w:rPr>
                <w:rFonts w:hint="default"/>
                <w:color w:val="000000"/>
                <w:vertAlign w:val="baseline"/>
                <w:lang w:val="en-US"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 （精确到小时，24小时制）</w:t>
            </w:r>
          </w:p>
          <w:p>
            <w:pPr>
              <w:widowControl w:val="0"/>
              <w:jc w:val="both"/>
              <w:rPr>
                <w:rFonts w:hint="eastAsia" w:ascii="宋体" w:hAnsi="宋体" w:eastAsia="宋体" w:cs="宋体"/>
                <w:color w:val="000000"/>
                <w:sz w:val="24"/>
                <w:szCs w:val="24"/>
                <w:lang w:val="en-US" w:eastAsia="zh-CN" w:bidi="ar-SA"/>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更新时间</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报送任务更新时间</w:t>
            </w: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日期</w:t>
            </w:r>
          </w:p>
        </w:tc>
        <w:tc>
          <w:tcPr>
            <w:tcW w:w="4822" w:type="dxa"/>
            <w:vAlign w:val="top"/>
          </w:tcPr>
          <w:p>
            <w:pPr>
              <w:widowControl w:val="0"/>
              <w:numPr>
                <w:ilvl w:val="-1"/>
                <w:numId w:val="0"/>
              </w:numPr>
              <w:jc w:val="both"/>
              <w:rPr>
                <w:rFonts w:hint="default"/>
                <w:color w:val="000000"/>
                <w:vertAlign w:val="baseline"/>
                <w:lang w:val="en-US"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 （精确到小时，24小时制）</w:t>
            </w:r>
          </w:p>
          <w:p>
            <w:pPr>
              <w:widowControl w:val="0"/>
              <w:jc w:val="both"/>
              <w:rPr>
                <w:ins w:id="909" w:author="周婷" w:date="2020-08-26T19:38:41Z"/>
                <w:rFonts w:hint="eastAsia"/>
                <w:lang w:eastAsia="zh-CN"/>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p>
            <w:pPr>
              <w:widowControl w:val="0"/>
              <w:jc w:val="both"/>
              <w:rPr>
                <w:rFonts w:hint="eastAsia"/>
                <w:lang w:val="en-US" w:eastAsia="zh-CN"/>
              </w:rPr>
            </w:pPr>
            <w:ins w:id="910" w:author="周婷" w:date="2020-08-26T19:38:41Z">
              <w:r>
                <w:rPr>
                  <w:rFonts w:hint="eastAsia" w:eastAsia="宋体"/>
                  <w:lang w:val="en-US" w:eastAsia="zh-CN"/>
                </w:rPr>
                <w:t>3 任务刚创建，则更新时间同创建时间，</w:t>
              </w:r>
            </w:ins>
            <w:ins w:id="911" w:author="周婷" w:date="2020-08-26T19:39:24Z">
              <w:r>
                <w:rPr>
                  <w:rFonts w:hint="eastAsia" w:eastAsia="宋体"/>
                  <w:lang w:val="en-US" w:eastAsia="zh-CN"/>
                </w:rPr>
                <w:t>提交</w:t>
              </w:r>
            </w:ins>
            <w:ins w:id="912" w:author="周婷" w:date="2020-08-26T19:39:25Z">
              <w:r>
                <w:rPr>
                  <w:rFonts w:hint="eastAsia" w:eastAsia="宋体"/>
                  <w:lang w:val="en-US" w:eastAsia="zh-CN"/>
                </w:rPr>
                <w:t>人员</w:t>
              </w:r>
            </w:ins>
            <w:ins w:id="913" w:author="周婷" w:date="2020-08-26T19:39:28Z">
              <w:r>
                <w:rPr>
                  <w:rFonts w:hint="eastAsia" w:eastAsia="宋体"/>
                  <w:lang w:val="en-US" w:eastAsia="zh-CN"/>
                </w:rPr>
                <w:t>列表</w:t>
              </w:r>
            </w:ins>
            <w:ins w:id="914" w:author="周婷" w:date="2020-08-26T19:39:30Z">
              <w:r>
                <w:rPr>
                  <w:rFonts w:hint="eastAsia" w:eastAsia="宋体"/>
                  <w:lang w:val="en-US" w:eastAsia="zh-CN"/>
                </w:rPr>
                <w:t>中</w:t>
              </w:r>
            </w:ins>
            <w:ins w:id="915" w:author="周婷" w:date="2020-08-26T19:39:31Z">
              <w:r>
                <w:rPr>
                  <w:rFonts w:hint="eastAsia" w:eastAsia="宋体"/>
                  <w:lang w:val="en-US" w:eastAsia="zh-CN"/>
                </w:rPr>
                <w:t>的</w:t>
              </w:r>
            </w:ins>
            <w:ins w:id="916" w:author="周婷" w:date="2020-08-26T19:39:33Z">
              <w:r>
                <w:rPr>
                  <w:rFonts w:hint="eastAsia" w:eastAsia="宋体"/>
                  <w:lang w:val="en-US" w:eastAsia="zh-CN"/>
                </w:rPr>
                <w:t>创建</w:t>
              </w:r>
            </w:ins>
            <w:ins w:id="917" w:author="周婷" w:date="2020-08-26T19:39:34Z">
              <w:r>
                <w:rPr>
                  <w:rFonts w:hint="eastAsia" w:eastAsia="宋体"/>
                  <w:lang w:val="en-US" w:eastAsia="zh-CN"/>
                </w:rPr>
                <w:t>时间</w:t>
              </w:r>
            </w:ins>
            <w:ins w:id="918" w:author="周婷" w:date="2020-08-26T19:38:41Z">
              <w:r>
                <w:rPr>
                  <w:rFonts w:hint="eastAsia" w:eastAsia="宋体"/>
                  <w:lang w:val="en-US" w:eastAsia="zh-CN"/>
                </w:rPr>
                <w:t>后续</w:t>
              </w:r>
            </w:ins>
            <w:ins w:id="919" w:author="周婷" w:date="2020-08-26T19:39:39Z">
              <w:r>
                <w:rPr>
                  <w:rFonts w:hint="eastAsia" w:eastAsia="宋体"/>
                  <w:lang w:val="en-US" w:eastAsia="zh-CN"/>
                </w:rPr>
                <w:t>展示</w:t>
              </w:r>
            </w:ins>
            <w:ins w:id="920" w:author="周婷" w:date="2020-08-26T19:40:03Z">
              <w:r>
                <w:rPr>
                  <w:rFonts w:hint="eastAsia" w:eastAsia="宋体"/>
                  <w:lang w:val="en-US" w:eastAsia="zh-CN"/>
                </w:rPr>
                <w:t>自己</w:t>
              </w:r>
            </w:ins>
            <w:ins w:id="921" w:author="周婷" w:date="2020-08-26T19:40:08Z">
              <w:r>
                <w:rPr>
                  <w:rFonts w:hint="eastAsia" w:eastAsia="宋体"/>
                  <w:lang w:val="en-US" w:eastAsia="zh-CN"/>
                </w:rPr>
                <w:t>保存</w:t>
              </w:r>
            </w:ins>
            <w:ins w:id="922" w:author="周婷" w:date="2020-08-26T19:40:09Z">
              <w:r>
                <w:rPr>
                  <w:rFonts w:hint="eastAsia" w:eastAsia="宋体"/>
                  <w:lang w:val="en-US" w:eastAsia="zh-CN"/>
                </w:rPr>
                <w:t>、</w:t>
              </w:r>
            </w:ins>
            <w:ins w:id="923" w:author="周婷" w:date="2020-08-26T19:39:44Z">
              <w:r>
                <w:rPr>
                  <w:rFonts w:hint="eastAsia" w:eastAsia="宋体"/>
                  <w:lang w:val="en-US" w:eastAsia="zh-CN"/>
                </w:rPr>
                <w:t>提交</w:t>
              </w:r>
            </w:ins>
            <w:ins w:id="924" w:author="周婷" w:date="2020-08-26T19:40:12Z">
              <w:r>
                <w:rPr>
                  <w:rFonts w:hint="eastAsia" w:eastAsia="宋体"/>
                  <w:lang w:val="en-US" w:eastAsia="zh-CN"/>
                </w:rPr>
                <w:t>、</w:t>
              </w:r>
            </w:ins>
            <w:ins w:id="925" w:author="周婷" w:date="2020-08-26T19:40:14Z">
              <w:r>
                <w:rPr>
                  <w:rFonts w:hint="eastAsia" w:eastAsia="宋体"/>
                  <w:lang w:val="en-US" w:eastAsia="zh-CN"/>
                </w:rPr>
                <w:t>撤回等</w:t>
              </w:r>
            </w:ins>
            <w:ins w:id="926" w:author="周婷" w:date="2020-08-26T19:39:46Z">
              <w:r>
                <w:rPr>
                  <w:rFonts w:hint="eastAsia" w:eastAsia="宋体"/>
                  <w:lang w:val="en-US" w:eastAsia="zh-CN"/>
                </w:rPr>
                <w:t>操作</w:t>
              </w:r>
            </w:ins>
            <w:ins w:id="927" w:author="周婷" w:date="2020-08-26T19:39:48Z">
              <w:r>
                <w:rPr>
                  <w:rFonts w:hint="eastAsia" w:eastAsia="宋体"/>
                  <w:lang w:val="en-US" w:eastAsia="zh-CN"/>
                </w:rPr>
                <w:t>的</w:t>
              </w:r>
            </w:ins>
            <w:ins w:id="928" w:author="周婷" w:date="2020-08-26T19:40:53Z">
              <w:r>
                <w:rPr>
                  <w:rFonts w:hint="eastAsia" w:eastAsia="宋体"/>
                  <w:lang w:val="en-US" w:eastAsia="zh-CN"/>
                </w:rPr>
                <w:t>最新</w:t>
              </w:r>
            </w:ins>
            <w:ins w:id="929" w:author="周婷" w:date="2020-08-26T19:38:41Z">
              <w:r>
                <w:rPr>
                  <w:rFonts w:hint="eastAsia" w:eastAsia="宋体"/>
                  <w:lang w:val="en-US" w:eastAsia="zh-CN"/>
                </w:rPr>
                <w:t>更新</w:t>
              </w:r>
            </w:ins>
            <w:ins w:id="930" w:author="周婷" w:date="2020-08-26T19:39:53Z">
              <w:r>
                <w:rPr>
                  <w:rFonts w:hint="eastAsia" w:eastAsia="宋体"/>
                  <w:lang w:val="en-US" w:eastAsia="zh-CN"/>
                </w:rPr>
                <w:t>时间</w:t>
              </w:r>
            </w:ins>
            <w:ins w:id="931" w:author="周婷" w:date="2020-08-26T19:40:21Z">
              <w:r>
                <w:rPr>
                  <w:rFonts w:hint="eastAsia" w:eastAsia="宋体"/>
                  <w:lang w:val="en-US" w:eastAsia="zh-CN"/>
                </w:rPr>
                <w:t>；</w:t>
              </w:r>
            </w:ins>
            <w:ins w:id="932" w:author="周婷" w:date="2020-08-26T19:40:24Z">
              <w:r>
                <w:rPr>
                  <w:rFonts w:hint="eastAsia" w:eastAsia="宋体"/>
                  <w:lang w:val="en-US" w:eastAsia="zh-CN"/>
                </w:rPr>
                <w:t>审核</w:t>
              </w:r>
            </w:ins>
            <w:ins w:id="933" w:author="周婷" w:date="2020-08-26T19:40:26Z">
              <w:r>
                <w:rPr>
                  <w:rFonts w:hint="eastAsia" w:eastAsia="宋体"/>
                  <w:lang w:val="en-US" w:eastAsia="zh-CN"/>
                </w:rPr>
                <w:t>人员</w:t>
              </w:r>
            </w:ins>
            <w:ins w:id="934" w:author="周婷" w:date="2020-08-26T19:40:27Z">
              <w:r>
                <w:rPr>
                  <w:rFonts w:hint="eastAsia" w:eastAsia="宋体"/>
                  <w:lang w:val="en-US" w:eastAsia="zh-CN"/>
                </w:rPr>
                <w:t>列表</w:t>
              </w:r>
            </w:ins>
            <w:ins w:id="935" w:author="周婷" w:date="2020-08-26T19:40:28Z">
              <w:r>
                <w:rPr>
                  <w:rFonts w:hint="eastAsia" w:eastAsia="宋体"/>
                  <w:lang w:val="en-US" w:eastAsia="zh-CN"/>
                </w:rPr>
                <w:t>中的</w:t>
              </w:r>
            </w:ins>
            <w:ins w:id="936" w:author="周婷" w:date="2020-08-26T19:40:30Z">
              <w:r>
                <w:rPr>
                  <w:rFonts w:hint="eastAsia" w:eastAsia="宋体"/>
                  <w:lang w:val="en-US" w:eastAsia="zh-CN"/>
                </w:rPr>
                <w:t>创建</w:t>
              </w:r>
            </w:ins>
            <w:ins w:id="937" w:author="周婷" w:date="2020-08-26T19:40:31Z">
              <w:r>
                <w:rPr>
                  <w:rFonts w:hint="eastAsia" w:eastAsia="宋体"/>
                  <w:lang w:val="en-US" w:eastAsia="zh-CN"/>
                </w:rPr>
                <w:t>时间</w:t>
              </w:r>
            </w:ins>
            <w:ins w:id="938" w:author="周婷" w:date="2020-08-26T19:40:33Z">
              <w:r>
                <w:rPr>
                  <w:rFonts w:hint="eastAsia" w:eastAsia="宋体"/>
                  <w:lang w:val="en-US" w:eastAsia="zh-CN"/>
                </w:rPr>
                <w:t>后续</w:t>
              </w:r>
            </w:ins>
            <w:ins w:id="939" w:author="周婷" w:date="2020-08-26T19:40:34Z">
              <w:r>
                <w:rPr>
                  <w:rFonts w:hint="eastAsia" w:eastAsia="宋体"/>
                  <w:lang w:val="en-US" w:eastAsia="zh-CN"/>
                </w:rPr>
                <w:t>展示</w:t>
              </w:r>
            </w:ins>
            <w:ins w:id="940" w:author="周婷" w:date="2020-08-26T19:40:38Z">
              <w:r>
                <w:rPr>
                  <w:rFonts w:hint="eastAsia" w:eastAsia="宋体"/>
                  <w:lang w:val="en-US" w:eastAsia="zh-CN"/>
                </w:rPr>
                <w:t>自己</w:t>
              </w:r>
            </w:ins>
            <w:ins w:id="941" w:author="周婷" w:date="2020-08-26T19:41:24Z">
              <w:r>
                <w:rPr>
                  <w:rFonts w:hint="eastAsia" w:eastAsia="宋体"/>
                  <w:lang w:val="en-US" w:eastAsia="zh-CN"/>
                </w:rPr>
                <w:t>审核</w:t>
              </w:r>
            </w:ins>
            <w:ins w:id="942" w:author="周婷" w:date="2020-08-26T19:41:25Z">
              <w:r>
                <w:rPr>
                  <w:rFonts w:hint="eastAsia" w:eastAsia="宋体"/>
                  <w:lang w:val="en-US" w:eastAsia="zh-CN"/>
                </w:rPr>
                <w:t>通过</w:t>
              </w:r>
            </w:ins>
            <w:ins w:id="943" w:author="周婷" w:date="2020-08-26T19:41:27Z">
              <w:r>
                <w:rPr>
                  <w:rFonts w:hint="eastAsia" w:eastAsia="宋体"/>
                  <w:lang w:val="en-US" w:eastAsia="zh-CN"/>
                </w:rPr>
                <w:t>、</w:t>
              </w:r>
            </w:ins>
            <w:ins w:id="944" w:author="周婷" w:date="2020-08-26T19:41:28Z">
              <w:r>
                <w:rPr>
                  <w:rFonts w:hint="eastAsia" w:eastAsia="宋体"/>
                  <w:lang w:val="en-US" w:eastAsia="zh-CN"/>
                </w:rPr>
                <w:t>审核</w:t>
              </w:r>
            </w:ins>
            <w:ins w:id="945" w:author="周婷" w:date="2020-08-26T19:41:31Z">
              <w:r>
                <w:rPr>
                  <w:rFonts w:hint="eastAsia" w:eastAsia="宋体"/>
                  <w:lang w:val="en-US" w:eastAsia="zh-CN"/>
                </w:rPr>
                <w:t>不通过</w:t>
              </w:r>
            </w:ins>
            <w:ins w:id="946" w:author="周婷" w:date="2020-08-26T19:41:34Z">
              <w:r>
                <w:rPr>
                  <w:rFonts w:hint="eastAsia" w:eastAsia="宋体"/>
                  <w:lang w:val="en-US" w:eastAsia="zh-CN"/>
                </w:rPr>
                <w:t>的</w:t>
              </w:r>
            </w:ins>
            <w:ins w:id="947" w:author="周婷" w:date="2020-08-26T19:38:41Z">
              <w:r>
                <w:rPr>
                  <w:rFonts w:hint="eastAsia" w:eastAsia="宋体"/>
                  <w:lang w:val="en-US" w:eastAsia="zh-CN"/>
                </w:rPr>
                <w:t>最新的更新时间</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状态</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字符串</w:t>
            </w:r>
          </w:p>
        </w:tc>
        <w:tc>
          <w:tcPr>
            <w:tcW w:w="4822" w:type="dxa"/>
            <w:vAlign w:val="top"/>
          </w:tcPr>
          <w:p>
            <w:pPr>
              <w:widowControl w:val="0"/>
              <w:jc w:val="both"/>
              <w:rPr>
                <w:rFonts w:hint="eastAsia"/>
                <w:color w:val="000000"/>
                <w:vertAlign w:val="baseline"/>
                <w:lang w:val="en-US" w:eastAsia="zh-CN"/>
              </w:rPr>
            </w:pPr>
            <w:r>
              <w:rPr>
                <w:rFonts w:hint="eastAsia" w:eastAsia="宋体"/>
                <w:color w:val="000000"/>
                <w:vertAlign w:val="baseline"/>
                <w:lang w:val="en-US" w:eastAsia="zh-CN"/>
              </w:rPr>
              <w:t>1包括：</w:t>
            </w:r>
          </w:p>
          <w:p>
            <w:pPr>
              <w:widowControl w:val="0"/>
              <w:jc w:val="both"/>
              <w:rPr>
                <w:rFonts w:hint="eastAsia"/>
                <w:color w:val="000000"/>
                <w:vertAlign w:val="baseline"/>
                <w:lang w:val="en-US" w:eastAsia="zh-CN"/>
              </w:rPr>
            </w:pPr>
            <w:r>
              <w:rPr>
                <w:rFonts w:hint="eastAsia" w:eastAsia="宋体"/>
                <w:color w:val="000000"/>
                <w:vertAlign w:val="baseline"/>
                <w:lang w:val="en-US" w:eastAsia="zh-CN"/>
              </w:rPr>
              <w:t>-待提交</w:t>
            </w:r>
          </w:p>
          <w:p>
            <w:pPr>
              <w:widowControl w:val="0"/>
              <w:jc w:val="both"/>
              <w:rPr>
                <w:rFonts w:hint="eastAsia"/>
                <w:color w:val="000000"/>
                <w:vertAlign w:val="baseline"/>
                <w:lang w:val="en-US" w:eastAsia="zh-CN"/>
              </w:rPr>
            </w:pPr>
            <w:r>
              <w:rPr>
                <w:rFonts w:hint="eastAsia" w:eastAsia="宋体"/>
                <w:color w:val="000000"/>
                <w:vertAlign w:val="baseline"/>
                <w:lang w:val="en-US" w:eastAsia="zh-CN"/>
              </w:rPr>
              <w:t>-待审核</w:t>
            </w:r>
          </w:p>
          <w:p>
            <w:pPr>
              <w:widowControl w:val="0"/>
              <w:jc w:val="both"/>
              <w:rPr>
                <w:rFonts w:hint="eastAsia"/>
                <w:color w:val="000000"/>
                <w:vertAlign w:val="baseline"/>
                <w:lang w:val="en-US" w:eastAsia="zh-CN"/>
              </w:rPr>
            </w:pPr>
            <w:r>
              <w:rPr>
                <w:rFonts w:hint="eastAsia" w:eastAsia="宋体"/>
                <w:color w:val="000000"/>
                <w:vertAlign w:val="baseline"/>
                <w:lang w:val="en-US" w:eastAsia="zh-CN"/>
              </w:rPr>
              <w:t>-完成</w:t>
            </w:r>
          </w:p>
          <w:p>
            <w:pPr>
              <w:widowControl w:val="0"/>
              <w:jc w:val="both"/>
              <w:rPr>
                <w:rFonts w:hint="eastAsia"/>
                <w:color w:val="000000"/>
                <w:vertAlign w:val="baseline"/>
                <w:lang w:val="en-US" w:eastAsia="zh-CN"/>
              </w:rPr>
            </w:pPr>
            <w:r>
              <w:rPr>
                <w:rFonts w:hint="eastAsia" w:eastAsia="宋体"/>
                <w:color w:val="000000"/>
                <w:vertAlign w:val="baseline"/>
                <w:lang w:val="en-US" w:eastAsia="zh-CN"/>
              </w:rPr>
              <w:t>等</w:t>
            </w:r>
          </w:p>
          <w:p>
            <w:pPr>
              <w:widowControl w:val="0"/>
              <w:jc w:val="both"/>
              <w:rPr>
                <w:rFonts w:hint="default"/>
                <w:color w:val="000000"/>
                <w:vertAlign w:val="baseline"/>
                <w:lang w:val="en-US" w:eastAsia="zh-CN"/>
              </w:rPr>
            </w:pPr>
            <w:r>
              <w:rPr>
                <w:rFonts w:hint="eastAsia" w:eastAsia="宋体"/>
                <w:color w:val="000000"/>
                <w:vertAlign w:val="baseline"/>
                <w:lang w:val="en-US" w:eastAsia="zh-CN"/>
              </w:rPr>
              <w:t>2其中审核阶段的状态跟审核阶段名称有关，如果处于初审阶段，则为待初审状态；如果处于复审阶段，则为待复审状态</w:t>
            </w:r>
          </w:p>
          <w:p>
            <w:pPr>
              <w:widowControl w:val="0"/>
              <w:jc w:val="both"/>
              <w:rPr>
                <w:rFonts w:hint="default"/>
                <w:color w:val="000000"/>
                <w:vertAlign w:val="baseline"/>
                <w:lang w:val="en-US" w:eastAsia="zh-CN"/>
              </w:rPr>
            </w:pPr>
            <w:r>
              <w:rPr>
                <w:rFonts w:hint="eastAsia" w:eastAsia="宋体"/>
                <w:color w:val="000000"/>
                <w:vertAlign w:val="baseline"/>
                <w:lang w:val="en-US" w:eastAsia="zh-CN"/>
              </w:rPr>
              <w:t>3 只有当前报表、当前报送期、当前报送公司的流程都完成后，状态变为完成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流程预览</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图标</w:t>
            </w:r>
          </w:p>
        </w:tc>
        <w:tc>
          <w:tcPr>
            <w:tcW w:w="4822" w:type="dxa"/>
            <w:vAlign w:val="top"/>
          </w:tcPr>
          <w:p>
            <w:pPr>
              <w:widowControl w:val="0"/>
              <w:jc w:val="both"/>
              <w:rPr>
                <w:rFonts w:hint="default" w:ascii="宋体" w:hAnsi="宋体" w:eastAsia="宋体" w:cs="宋体"/>
                <w:color w:val="000000"/>
                <w:sz w:val="24"/>
                <w:szCs w:val="24"/>
                <w:vertAlign w:val="baseline"/>
                <w:lang w:val="en-US" w:eastAsia="zh-CN" w:bidi="ar-SA"/>
              </w:rPr>
            </w:pPr>
            <w:r>
              <w:rPr>
                <w:rFonts w:hint="eastAsia" w:eastAsia="宋体"/>
                <w:color w:val="000000"/>
                <w:vertAlign w:val="baseline"/>
                <w:lang w:val="en-US" w:eastAsia="zh-CN"/>
              </w:rPr>
              <w:t>点击后查看报送任务的流程进度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948" w:author="周婷" w:date="2020-08-26T13:55:12Z"/>
        </w:trPr>
        <w:tc>
          <w:tcPr>
            <w:tcW w:w="1228" w:type="dxa"/>
            <w:vAlign w:val="top"/>
          </w:tcPr>
          <w:p>
            <w:pPr>
              <w:widowControl w:val="0"/>
              <w:jc w:val="both"/>
              <w:rPr>
                <w:ins w:id="949" w:author="周婷" w:date="2020-08-26T13:55:12Z"/>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备注</w:t>
            </w:r>
          </w:p>
        </w:tc>
        <w:tc>
          <w:tcPr>
            <w:tcW w:w="2659" w:type="dxa"/>
            <w:vAlign w:val="top"/>
          </w:tcPr>
          <w:p>
            <w:pPr>
              <w:widowControl w:val="0"/>
              <w:jc w:val="both"/>
              <w:rPr>
                <w:ins w:id="950" w:author="周婷" w:date="2020-08-26T13:55:12Z"/>
                <w:rFonts w:hint="eastAsia" w:ascii="宋体" w:hAnsi="宋体" w:eastAsia="宋体" w:cs="宋体"/>
                <w:color w:val="000000"/>
                <w:sz w:val="24"/>
                <w:szCs w:val="24"/>
                <w:vertAlign w:val="baseline"/>
                <w:lang w:val="en-US" w:eastAsia="zh-CN" w:bidi="ar-SA"/>
              </w:rPr>
            </w:pPr>
          </w:p>
        </w:tc>
        <w:tc>
          <w:tcPr>
            <w:tcW w:w="1145" w:type="dxa"/>
            <w:vAlign w:val="top"/>
          </w:tcPr>
          <w:p>
            <w:pPr>
              <w:widowControl w:val="0"/>
              <w:jc w:val="both"/>
              <w:rPr>
                <w:ins w:id="951" w:author="周婷" w:date="2020-08-26T13:55:12Z"/>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字符串</w:t>
            </w:r>
          </w:p>
        </w:tc>
        <w:tc>
          <w:tcPr>
            <w:tcW w:w="4822" w:type="dxa"/>
            <w:vAlign w:val="top"/>
          </w:tcPr>
          <w:p>
            <w:pPr>
              <w:widowControl w:val="0"/>
              <w:jc w:val="both"/>
              <w:rPr>
                <w:ins w:id="952" w:author="周婷" w:date="2020-08-26T13:55:12Z"/>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val="en-US" w:eastAsia="zh-CN"/>
              </w:rPr>
              <w:t>如果任务</w:t>
            </w:r>
            <w:del w:id="953" w:author="周婷" w:date="2020-08-26T13:56:08Z">
              <w:r>
                <w:rPr>
                  <w:rFonts w:hint="eastAsia" w:eastAsia="宋体"/>
                  <w:color w:val="000000"/>
                  <w:vertAlign w:val="baseline"/>
                  <w:lang w:val="en-US" w:eastAsia="zh-CN"/>
                </w:rPr>
                <w:delText>创建不成功</w:delText>
              </w:r>
            </w:del>
            <w:ins w:id="954" w:author="周婷" w:date="2020-08-26T13:56:08Z">
              <w:r>
                <w:rPr>
                  <w:rFonts w:hint="eastAsia" w:eastAsia="宋体"/>
                  <w:color w:val="000000"/>
                  <w:vertAlign w:val="baseline"/>
                  <w:lang w:val="en-US" w:eastAsia="zh-CN"/>
                </w:rPr>
                <w:t>已逾期</w:t>
              </w:r>
            </w:ins>
            <w:r>
              <w:rPr>
                <w:rFonts w:hint="eastAsia" w:eastAsia="宋体"/>
                <w:color w:val="000000"/>
                <w:vertAlign w:val="baseline"/>
                <w:lang w:val="en-US" w:eastAsia="zh-CN"/>
              </w:rPr>
              <w:t>，则会显示“</w:t>
            </w:r>
            <w:del w:id="955" w:author="周婷" w:date="2020-08-26T13:56:13Z">
              <w:r>
                <w:rPr>
                  <w:rFonts w:hint="eastAsia" w:eastAsia="宋体"/>
                  <w:color w:val="000000"/>
                  <w:vertAlign w:val="baseline"/>
                  <w:lang w:val="en-US" w:eastAsia="zh-CN"/>
                </w:rPr>
                <w:delText>存在任务创建异常</w:delText>
              </w:r>
            </w:del>
            <w:ins w:id="956" w:author="周婷" w:date="2020-08-26T13:56:13Z">
              <w:r>
                <w:rPr>
                  <w:rFonts w:hint="eastAsia" w:eastAsia="宋体"/>
                  <w:color w:val="000000"/>
                  <w:vertAlign w:val="baseline"/>
                  <w:lang w:val="en-US" w:eastAsia="zh-CN"/>
                </w:rPr>
                <w:t>已逾期</w:t>
              </w:r>
            </w:ins>
            <w:r>
              <w:rPr>
                <w:rFonts w:hint="eastAsia" w:eastAsia="宋体"/>
                <w:color w:val="000000"/>
                <w:vertAlign w:val="baseline"/>
                <w:lang w:val="en-US" w:eastAsia="zh-CN"/>
              </w:rPr>
              <w:t>”</w:t>
            </w:r>
          </w:p>
        </w:tc>
      </w:tr>
    </w:tbl>
    <w:p>
      <w:pPr>
        <w:pStyle w:val="7"/>
        <w:numPr>
          <w:ilvl w:val="5"/>
          <w:numId w:val="16"/>
        </w:numPr>
        <w:bidi w:val="0"/>
        <w:ind w:left="1152" w:leftChars="0" w:hanging="1152" w:firstLineChars="0"/>
        <w:rPr>
          <w:ins w:id="958" w:author="周婷" w:date="2020-08-26T14:10:24Z"/>
          <w:rFonts w:hint="default"/>
          <w:lang w:eastAsia="zh-CN"/>
        </w:rPr>
        <w:pPrChange w:id="957" w:author="周婷" w:date="2020-08-26T14:10:31Z">
          <w:pPr>
            <w:pStyle w:val="7"/>
            <w:bidi w:val="0"/>
            <w:ind w:left="1152" w:leftChars="0" w:hanging="1152" w:firstLineChars="0"/>
          </w:pPr>
        </w:pPrChange>
      </w:pPr>
      <w:ins w:id="959" w:author="周婷" w:date="2020-08-26T14:10:24Z">
        <w:r>
          <w:rPr>
            <w:rFonts w:hint="eastAsia" w:eastAsia="宋体"/>
            <w:lang w:eastAsia="zh-CN"/>
          </w:rPr>
          <w:t>状态扭转逻辑</w:t>
        </w:r>
      </w:ins>
    </w:p>
    <w:p>
      <w:pPr>
        <w:numPr>
          <w:ilvl w:val="-1"/>
          <w:numId w:val="0"/>
        </w:numPr>
        <w:rPr>
          <w:ins w:id="960" w:author="周婷" w:date="2020-08-26T14:10:24Z"/>
          <w:rFonts w:hint="eastAsia"/>
          <w:color w:val="000000"/>
          <w:lang w:eastAsia="zh-CN"/>
        </w:rPr>
      </w:pPr>
      <w:ins w:id="961" w:author="周婷" w:date="2020-08-26T14:10:49Z">
        <w:r>
          <w:rPr>
            <w:rFonts w:hint="eastAsia" w:eastAsia="宋体"/>
            <w:color w:val="000000"/>
            <w:lang w:eastAsia="zh-CN"/>
          </w:rPr>
          <w:t>提交</w:t>
        </w:r>
      </w:ins>
      <w:ins w:id="962" w:author="周婷" w:date="2020-08-26T14:10:50Z">
        <w:r>
          <w:rPr>
            <w:rFonts w:hint="eastAsia" w:eastAsia="宋体"/>
            <w:color w:val="000000"/>
            <w:lang w:eastAsia="zh-CN"/>
          </w:rPr>
          <w:t>人员</w:t>
        </w:r>
      </w:ins>
      <w:ins w:id="963" w:author="周婷" w:date="2020-08-26T14:10:51Z">
        <w:r>
          <w:rPr>
            <w:rFonts w:hint="eastAsia" w:eastAsia="宋体"/>
            <w:color w:val="000000"/>
            <w:lang w:eastAsia="zh-CN"/>
          </w:rPr>
          <w:t>任务</w:t>
        </w:r>
      </w:ins>
      <w:ins w:id="964" w:author="周婷" w:date="2020-08-26T14:10:24Z">
        <w:r>
          <w:rPr>
            <w:rFonts w:hint="eastAsia" w:eastAsia="宋体"/>
            <w:color w:val="000000"/>
            <w:lang w:eastAsia="zh-CN"/>
          </w:rPr>
          <w:t>状态扭转逻辑如下：</w:t>
        </w:r>
      </w:ins>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Change w:id="965" w:author="周婷" w:date="2020-08-26T14:11:43Z">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PrChange>
      </w:tblPr>
      <w:tblGrid>
        <w:gridCol w:w="1825"/>
        <w:gridCol w:w="1916"/>
        <w:gridCol w:w="6104"/>
        <w:tblGridChange w:id="966">
          <w:tblGrid>
            <w:gridCol w:w="1825"/>
            <w:gridCol w:w="1916"/>
            <w:gridCol w:w="1967"/>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968" w:author="周婷" w:date="2020-08-26T14:11:43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967" w:author="周婷" w:date="2020-08-26T14:10:24Z"/>
        </w:trPr>
        <w:tc>
          <w:tcPr>
            <w:tcW w:w="1825" w:type="dxa"/>
            <w:tcPrChange w:id="969" w:author="周婷" w:date="2020-08-26T14:11:43Z">
              <w:tcPr>
                <w:tcW w:w="1825" w:type="dxa"/>
              </w:tcPr>
            </w:tcPrChange>
          </w:tcPr>
          <w:p>
            <w:pPr>
              <w:numPr>
                <w:ilvl w:val="-1"/>
                <w:numId w:val="0"/>
              </w:numPr>
              <w:rPr>
                <w:ins w:id="970" w:author="周婷" w:date="2020-08-26T14:10:24Z"/>
                <w:rFonts w:hint="eastAsia"/>
                <w:b/>
                <w:bCs/>
                <w:color w:val="000000"/>
                <w:vertAlign w:val="baseline"/>
                <w:lang w:eastAsia="zh-CN"/>
              </w:rPr>
            </w:pPr>
            <w:ins w:id="971" w:author="周婷" w:date="2020-08-26T14:10:24Z">
              <w:r>
                <w:rPr>
                  <w:rFonts w:hint="eastAsia" w:eastAsia="宋体"/>
                  <w:b/>
                  <w:bCs/>
                  <w:color w:val="000000"/>
                  <w:vertAlign w:val="baseline"/>
                  <w:lang w:eastAsia="zh-CN"/>
                </w:rPr>
                <w:t>状态（前）</w:t>
              </w:r>
            </w:ins>
          </w:p>
        </w:tc>
        <w:tc>
          <w:tcPr>
            <w:tcW w:w="1916" w:type="dxa"/>
            <w:tcPrChange w:id="972" w:author="周婷" w:date="2020-08-26T14:11:43Z">
              <w:tcPr>
                <w:tcW w:w="1916" w:type="dxa"/>
              </w:tcPr>
            </w:tcPrChange>
          </w:tcPr>
          <w:p>
            <w:pPr>
              <w:numPr>
                <w:ilvl w:val="-1"/>
                <w:numId w:val="0"/>
              </w:numPr>
              <w:rPr>
                <w:ins w:id="973" w:author="周婷" w:date="2020-08-26T14:10:24Z"/>
                <w:rFonts w:hint="eastAsia"/>
                <w:b/>
                <w:bCs/>
                <w:color w:val="000000"/>
                <w:vertAlign w:val="baseline"/>
                <w:lang w:eastAsia="zh-CN"/>
              </w:rPr>
            </w:pPr>
            <w:ins w:id="974" w:author="周婷" w:date="2020-08-26T14:10:24Z">
              <w:r>
                <w:rPr>
                  <w:rFonts w:hint="eastAsia" w:eastAsia="宋体"/>
                  <w:b/>
                  <w:bCs/>
                  <w:color w:val="000000"/>
                  <w:vertAlign w:val="baseline"/>
                  <w:lang w:eastAsia="zh-CN"/>
                </w:rPr>
                <w:t>操作</w:t>
              </w:r>
            </w:ins>
          </w:p>
        </w:tc>
        <w:tc>
          <w:tcPr>
            <w:tcW w:w="6104" w:type="dxa"/>
            <w:tcPrChange w:id="975" w:author="周婷" w:date="2020-08-26T14:11:43Z">
              <w:tcPr>
                <w:tcW w:w="1967" w:type="dxa"/>
              </w:tcPr>
            </w:tcPrChange>
          </w:tcPr>
          <w:p>
            <w:pPr>
              <w:numPr>
                <w:ilvl w:val="-1"/>
                <w:numId w:val="0"/>
              </w:numPr>
              <w:rPr>
                <w:ins w:id="976" w:author="周婷" w:date="2020-08-26T14:10:24Z"/>
                <w:rFonts w:hint="eastAsia"/>
                <w:b/>
                <w:bCs/>
                <w:color w:val="000000"/>
                <w:vertAlign w:val="baseline"/>
                <w:lang w:eastAsia="zh-CN"/>
              </w:rPr>
            </w:pPr>
            <w:ins w:id="977" w:author="周婷" w:date="2020-08-26T14:10:24Z">
              <w:r>
                <w:rPr>
                  <w:rFonts w:hint="eastAsia" w:eastAsia="宋体"/>
                  <w:b/>
                  <w:bCs/>
                  <w:color w:val="000000"/>
                  <w:vertAlign w:val="baseline"/>
                  <w:lang w:eastAsia="zh-CN"/>
                </w:rPr>
                <w:t>状态（后）</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979" w:author="周婷" w:date="2020-08-26T14:11:43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978" w:author="周婷" w:date="2020-08-26T14:10:24Z"/>
        </w:trPr>
        <w:tc>
          <w:tcPr>
            <w:tcW w:w="1825" w:type="dxa"/>
            <w:tcPrChange w:id="980" w:author="周婷" w:date="2020-08-26T14:11:43Z">
              <w:tcPr>
                <w:tcW w:w="1825" w:type="dxa"/>
              </w:tcPr>
            </w:tcPrChange>
          </w:tcPr>
          <w:p>
            <w:pPr>
              <w:numPr>
                <w:ilvl w:val="-1"/>
                <w:numId w:val="0"/>
              </w:numPr>
              <w:rPr>
                <w:ins w:id="981" w:author="周婷" w:date="2020-08-26T14:10:24Z"/>
                <w:rFonts w:hint="eastAsia"/>
                <w:color w:val="000000"/>
                <w:vertAlign w:val="baseline"/>
                <w:lang w:eastAsia="zh-CN"/>
              </w:rPr>
            </w:pPr>
            <w:ins w:id="982" w:author="周婷" w:date="2020-08-26T14:10:55Z">
              <w:r>
                <w:rPr>
                  <w:rFonts w:hint="eastAsia" w:eastAsia="宋体"/>
                  <w:color w:val="000000"/>
                  <w:vertAlign w:val="baseline"/>
                  <w:lang w:eastAsia="zh-CN"/>
                </w:rPr>
                <w:t>待</w:t>
              </w:r>
            </w:ins>
            <w:ins w:id="983" w:author="周婷" w:date="2020-08-26T14:10:57Z">
              <w:r>
                <w:rPr>
                  <w:rFonts w:hint="eastAsia" w:eastAsia="宋体"/>
                  <w:color w:val="000000"/>
                  <w:vertAlign w:val="baseline"/>
                  <w:lang w:eastAsia="zh-CN"/>
                </w:rPr>
                <w:t>提交</w:t>
              </w:r>
            </w:ins>
          </w:p>
        </w:tc>
        <w:tc>
          <w:tcPr>
            <w:tcW w:w="1916" w:type="dxa"/>
            <w:tcPrChange w:id="984" w:author="周婷" w:date="2020-08-26T14:11:43Z">
              <w:tcPr>
                <w:tcW w:w="1916" w:type="dxa"/>
              </w:tcPr>
            </w:tcPrChange>
          </w:tcPr>
          <w:p>
            <w:pPr>
              <w:numPr>
                <w:ilvl w:val="-1"/>
                <w:numId w:val="0"/>
              </w:numPr>
              <w:rPr>
                <w:ins w:id="985" w:author="周婷" w:date="2020-08-26T14:10:24Z"/>
                <w:rFonts w:hint="default"/>
                <w:color w:val="000000"/>
                <w:vertAlign w:val="baseline"/>
                <w:lang w:val="en-US" w:eastAsia="zh-CN"/>
              </w:rPr>
            </w:pPr>
            <w:ins w:id="986" w:author="周婷" w:date="2020-08-26T14:11:19Z">
              <w:r>
                <w:rPr>
                  <w:rFonts w:hint="eastAsia" w:eastAsia="宋体"/>
                  <w:color w:val="000000"/>
                  <w:vertAlign w:val="baseline"/>
                  <w:lang w:eastAsia="zh-CN"/>
                </w:rPr>
                <w:t>提交</w:t>
              </w:r>
            </w:ins>
          </w:p>
        </w:tc>
        <w:tc>
          <w:tcPr>
            <w:tcW w:w="6104" w:type="dxa"/>
            <w:tcPrChange w:id="987" w:author="周婷" w:date="2020-08-26T14:11:43Z">
              <w:tcPr>
                <w:tcW w:w="1967" w:type="dxa"/>
              </w:tcPr>
            </w:tcPrChange>
          </w:tcPr>
          <w:p>
            <w:pPr>
              <w:numPr>
                <w:ilvl w:val="-1"/>
                <w:numId w:val="0"/>
              </w:numPr>
              <w:rPr>
                <w:ins w:id="988" w:author="周婷" w:date="2020-08-26T14:12:02Z"/>
                <w:rFonts w:hint="eastAsia"/>
                <w:color w:val="000000"/>
                <w:vertAlign w:val="baseline"/>
                <w:lang w:eastAsia="zh-CN"/>
              </w:rPr>
            </w:pPr>
            <w:ins w:id="989" w:author="周婷" w:date="2020-08-26T14:11:24Z">
              <w:r>
                <w:rPr>
                  <w:rFonts w:hint="eastAsia" w:eastAsia="宋体"/>
                  <w:color w:val="000000"/>
                  <w:vertAlign w:val="baseline"/>
                  <w:lang w:eastAsia="zh-CN"/>
                </w:rPr>
                <w:t>下</w:t>
              </w:r>
            </w:ins>
            <w:ins w:id="990" w:author="周婷" w:date="2020-08-26T14:11:25Z">
              <w:r>
                <w:rPr>
                  <w:rFonts w:hint="eastAsia" w:eastAsia="宋体"/>
                  <w:color w:val="000000"/>
                  <w:vertAlign w:val="baseline"/>
                  <w:lang w:eastAsia="zh-CN"/>
                </w:rPr>
                <w:t>一</w:t>
              </w:r>
            </w:ins>
            <w:ins w:id="991" w:author="周婷" w:date="2020-08-26T14:11:27Z">
              <w:r>
                <w:rPr>
                  <w:rFonts w:hint="eastAsia" w:eastAsia="宋体"/>
                  <w:color w:val="000000"/>
                  <w:vertAlign w:val="baseline"/>
                  <w:lang w:eastAsia="zh-CN"/>
                </w:rPr>
                <w:t>阶段</w:t>
              </w:r>
            </w:ins>
            <w:ins w:id="992" w:author="周婷" w:date="2020-08-26T14:11:29Z">
              <w:r>
                <w:rPr>
                  <w:rFonts w:hint="eastAsia" w:eastAsia="宋体"/>
                  <w:color w:val="000000"/>
                  <w:vertAlign w:val="baseline"/>
                  <w:lang w:eastAsia="zh-CN"/>
                </w:rPr>
                <w:t>状态</w:t>
              </w:r>
            </w:ins>
            <w:ins w:id="993" w:author="周婷" w:date="2020-08-26T14:11:30Z">
              <w:r>
                <w:rPr>
                  <w:rFonts w:hint="eastAsia" w:eastAsia="宋体"/>
                  <w:color w:val="000000"/>
                  <w:vertAlign w:val="baseline"/>
                  <w:lang w:eastAsia="zh-CN"/>
                </w:rPr>
                <w:t>，</w:t>
              </w:r>
            </w:ins>
          </w:p>
          <w:p>
            <w:pPr>
              <w:numPr>
                <w:ilvl w:val="-1"/>
                <w:numId w:val="0"/>
              </w:numPr>
              <w:rPr>
                <w:ins w:id="994" w:author="周婷" w:date="2020-08-26T14:12:04Z"/>
                <w:rFonts w:hint="eastAsia"/>
                <w:color w:val="000000"/>
                <w:vertAlign w:val="baseline"/>
                <w:lang w:eastAsia="zh-CN"/>
              </w:rPr>
            </w:pPr>
            <w:ins w:id="995" w:author="周婷" w:date="2020-08-26T14:11:31Z">
              <w:r>
                <w:rPr>
                  <w:rFonts w:hint="eastAsia" w:eastAsia="宋体"/>
                  <w:color w:val="000000"/>
                  <w:vertAlign w:val="baseline"/>
                  <w:lang w:eastAsia="zh-CN"/>
                </w:rPr>
                <w:t>如果</w:t>
              </w:r>
            </w:ins>
            <w:ins w:id="996" w:author="周婷" w:date="2020-08-26T14:11:33Z">
              <w:r>
                <w:rPr>
                  <w:rFonts w:hint="eastAsia" w:eastAsia="宋体"/>
                  <w:color w:val="000000"/>
                  <w:vertAlign w:val="baseline"/>
                  <w:lang w:eastAsia="zh-CN"/>
                </w:rPr>
                <w:t>下</w:t>
              </w:r>
            </w:ins>
            <w:ins w:id="997" w:author="周婷" w:date="2020-08-26T14:11:34Z">
              <w:r>
                <w:rPr>
                  <w:rFonts w:hint="eastAsia" w:eastAsia="宋体"/>
                  <w:color w:val="000000"/>
                  <w:vertAlign w:val="baseline"/>
                  <w:lang w:eastAsia="zh-CN"/>
                </w:rPr>
                <w:t>一阶段</w:t>
              </w:r>
            </w:ins>
            <w:ins w:id="998" w:author="周婷" w:date="2020-08-26T14:11:35Z">
              <w:r>
                <w:rPr>
                  <w:rFonts w:hint="eastAsia" w:eastAsia="宋体"/>
                  <w:color w:val="000000"/>
                  <w:vertAlign w:val="baseline"/>
                  <w:lang w:eastAsia="zh-CN"/>
                </w:rPr>
                <w:t>是</w:t>
              </w:r>
            </w:ins>
            <w:ins w:id="999" w:author="周婷" w:date="2020-08-26T14:11:36Z">
              <w:r>
                <w:rPr>
                  <w:rFonts w:hint="eastAsia" w:eastAsia="宋体"/>
                  <w:color w:val="000000"/>
                  <w:vertAlign w:val="baseline"/>
                  <w:lang w:eastAsia="zh-CN"/>
                </w:rPr>
                <w:t>审核，</w:t>
              </w:r>
            </w:ins>
            <w:ins w:id="1000" w:author="周婷" w:date="2020-08-26T14:11:37Z">
              <w:r>
                <w:rPr>
                  <w:rFonts w:hint="eastAsia" w:eastAsia="宋体"/>
                  <w:color w:val="000000"/>
                  <w:vertAlign w:val="baseline"/>
                  <w:lang w:eastAsia="zh-CN"/>
                </w:rPr>
                <w:t>则</w:t>
              </w:r>
            </w:ins>
            <w:ins w:id="1001" w:author="周婷" w:date="2020-08-26T14:11:49Z">
              <w:r>
                <w:rPr>
                  <w:rFonts w:hint="eastAsia" w:eastAsia="宋体"/>
                  <w:color w:val="000000"/>
                  <w:vertAlign w:val="baseline"/>
                  <w:lang w:eastAsia="zh-CN"/>
                </w:rPr>
                <w:t>为</w:t>
              </w:r>
            </w:ins>
            <w:ins w:id="1002" w:author="周婷" w:date="2020-08-26T14:11:50Z">
              <w:r>
                <w:rPr>
                  <w:rFonts w:hint="eastAsia" w:eastAsia="宋体"/>
                  <w:color w:val="000000"/>
                  <w:vertAlign w:val="baseline"/>
                  <w:lang w:eastAsia="zh-CN"/>
                </w:rPr>
                <w:t>待</w:t>
              </w:r>
            </w:ins>
            <w:ins w:id="1003" w:author="周婷" w:date="2020-08-26T14:11:51Z">
              <w:r>
                <w:rPr>
                  <w:rFonts w:hint="eastAsia" w:eastAsia="宋体"/>
                  <w:color w:val="000000"/>
                  <w:vertAlign w:val="baseline"/>
                  <w:lang w:eastAsia="zh-CN"/>
                </w:rPr>
                <w:t>审核</w:t>
              </w:r>
            </w:ins>
            <w:ins w:id="1004" w:author="周婷" w:date="2020-08-26T14:11:55Z">
              <w:r>
                <w:rPr>
                  <w:rFonts w:hint="eastAsia" w:eastAsia="宋体"/>
                  <w:color w:val="000000"/>
                  <w:vertAlign w:val="baseline"/>
                  <w:lang w:eastAsia="zh-CN"/>
                </w:rPr>
                <w:t>状态</w:t>
              </w:r>
            </w:ins>
            <w:ins w:id="1005" w:author="周婷" w:date="2020-08-26T14:12:04Z">
              <w:r>
                <w:rPr>
                  <w:rFonts w:hint="eastAsia" w:eastAsia="宋体"/>
                  <w:color w:val="000000"/>
                  <w:vertAlign w:val="baseline"/>
                  <w:lang w:eastAsia="zh-CN"/>
                </w:rPr>
                <w:t>；</w:t>
              </w:r>
            </w:ins>
          </w:p>
          <w:p>
            <w:pPr>
              <w:numPr>
                <w:ilvl w:val="-1"/>
                <w:numId w:val="0"/>
              </w:numPr>
              <w:rPr>
                <w:ins w:id="1006" w:author="周婷" w:date="2020-08-26T14:12:24Z"/>
                <w:rFonts w:hint="eastAsia"/>
                <w:color w:val="000000"/>
                <w:vertAlign w:val="baseline"/>
                <w:lang w:eastAsia="zh-CN"/>
              </w:rPr>
            </w:pPr>
            <w:ins w:id="1007" w:author="周婷" w:date="2020-08-26T14:12:07Z">
              <w:r>
                <w:rPr>
                  <w:rFonts w:hint="eastAsia" w:eastAsia="宋体"/>
                  <w:color w:val="000000"/>
                  <w:vertAlign w:val="baseline"/>
                  <w:lang w:eastAsia="zh-CN"/>
                </w:rPr>
                <w:t>如果下一阶段是</w:t>
              </w:r>
            </w:ins>
            <w:ins w:id="1008" w:author="周婷" w:date="2020-08-26T14:12:15Z">
              <w:r>
                <w:rPr>
                  <w:rFonts w:hint="eastAsia" w:eastAsia="宋体"/>
                  <w:color w:val="000000"/>
                  <w:vertAlign w:val="baseline"/>
                  <w:lang w:eastAsia="zh-CN"/>
                </w:rPr>
                <w:t>初审</w:t>
              </w:r>
            </w:ins>
            <w:ins w:id="1009" w:author="周婷" w:date="2020-08-26T14:12:07Z">
              <w:r>
                <w:rPr>
                  <w:rFonts w:hint="eastAsia" w:eastAsia="宋体"/>
                  <w:color w:val="000000"/>
                  <w:vertAlign w:val="baseline"/>
                  <w:lang w:eastAsia="zh-CN"/>
                </w:rPr>
                <w:t>，则为待</w:t>
              </w:r>
            </w:ins>
            <w:ins w:id="1010" w:author="周婷" w:date="2020-08-26T14:12:18Z">
              <w:r>
                <w:rPr>
                  <w:rFonts w:hint="eastAsia" w:eastAsia="宋体"/>
                  <w:color w:val="000000"/>
                  <w:vertAlign w:val="baseline"/>
                  <w:lang w:eastAsia="zh-CN"/>
                </w:rPr>
                <w:t>初审</w:t>
              </w:r>
            </w:ins>
            <w:ins w:id="1011" w:author="周婷" w:date="2020-08-26T14:12:07Z">
              <w:r>
                <w:rPr>
                  <w:rFonts w:hint="eastAsia" w:eastAsia="宋体"/>
                  <w:color w:val="000000"/>
                  <w:vertAlign w:val="baseline"/>
                  <w:lang w:eastAsia="zh-CN"/>
                </w:rPr>
                <w:t>状态</w:t>
              </w:r>
            </w:ins>
            <w:ins w:id="1012" w:author="周婷" w:date="2020-08-26T14:12:20Z">
              <w:r>
                <w:rPr>
                  <w:rFonts w:hint="eastAsia" w:eastAsia="宋体"/>
                  <w:color w:val="000000"/>
                  <w:vertAlign w:val="baseline"/>
                  <w:lang w:eastAsia="zh-CN"/>
                </w:rPr>
                <w:t>；</w:t>
              </w:r>
            </w:ins>
          </w:p>
          <w:p>
            <w:pPr>
              <w:numPr>
                <w:ilvl w:val="-1"/>
                <w:numId w:val="0"/>
              </w:numPr>
              <w:rPr>
                <w:ins w:id="1013" w:author="周婷" w:date="2020-08-26T14:12:34Z"/>
                <w:rFonts w:hint="eastAsia"/>
                <w:color w:val="000000"/>
                <w:vertAlign w:val="baseline"/>
                <w:lang w:eastAsia="zh-CN"/>
              </w:rPr>
            </w:pPr>
            <w:ins w:id="1014" w:author="周婷" w:date="2020-08-26T14:12:24Z">
              <w:r>
                <w:rPr>
                  <w:rFonts w:hint="eastAsia" w:eastAsia="宋体"/>
                  <w:color w:val="000000"/>
                  <w:vertAlign w:val="baseline"/>
                  <w:lang w:eastAsia="zh-CN"/>
                </w:rPr>
                <w:t>如果下一阶段是</w:t>
              </w:r>
            </w:ins>
            <w:ins w:id="1015" w:author="周婷" w:date="2020-08-26T14:12:28Z">
              <w:r>
                <w:rPr>
                  <w:rFonts w:hint="eastAsia" w:eastAsia="宋体"/>
                  <w:color w:val="000000"/>
                  <w:vertAlign w:val="baseline"/>
                  <w:lang w:eastAsia="zh-CN"/>
                </w:rPr>
                <w:t>复</w:t>
              </w:r>
            </w:ins>
            <w:ins w:id="1016" w:author="周婷" w:date="2020-08-26T14:12:24Z">
              <w:r>
                <w:rPr>
                  <w:rFonts w:hint="eastAsia" w:eastAsia="宋体"/>
                  <w:color w:val="000000"/>
                  <w:vertAlign w:val="baseline"/>
                  <w:lang w:eastAsia="zh-CN"/>
                </w:rPr>
                <w:t>审，则为待</w:t>
              </w:r>
            </w:ins>
            <w:ins w:id="1017" w:author="周婷" w:date="2020-08-26T14:12:33Z">
              <w:r>
                <w:rPr>
                  <w:rFonts w:hint="eastAsia" w:eastAsia="宋体"/>
                  <w:color w:val="000000"/>
                  <w:vertAlign w:val="baseline"/>
                  <w:lang w:eastAsia="zh-CN"/>
                </w:rPr>
                <w:t>复审</w:t>
              </w:r>
            </w:ins>
            <w:ins w:id="1018" w:author="周婷" w:date="2020-08-26T14:12:24Z">
              <w:r>
                <w:rPr>
                  <w:rFonts w:hint="eastAsia" w:eastAsia="宋体"/>
                  <w:color w:val="000000"/>
                  <w:vertAlign w:val="baseline"/>
                  <w:lang w:eastAsia="zh-CN"/>
                </w:rPr>
                <w:t>状态；</w:t>
              </w:r>
            </w:ins>
          </w:p>
          <w:p>
            <w:pPr>
              <w:numPr>
                <w:ilvl w:val="-1"/>
                <w:numId w:val="0"/>
              </w:numPr>
              <w:rPr>
                <w:ins w:id="1019" w:author="周婷" w:date="2020-08-26T14:10:24Z"/>
                <w:rFonts w:hint="default"/>
                <w:color w:val="000000"/>
                <w:vertAlign w:val="baseline"/>
                <w:lang w:val="en-US" w:eastAsia="zh-CN"/>
              </w:rPr>
            </w:pPr>
            <w:ins w:id="1020" w:author="周婷" w:date="2020-08-26T14:12:42Z">
              <w:r>
                <w:rPr>
                  <w:rFonts w:hint="eastAsia" w:eastAsia="宋体"/>
                  <w:color w:val="000000"/>
                  <w:vertAlign w:val="baseline"/>
                  <w:lang w:eastAsia="zh-CN"/>
                </w:rPr>
                <w:t>如果</w:t>
              </w:r>
            </w:ins>
            <w:ins w:id="1021" w:author="周婷" w:date="2020-08-26T14:12:49Z">
              <w:r>
                <w:rPr>
                  <w:rFonts w:hint="eastAsia" w:eastAsia="宋体"/>
                  <w:color w:val="000000"/>
                  <w:vertAlign w:val="baseline"/>
                  <w:lang w:eastAsia="zh-CN"/>
                </w:rPr>
                <w:t>没有</w:t>
              </w:r>
            </w:ins>
            <w:ins w:id="1022" w:author="周婷" w:date="2020-08-26T14:12:42Z">
              <w:r>
                <w:rPr>
                  <w:rFonts w:hint="eastAsia" w:eastAsia="宋体"/>
                  <w:color w:val="000000"/>
                  <w:vertAlign w:val="baseline"/>
                  <w:lang w:eastAsia="zh-CN"/>
                </w:rPr>
                <w:t>下一阶段，则为</w:t>
              </w:r>
            </w:ins>
            <w:ins w:id="1023" w:author="周婷" w:date="2020-08-26T14:12:54Z">
              <w:r>
                <w:rPr>
                  <w:rFonts w:hint="eastAsia" w:eastAsia="宋体"/>
                  <w:color w:val="000000"/>
                  <w:vertAlign w:val="baseline"/>
                  <w:lang w:eastAsia="zh-CN"/>
                </w:rPr>
                <w:t>完成</w:t>
              </w:r>
            </w:ins>
            <w:ins w:id="1024" w:author="周婷" w:date="2020-08-26T14:12:42Z">
              <w:r>
                <w:rPr>
                  <w:rFonts w:hint="eastAsia" w:eastAsia="宋体"/>
                  <w:color w:val="000000"/>
                  <w:vertAlign w:val="baseline"/>
                  <w:lang w:eastAsia="zh-CN"/>
                </w:rPr>
                <w:t>状态；</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026" w:author="周婷" w:date="2020-08-26T14:11:43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1025" w:author="周婷" w:date="2020-08-26T14:10:24Z"/>
        </w:trPr>
        <w:tc>
          <w:tcPr>
            <w:tcW w:w="1825" w:type="dxa"/>
            <w:tcPrChange w:id="1027" w:author="周婷" w:date="2020-08-26T14:11:43Z">
              <w:tcPr>
                <w:tcW w:w="1825" w:type="dxa"/>
              </w:tcPr>
            </w:tcPrChange>
          </w:tcPr>
          <w:p>
            <w:pPr>
              <w:numPr>
                <w:ilvl w:val="-1"/>
                <w:numId w:val="0"/>
              </w:numPr>
              <w:rPr>
                <w:ins w:id="1028" w:author="周婷" w:date="2020-08-26T14:10:24Z"/>
                <w:rFonts w:hint="eastAsia"/>
                <w:color w:val="000000"/>
                <w:vertAlign w:val="baseline"/>
                <w:lang w:eastAsia="zh-CN"/>
              </w:rPr>
            </w:pPr>
            <w:ins w:id="1029" w:author="周婷" w:date="2020-08-26T14:10:59Z">
              <w:r>
                <w:rPr>
                  <w:rFonts w:hint="eastAsia" w:eastAsia="宋体"/>
                  <w:color w:val="000000"/>
                  <w:vertAlign w:val="baseline"/>
                  <w:lang w:eastAsia="zh-CN"/>
                </w:rPr>
                <w:t>待</w:t>
              </w:r>
            </w:ins>
            <w:ins w:id="1030" w:author="周婷" w:date="2020-08-26T14:11:01Z">
              <w:r>
                <w:rPr>
                  <w:rFonts w:hint="eastAsia" w:eastAsia="宋体"/>
                  <w:color w:val="000000"/>
                  <w:vertAlign w:val="baseline"/>
                  <w:lang w:eastAsia="zh-CN"/>
                </w:rPr>
                <w:t>提交</w:t>
              </w:r>
            </w:ins>
          </w:p>
        </w:tc>
        <w:tc>
          <w:tcPr>
            <w:tcW w:w="1916" w:type="dxa"/>
            <w:tcPrChange w:id="1031" w:author="周婷" w:date="2020-08-26T14:11:43Z">
              <w:tcPr>
                <w:tcW w:w="1916" w:type="dxa"/>
              </w:tcPr>
            </w:tcPrChange>
          </w:tcPr>
          <w:p>
            <w:pPr>
              <w:numPr>
                <w:ilvl w:val="-1"/>
                <w:numId w:val="0"/>
              </w:numPr>
              <w:rPr>
                <w:ins w:id="1032" w:author="周婷" w:date="2020-08-26T14:10:24Z"/>
                <w:rFonts w:hint="eastAsia"/>
                <w:color w:val="000000"/>
                <w:vertAlign w:val="baseline"/>
                <w:lang w:eastAsia="zh-CN"/>
              </w:rPr>
            </w:pPr>
            <w:ins w:id="1033" w:author="周婷" w:date="2020-08-26T14:11:16Z">
              <w:r>
                <w:rPr>
                  <w:rFonts w:hint="eastAsia" w:eastAsia="宋体"/>
                  <w:color w:val="000000"/>
                  <w:vertAlign w:val="baseline"/>
                  <w:lang w:eastAsia="zh-CN"/>
                </w:rPr>
                <w:t>保存</w:t>
              </w:r>
            </w:ins>
          </w:p>
        </w:tc>
        <w:tc>
          <w:tcPr>
            <w:tcW w:w="6104" w:type="dxa"/>
            <w:tcPrChange w:id="1034" w:author="周婷" w:date="2020-08-26T14:11:43Z">
              <w:tcPr>
                <w:tcW w:w="1967" w:type="dxa"/>
              </w:tcPr>
            </w:tcPrChange>
          </w:tcPr>
          <w:p>
            <w:pPr>
              <w:numPr>
                <w:ilvl w:val="-1"/>
                <w:numId w:val="0"/>
              </w:numPr>
              <w:rPr>
                <w:ins w:id="1035" w:author="周婷" w:date="2020-08-26T14:10:24Z"/>
                <w:rFonts w:hint="eastAsia"/>
                <w:color w:val="000000"/>
                <w:vertAlign w:val="baseline"/>
                <w:lang w:val="en-US" w:eastAsia="zh-CN"/>
              </w:rPr>
            </w:pPr>
            <w:ins w:id="1036" w:author="周婷" w:date="2020-08-27T22:03:13Z">
              <w:r>
                <w:rPr>
                  <w:rFonts w:hint="eastAsia"/>
                  <w:color w:val="000000"/>
                  <w:vertAlign w:val="baseline"/>
                  <w:lang w:val="en-US" w:eastAsia="zh-CN"/>
                </w:rPr>
                <w:t>状态不变，仍为</w:t>
              </w:r>
            </w:ins>
            <w:ins w:id="1037" w:author="周婷" w:date="2020-08-26T14:12:59Z">
              <w:r>
                <w:rPr>
                  <w:rFonts w:hint="eastAsia" w:eastAsia="宋体"/>
                  <w:color w:val="000000"/>
                  <w:vertAlign w:val="baseline"/>
                  <w:lang w:val="en-US" w:eastAsia="zh-CN"/>
                </w:rPr>
                <w:t>待提交</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039" w:author="周婷" w:date="2020-08-26T14:11:43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1038" w:author="周婷" w:date="2020-08-26T14:10:24Z"/>
        </w:trPr>
        <w:tc>
          <w:tcPr>
            <w:tcW w:w="1825" w:type="dxa"/>
            <w:tcPrChange w:id="1040" w:author="周婷" w:date="2020-08-26T14:11:43Z">
              <w:tcPr>
                <w:tcW w:w="1825" w:type="dxa"/>
              </w:tcPr>
            </w:tcPrChange>
          </w:tcPr>
          <w:p>
            <w:pPr>
              <w:numPr>
                <w:ilvl w:val="-1"/>
                <w:numId w:val="0"/>
              </w:numPr>
              <w:rPr>
                <w:ins w:id="1041" w:author="周婷" w:date="2020-08-26T14:10:24Z"/>
                <w:rFonts w:hint="eastAsia"/>
                <w:color w:val="000000"/>
                <w:vertAlign w:val="baseline"/>
                <w:lang w:eastAsia="zh-CN"/>
              </w:rPr>
            </w:pPr>
            <w:ins w:id="1042" w:author="周婷" w:date="2020-08-26T14:11:08Z">
              <w:r>
                <w:rPr>
                  <w:rFonts w:hint="eastAsia" w:eastAsia="宋体"/>
                  <w:color w:val="000000"/>
                  <w:vertAlign w:val="baseline"/>
                  <w:lang w:eastAsia="zh-CN"/>
                </w:rPr>
                <w:t>待</w:t>
              </w:r>
            </w:ins>
            <w:ins w:id="1043" w:author="周婷" w:date="2020-08-26T14:11:09Z">
              <w:r>
                <w:rPr>
                  <w:rFonts w:hint="eastAsia" w:eastAsia="宋体"/>
                  <w:color w:val="000000"/>
                  <w:vertAlign w:val="baseline"/>
                  <w:lang w:eastAsia="zh-CN"/>
                </w:rPr>
                <w:t>审核</w:t>
              </w:r>
            </w:ins>
          </w:p>
        </w:tc>
        <w:tc>
          <w:tcPr>
            <w:tcW w:w="1916" w:type="dxa"/>
            <w:tcPrChange w:id="1044" w:author="周婷" w:date="2020-08-26T14:11:43Z">
              <w:tcPr>
                <w:tcW w:w="1916" w:type="dxa"/>
              </w:tcPr>
            </w:tcPrChange>
          </w:tcPr>
          <w:p>
            <w:pPr>
              <w:numPr>
                <w:ilvl w:val="-1"/>
                <w:numId w:val="0"/>
              </w:numPr>
              <w:rPr>
                <w:ins w:id="1045" w:author="周婷" w:date="2020-08-26T14:10:24Z"/>
                <w:rFonts w:hint="eastAsia"/>
                <w:color w:val="000000"/>
                <w:vertAlign w:val="baseline"/>
                <w:lang w:eastAsia="zh-CN"/>
              </w:rPr>
            </w:pPr>
            <w:ins w:id="1046" w:author="周婷" w:date="2020-08-26T14:11:13Z">
              <w:r>
                <w:rPr>
                  <w:rFonts w:hint="eastAsia" w:eastAsia="宋体"/>
                  <w:color w:val="000000"/>
                  <w:vertAlign w:val="baseline"/>
                  <w:lang w:eastAsia="zh-CN"/>
                </w:rPr>
                <w:t>撤回</w:t>
              </w:r>
            </w:ins>
          </w:p>
        </w:tc>
        <w:tc>
          <w:tcPr>
            <w:tcW w:w="6104" w:type="dxa"/>
            <w:tcPrChange w:id="1047" w:author="周婷" w:date="2020-08-26T14:11:43Z">
              <w:tcPr>
                <w:tcW w:w="1967" w:type="dxa"/>
              </w:tcPr>
            </w:tcPrChange>
          </w:tcPr>
          <w:p>
            <w:pPr>
              <w:numPr>
                <w:ilvl w:val="-1"/>
                <w:numId w:val="0"/>
              </w:numPr>
              <w:rPr>
                <w:ins w:id="1048" w:author="周婷" w:date="2020-08-26T14:10:24Z"/>
                <w:rFonts w:hint="eastAsia"/>
                <w:color w:val="000000"/>
                <w:vertAlign w:val="baseline"/>
                <w:lang w:val="en-US" w:eastAsia="zh-CN"/>
              </w:rPr>
            </w:pPr>
            <w:ins w:id="1049" w:author="周婷" w:date="2020-08-27T22:03:14Z">
              <w:r>
                <w:rPr>
                  <w:rFonts w:hint="eastAsia"/>
                  <w:color w:val="000000"/>
                  <w:vertAlign w:val="baseline"/>
                  <w:lang w:val="en-US" w:eastAsia="zh-CN"/>
                </w:rPr>
                <w:t>状态不变，仍为</w:t>
              </w:r>
            </w:ins>
            <w:ins w:id="1050" w:author="周婷" w:date="2020-08-26T14:13:03Z">
              <w:r>
                <w:rPr>
                  <w:rFonts w:hint="eastAsia" w:eastAsia="宋体"/>
                  <w:color w:val="000000"/>
                  <w:vertAlign w:val="baseline"/>
                  <w:lang w:eastAsia="zh-CN"/>
                </w:rPr>
                <w:t>待提交</w:t>
              </w:r>
            </w:ins>
          </w:p>
        </w:tc>
      </w:tr>
    </w:tbl>
    <w:p>
      <w:pPr>
        <w:numPr>
          <w:ilvl w:val="-1"/>
          <w:numId w:val="0"/>
        </w:numPr>
        <w:rPr>
          <w:ins w:id="1051" w:author="周婷" w:date="2020-08-26T14:13:09Z"/>
          <w:rFonts w:hint="eastAsia"/>
          <w:color w:val="000000"/>
          <w:lang w:eastAsia="zh-CN"/>
        </w:rPr>
      </w:pPr>
      <w:ins w:id="1052" w:author="周婷" w:date="2020-08-26T14:13:12Z">
        <w:r>
          <w:rPr>
            <w:rFonts w:hint="eastAsia" w:eastAsia="宋体"/>
            <w:color w:val="000000"/>
            <w:lang w:eastAsia="zh-CN"/>
          </w:rPr>
          <w:t>审核</w:t>
        </w:r>
      </w:ins>
      <w:ins w:id="1053" w:author="周婷" w:date="2020-08-26T14:13:09Z">
        <w:r>
          <w:rPr>
            <w:rFonts w:hint="eastAsia" w:eastAsia="宋体"/>
            <w:color w:val="000000"/>
            <w:lang w:eastAsia="zh-CN"/>
          </w:rPr>
          <w:t>人员任务状态扭转逻辑如下</w:t>
        </w:r>
      </w:ins>
      <w:ins w:id="1054" w:author="周婷" w:date="2020-08-26T14:13:53Z">
        <w:r>
          <w:rPr>
            <w:rFonts w:hint="eastAsia" w:eastAsia="宋体"/>
            <w:color w:val="000000"/>
            <w:lang w:eastAsia="zh-CN"/>
          </w:rPr>
          <w:t>（</w:t>
        </w:r>
      </w:ins>
      <w:ins w:id="1055" w:author="周婷" w:date="2020-08-26T14:13:55Z">
        <w:r>
          <w:rPr>
            <w:rFonts w:hint="eastAsia" w:eastAsia="宋体"/>
            <w:color w:val="000000"/>
            <w:lang w:eastAsia="zh-CN"/>
          </w:rPr>
          <w:t>已</w:t>
        </w:r>
      </w:ins>
      <w:ins w:id="1056" w:author="周婷" w:date="2020-08-27T22:01:52Z">
        <w:r>
          <w:rPr>
            <w:rFonts w:hint="eastAsia"/>
            <w:color w:val="000000"/>
            <w:lang w:eastAsia="zh-CN"/>
          </w:rPr>
          <w:t>待</w:t>
        </w:r>
      </w:ins>
      <w:ins w:id="1057" w:author="周婷" w:date="2020-08-27T22:01:44Z">
        <w:r>
          <w:rPr>
            <w:rFonts w:hint="eastAsia"/>
            <w:color w:val="000000"/>
            <w:lang w:eastAsia="zh-CN"/>
          </w:rPr>
          <w:t>复</w:t>
        </w:r>
      </w:ins>
      <w:ins w:id="1058" w:author="周婷" w:date="2020-08-26T14:13:56Z">
        <w:r>
          <w:rPr>
            <w:rFonts w:hint="eastAsia" w:eastAsia="宋体"/>
            <w:color w:val="000000"/>
            <w:lang w:eastAsia="zh-CN"/>
          </w:rPr>
          <w:t>审</w:t>
        </w:r>
      </w:ins>
      <w:ins w:id="1059" w:author="周婷" w:date="2020-08-26T14:14:00Z">
        <w:r>
          <w:rPr>
            <w:rFonts w:hint="eastAsia" w:eastAsia="宋体"/>
            <w:color w:val="000000"/>
            <w:lang w:eastAsia="zh-CN"/>
          </w:rPr>
          <w:t>状态</w:t>
        </w:r>
      </w:ins>
      <w:ins w:id="1060" w:author="周婷" w:date="2020-08-26T14:14:02Z">
        <w:r>
          <w:rPr>
            <w:rFonts w:hint="eastAsia" w:eastAsia="宋体"/>
            <w:color w:val="000000"/>
            <w:lang w:eastAsia="zh-CN"/>
          </w:rPr>
          <w:t>为</w:t>
        </w:r>
      </w:ins>
      <w:ins w:id="1061" w:author="周婷" w:date="2020-08-26T14:14:03Z">
        <w:r>
          <w:rPr>
            <w:rFonts w:hint="eastAsia" w:eastAsia="宋体"/>
            <w:color w:val="000000"/>
            <w:lang w:eastAsia="zh-CN"/>
          </w:rPr>
          <w:t>例</w:t>
        </w:r>
      </w:ins>
      <w:ins w:id="1062" w:author="周婷" w:date="2020-08-26T14:13:53Z">
        <w:r>
          <w:rPr>
            <w:rFonts w:hint="eastAsia" w:eastAsia="宋体"/>
            <w:color w:val="000000"/>
            <w:lang w:eastAsia="zh-CN"/>
          </w:rPr>
          <w:t>）</w:t>
        </w:r>
      </w:ins>
      <w:ins w:id="1063" w:author="周婷" w:date="2020-08-26T14:13:09Z">
        <w:r>
          <w:rPr>
            <w:rFonts w:hint="eastAsia" w:eastAsia="宋体"/>
            <w:color w:val="000000"/>
            <w:lang w:eastAsia="zh-CN"/>
          </w:rPr>
          <w:t>：</w:t>
        </w:r>
      </w:ins>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5"/>
        <w:gridCol w:w="1916"/>
        <w:gridCol w:w="6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064" w:author="周婷" w:date="2020-08-26T14:13:09Z"/>
        </w:trPr>
        <w:tc>
          <w:tcPr>
            <w:tcW w:w="1825" w:type="dxa"/>
          </w:tcPr>
          <w:p>
            <w:pPr>
              <w:numPr>
                <w:ilvl w:val="-1"/>
                <w:numId w:val="0"/>
              </w:numPr>
              <w:rPr>
                <w:ins w:id="1065" w:author="周婷" w:date="2020-08-26T14:13:09Z"/>
                <w:rFonts w:hint="eastAsia"/>
                <w:b/>
                <w:bCs/>
                <w:color w:val="000000"/>
                <w:vertAlign w:val="baseline"/>
                <w:lang w:eastAsia="zh-CN"/>
              </w:rPr>
            </w:pPr>
            <w:ins w:id="1066" w:author="周婷" w:date="2020-08-26T14:13:09Z">
              <w:r>
                <w:rPr>
                  <w:rFonts w:hint="eastAsia" w:eastAsia="宋体"/>
                  <w:b/>
                  <w:bCs/>
                  <w:color w:val="000000"/>
                  <w:vertAlign w:val="baseline"/>
                  <w:lang w:eastAsia="zh-CN"/>
                </w:rPr>
                <w:t>状态（前）</w:t>
              </w:r>
            </w:ins>
          </w:p>
        </w:tc>
        <w:tc>
          <w:tcPr>
            <w:tcW w:w="1916" w:type="dxa"/>
          </w:tcPr>
          <w:p>
            <w:pPr>
              <w:numPr>
                <w:ilvl w:val="-1"/>
                <w:numId w:val="0"/>
              </w:numPr>
              <w:rPr>
                <w:ins w:id="1067" w:author="周婷" w:date="2020-08-26T14:13:09Z"/>
                <w:rFonts w:hint="eastAsia"/>
                <w:b/>
                <w:bCs/>
                <w:color w:val="000000"/>
                <w:vertAlign w:val="baseline"/>
                <w:lang w:eastAsia="zh-CN"/>
              </w:rPr>
            </w:pPr>
            <w:ins w:id="1068" w:author="周婷" w:date="2020-08-26T14:13:09Z">
              <w:r>
                <w:rPr>
                  <w:rFonts w:hint="eastAsia" w:eastAsia="宋体"/>
                  <w:b/>
                  <w:bCs/>
                  <w:color w:val="000000"/>
                  <w:vertAlign w:val="baseline"/>
                  <w:lang w:eastAsia="zh-CN"/>
                </w:rPr>
                <w:t>操作</w:t>
              </w:r>
            </w:ins>
          </w:p>
        </w:tc>
        <w:tc>
          <w:tcPr>
            <w:tcW w:w="6104" w:type="dxa"/>
          </w:tcPr>
          <w:p>
            <w:pPr>
              <w:numPr>
                <w:ilvl w:val="-1"/>
                <w:numId w:val="0"/>
              </w:numPr>
              <w:rPr>
                <w:ins w:id="1069" w:author="周婷" w:date="2020-08-26T14:13:09Z"/>
                <w:rFonts w:hint="eastAsia"/>
                <w:b/>
                <w:bCs/>
                <w:color w:val="000000"/>
                <w:vertAlign w:val="baseline"/>
                <w:lang w:eastAsia="zh-CN"/>
              </w:rPr>
            </w:pPr>
            <w:ins w:id="1070" w:author="周婷" w:date="2020-08-26T14:13:09Z">
              <w:r>
                <w:rPr>
                  <w:rFonts w:hint="eastAsia" w:eastAsia="宋体"/>
                  <w:b/>
                  <w:bCs/>
                  <w:color w:val="000000"/>
                  <w:vertAlign w:val="baseline"/>
                  <w:lang w:eastAsia="zh-CN"/>
                </w:rPr>
                <w:t>状态（后）</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071" w:author="周婷" w:date="2020-08-26T14:13:09Z"/>
        </w:trPr>
        <w:tc>
          <w:tcPr>
            <w:tcW w:w="1825" w:type="dxa"/>
          </w:tcPr>
          <w:p>
            <w:pPr>
              <w:numPr>
                <w:ilvl w:val="-1"/>
                <w:numId w:val="0"/>
              </w:numPr>
              <w:rPr>
                <w:ins w:id="1072" w:author="周婷" w:date="2020-08-26T14:13:09Z"/>
                <w:rFonts w:hint="eastAsia"/>
                <w:color w:val="000000"/>
                <w:vertAlign w:val="baseline"/>
                <w:lang w:eastAsia="zh-CN"/>
              </w:rPr>
            </w:pPr>
            <w:ins w:id="1073" w:author="周婷" w:date="2020-08-26T14:13:20Z">
              <w:r>
                <w:rPr>
                  <w:rFonts w:hint="eastAsia" w:eastAsia="宋体"/>
                  <w:color w:val="000000"/>
                  <w:vertAlign w:val="baseline"/>
                  <w:lang w:eastAsia="zh-CN"/>
                </w:rPr>
                <w:t>待</w:t>
              </w:r>
            </w:ins>
            <w:ins w:id="1074" w:author="周婷" w:date="2020-08-27T22:01:56Z">
              <w:r>
                <w:rPr>
                  <w:rFonts w:hint="eastAsia"/>
                  <w:color w:val="000000"/>
                  <w:lang w:eastAsia="zh-CN"/>
                </w:rPr>
                <w:t>复</w:t>
              </w:r>
            </w:ins>
            <w:ins w:id="1075" w:author="周婷" w:date="2020-08-26T14:13:31Z">
              <w:r>
                <w:rPr>
                  <w:rFonts w:hint="eastAsia" w:eastAsia="宋体"/>
                  <w:color w:val="000000"/>
                  <w:vertAlign w:val="baseline"/>
                  <w:lang w:eastAsia="zh-CN"/>
                </w:rPr>
                <w:t>审</w:t>
              </w:r>
            </w:ins>
          </w:p>
        </w:tc>
        <w:tc>
          <w:tcPr>
            <w:tcW w:w="1916" w:type="dxa"/>
          </w:tcPr>
          <w:p>
            <w:pPr>
              <w:numPr>
                <w:ilvl w:val="-1"/>
                <w:numId w:val="0"/>
              </w:numPr>
              <w:rPr>
                <w:ins w:id="1076" w:author="周婷" w:date="2020-08-26T14:13:09Z"/>
                <w:rFonts w:hint="default"/>
                <w:color w:val="000000"/>
                <w:vertAlign w:val="baseline"/>
                <w:lang w:val="en-US" w:eastAsia="zh-CN"/>
              </w:rPr>
            </w:pPr>
            <w:ins w:id="1077" w:author="周婷" w:date="2020-08-26T14:13:35Z">
              <w:r>
                <w:rPr>
                  <w:rFonts w:hint="eastAsia" w:eastAsia="宋体"/>
                  <w:color w:val="000000"/>
                  <w:vertAlign w:val="baseline"/>
                  <w:lang w:eastAsia="zh-CN"/>
                </w:rPr>
                <w:t>审核</w:t>
              </w:r>
            </w:ins>
            <w:ins w:id="1078" w:author="周婷" w:date="2020-08-26T14:13:37Z">
              <w:r>
                <w:rPr>
                  <w:rFonts w:hint="eastAsia" w:eastAsia="宋体"/>
                  <w:color w:val="000000"/>
                  <w:vertAlign w:val="baseline"/>
                  <w:lang w:eastAsia="zh-CN"/>
                </w:rPr>
                <w:t>通过</w:t>
              </w:r>
            </w:ins>
          </w:p>
        </w:tc>
        <w:tc>
          <w:tcPr>
            <w:tcW w:w="6104" w:type="dxa"/>
          </w:tcPr>
          <w:p>
            <w:pPr>
              <w:numPr>
                <w:ilvl w:val="-1"/>
                <w:numId w:val="0"/>
              </w:numPr>
              <w:rPr>
                <w:ins w:id="1079" w:author="周婷" w:date="2020-08-26T14:13:09Z"/>
                <w:rFonts w:hint="eastAsia"/>
                <w:color w:val="000000"/>
                <w:vertAlign w:val="baseline"/>
                <w:lang w:eastAsia="zh-CN"/>
              </w:rPr>
            </w:pPr>
            <w:ins w:id="1080" w:author="周婷" w:date="2020-08-26T14:13:09Z">
              <w:r>
                <w:rPr>
                  <w:rFonts w:hint="eastAsia" w:eastAsia="宋体"/>
                  <w:color w:val="000000"/>
                  <w:vertAlign w:val="baseline"/>
                  <w:lang w:eastAsia="zh-CN"/>
                </w:rPr>
                <w:t>下一阶段状态，</w:t>
              </w:r>
            </w:ins>
          </w:p>
          <w:p>
            <w:pPr>
              <w:numPr>
                <w:ilvl w:val="-1"/>
                <w:numId w:val="0"/>
              </w:numPr>
              <w:rPr>
                <w:ins w:id="1081" w:author="周婷" w:date="2020-08-26T14:13:09Z"/>
                <w:rFonts w:hint="eastAsia"/>
                <w:color w:val="000000"/>
                <w:vertAlign w:val="baseline"/>
                <w:lang w:eastAsia="zh-CN"/>
              </w:rPr>
            </w:pPr>
            <w:ins w:id="1082" w:author="周婷" w:date="2020-08-26T14:13:09Z">
              <w:r>
                <w:rPr>
                  <w:rFonts w:hint="eastAsia" w:eastAsia="宋体"/>
                  <w:color w:val="000000"/>
                  <w:vertAlign w:val="baseline"/>
                  <w:lang w:eastAsia="zh-CN"/>
                </w:rPr>
                <w:t>如果下一阶段是</w:t>
              </w:r>
            </w:ins>
            <w:ins w:id="1083" w:author="周婷" w:date="2020-08-27T22:02:15Z">
              <w:r>
                <w:rPr>
                  <w:rFonts w:hint="eastAsia"/>
                  <w:color w:val="000000"/>
                  <w:vertAlign w:val="baseline"/>
                  <w:lang w:eastAsia="zh-CN"/>
                </w:rPr>
                <w:t>三</w:t>
              </w:r>
            </w:ins>
            <w:ins w:id="1084" w:author="周婷" w:date="2020-08-26T14:13:09Z">
              <w:r>
                <w:rPr>
                  <w:rFonts w:hint="eastAsia" w:eastAsia="宋体"/>
                  <w:color w:val="000000"/>
                  <w:vertAlign w:val="baseline"/>
                  <w:lang w:eastAsia="zh-CN"/>
                </w:rPr>
                <w:t>审，则为待</w:t>
              </w:r>
            </w:ins>
            <w:ins w:id="1085" w:author="周婷" w:date="2020-08-27T22:02:18Z">
              <w:r>
                <w:rPr>
                  <w:rFonts w:hint="eastAsia"/>
                  <w:color w:val="000000"/>
                  <w:vertAlign w:val="baseline"/>
                  <w:lang w:eastAsia="zh-CN"/>
                </w:rPr>
                <w:t>三</w:t>
              </w:r>
            </w:ins>
            <w:ins w:id="1086" w:author="周婷" w:date="2020-08-26T14:13:09Z">
              <w:r>
                <w:rPr>
                  <w:rFonts w:hint="eastAsia" w:eastAsia="宋体"/>
                  <w:color w:val="000000"/>
                  <w:vertAlign w:val="baseline"/>
                  <w:lang w:eastAsia="zh-CN"/>
                </w:rPr>
                <w:t>审状态；</w:t>
              </w:r>
            </w:ins>
          </w:p>
          <w:p>
            <w:pPr>
              <w:numPr>
                <w:ilvl w:val="-1"/>
                <w:numId w:val="0"/>
              </w:numPr>
              <w:rPr>
                <w:ins w:id="1087" w:author="周婷" w:date="2020-08-26T14:13:09Z"/>
                <w:rFonts w:hint="default"/>
                <w:color w:val="000000"/>
                <w:vertAlign w:val="baseline"/>
                <w:lang w:val="en-US" w:eastAsia="zh-CN"/>
              </w:rPr>
            </w:pPr>
            <w:ins w:id="1088" w:author="周婷" w:date="2020-08-26T14:13:09Z">
              <w:r>
                <w:rPr>
                  <w:rFonts w:hint="eastAsia" w:eastAsia="宋体"/>
                  <w:color w:val="000000"/>
                  <w:vertAlign w:val="baseline"/>
                  <w:lang w:eastAsia="zh-CN"/>
                </w:rPr>
                <w:t>如果没有下一阶段，则为完成状态；</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089" w:author="周婷" w:date="2020-08-26T14:13:09Z"/>
        </w:trPr>
        <w:tc>
          <w:tcPr>
            <w:tcW w:w="1825" w:type="dxa"/>
          </w:tcPr>
          <w:p>
            <w:pPr>
              <w:numPr>
                <w:ilvl w:val="-1"/>
                <w:numId w:val="0"/>
              </w:numPr>
              <w:rPr>
                <w:ins w:id="1090" w:author="周婷" w:date="2020-08-26T14:13:09Z"/>
                <w:rFonts w:hint="eastAsia"/>
                <w:color w:val="000000"/>
                <w:vertAlign w:val="baseline"/>
                <w:lang w:eastAsia="zh-CN"/>
              </w:rPr>
            </w:pPr>
            <w:ins w:id="1091" w:author="周婷" w:date="2020-08-26T14:13:09Z">
              <w:r>
                <w:rPr>
                  <w:rFonts w:hint="eastAsia" w:eastAsia="宋体"/>
                  <w:color w:val="000000"/>
                  <w:vertAlign w:val="baseline"/>
                  <w:lang w:eastAsia="zh-CN"/>
                </w:rPr>
                <w:t>待</w:t>
              </w:r>
            </w:ins>
            <w:ins w:id="1092" w:author="周婷" w:date="2020-08-27T22:01:57Z">
              <w:r>
                <w:rPr>
                  <w:rFonts w:hint="eastAsia"/>
                  <w:color w:val="000000"/>
                  <w:lang w:eastAsia="zh-CN"/>
                </w:rPr>
                <w:t>复</w:t>
              </w:r>
            </w:ins>
            <w:ins w:id="1093" w:author="周婷" w:date="2020-08-26T14:13:46Z">
              <w:r>
                <w:rPr>
                  <w:rFonts w:hint="eastAsia" w:eastAsia="宋体"/>
                  <w:color w:val="000000"/>
                  <w:vertAlign w:val="baseline"/>
                  <w:lang w:eastAsia="zh-CN"/>
                </w:rPr>
                <w:t>审</w:t>
              </w:r>
            </w:ins>
          </w:p>
        </w:tc>
        <w:tc>
          <w:tcPr>
            <w:tcW w:w="1916" w:type="dxa"/>
          </w:tcPr>
          <w:p>
            <w:pPr>
              <w:numPr>
                <w:ilvl w:val="-1"/>
                <w:numId w:val="0"/>
              </w:numPr>
              <w:rPr>
                <w:ins w:id="1094" w:author="周婷" w:date="2020-08-26T14:13:09Z"/>
                <w:rFonts w:hint="eastAsia"/>
                <w:color w:val="000000"/>
                <w:vertAlign w:val="baseline"/>
                <w:lang w:eastAsia="zh-CN"/>
              </w:rPr>
            </w:pPr>
            <w:ins w:id="1095" w:author="周婷" w:date="2020-08-26T14:13:40Z">
              <w:r>
                <w:rPr>
                  <w:rFonts w:hint="eastAsia" w:eastAsia="宋体"/>
                  <w:color w:val="000000"/>
                  <w:vertAlign w:val="baseline"/>
                  <w:lang w:eastAsia="zh-CN"/>
                </w:rPr>
                <w:t>审核</w:t>
              </w:r>
            </w:ins>
            <w:ins w:id="1096" w:author="周婷" w:date="2020-08-26T14:13:42Z">
              <w:r>
                <w:rPr>
                  <w:rFonts w:hint="eastAsia" w:eastAsia="宋体"/>
                  <w:color w:val="000000"/>
                  <w:vertAlign w:val="baseline"/>
                  <w:lang w:eastAsia="zh-CN"/>
                </w:rPr>
                <w:t>不通过</w:t>
              </w:r>
            </w:ins>
          </w:p>
        </w:tc>
        <w:tc>
          <w:tcPr>
            <w:tcW w:w="6104" w:type="dxa"/>
          </w:tcPr>
          <w:p>
            <w:pPr>
              <w:numPr>
                <w:ilvl w:val="-1"/>
                <w:numId w:val="0"/>
              </w:numPr>
              <w:rPr>
                <w:ins w:id="1097" w:author="周婷" w:date="2020-08-26T14:14:40Z"/>
                <w:rFonts w:hint="eastAsia"/>
                <w:color w:val="000000"/>
                <w:vertAlign w:val="baseline"/>
                <w:lang w:val="en-US" w:eastAsia="zh-CN"/>
              </w:rPr>
            </w:pPr>
            <w:ins w:id="1098" w:author="周婷" w:date="2020-08-26T14:14:36Z">
              <w:r>
                <w:rPr>
                  <w:rFonts w:hint="eastAsia" w:eastAsia="宋体"/>
                  <w:color w:val="000000"/>
                  <w:vertAlign w:val="baseline"/>
                  <w:lang w:val="en-US" w:eastAsia="zh-CN"/>
                </w:rPr>
                <w:t>上一</w:t>
              </w:r>
            </w:ins>
            <w:ins w:id="1099" w:author="周婷" w:date="2020-08-26T14:14:37Z">
              <w:r>
                <w:rPr>
                  <w:rFonts w:hint="eastAsia" w:eastAsia="宋体"/>
                  <w:color w:val="000000"/>
                  <w:vertAlign w:val="baseline"/>
                  <w:lang w:val="en-US" w:eastAsia="zh-CN"/>
                </w:rPr>
                <w:t>阶段</w:t>
              </w:r>
            </w:ins>
            <w:ins w:id="1100" w:author="周婷" w:date="2020-08-26T14:14:38Z">
              <w:r>
                <w:rPr>
                  <w:rFonts w:hint="eastAsia" w:eastAsia="宋体"/>
                  <w:color w:val="000000"/>
                  <w:vertAlign w:val="baseline"/>
                  <w:lang w:val="en-US" w:eastAsia="zh-CN"/>
                </w:rPr>
                <w:t>状态</w:t>
              </w:r>
            </w:ins>
            <w:ins w:id="1101" w:author="周婷" w:date="2020-08-26T14:14:39Z">
              <w:r>
                <w:rPr>
                  <w:rFonts w:hint="eastAsia" w:eastAsia="宋体"/>
                  <w:color w:val="000000"/>
                  <w:vertAlign w:val="baseline"/>
                  <w:lang w:val="en-US" w:eastAsia="zh-CN"/>
                </w:rPr>
                <w:t>，</w:t>
              </w:r>
            </w:ins>
          </w:p>
          <w:p>
            <w:pPr>
              <w:numPr>
                <w:ilvl w:val="-1"/>
                <w:numId w:val="0"/>
              </w:numPr>
              <w:rPr>
                <w:ins w:id="1102" w:author="周婷" w:date="2020-08-26T14:13:09Z"/>
                <w:rFonts w:hint="eastAsia"/>
                <w:color w:val="000000"/>
                <w:vertAlign w:val="baseline"/>
                <w:lang w:val="en-US" w:eastAsia="zh-CN"/>
              </w:rPr>
            </w:pPr>
            <w:ins w:id="1103" w:author="周婷" w:date="2020-08-26T14:14:42Z">
              <w:r>
                <w:rPr>
                  <w:rFonts w:hint="eastAsia" w:eastAsia="宋体"/>
                  <w:color w:val="000000"/>
                  <w:vertAlign w:val="baseline"/>
                  <w:lang w:val="en-US" w:eastAsia="zh-CN"/>
                </w:rPr>
                <w:t>如果</w:t>
              </w:r>
            </w:ins>
            <w:ins w:id="1104" w:author="周婷" w:date="2020-08-26T14:14:43Z">
              <w:r>
                <w:rPr>
                  <w:rFonts w:hint="eastAsia" w:eastAsia="宋体"/>
                  <w:color w:val="000000"/>
                  <w:vertAlign w:val="baseline"/>
                  <w:lang w:val="en-US" w:eastAsia="zh-CN"/>
                </w:rPr>
                <w:t>上一</w:t>
              </w:r>
            </w:ins>
            <w:ins w:id="1105" w:author="周婷" w:date="2020-08-26T14:14:44Z">
              <w:r>
                <w:rPr>
                  <w:rFonts w:hint="eastAsia" w:eastAsia="宋体"/>
                  <w:color w:val="000000"/>
                  <w:vertAlign w:val="baseline"/>
                  <w:lang w:val="en-US" w:eastAsia="zh-CN"/>
                </w:rPr>
                <w:t>阶段</w:t>
              </w:r>
            </w:ins>
            <w:ins w:id="1106" w:author="周婷" w:date="2020-08-26T14:14:45Z">
              <w:r>
                <w:rPr>
                  <w:rFonts w:hint="eastAsia" w:eastAsia="宋体"/>
                  <w:color w:val="000000"/>
                  <w:vertAlign w:val="baseline"/>
                  <w:lang w:val="en-US" w:eastAsia="zh-CN"/>
                </w:rPr>
                <w:t>是</w:t>
              </w:r>
            </w:ins>
            <w:ins w:id="1107" w:author="周婷" w:date="2020-08-26T14:14:50Z">
              <w:r>
                <w:rPr>
                  <w:rFonts w:hint="eastAsia" w:eastAsia="宋体"/>
                  <w:color w:val="000000"/>
                  <w:vertAlign w:val="baseline"/>
                  <w:lang w:val="en-US" w:eastAsia="zh-CN"/>
                </w:rPr>
                <w:t>提交</w:t>
              </w:r>
            </w:ins>
            <w:ins w:id="1108" w:author="周婷" w:date="2020-08-26T14:14:51Z">
              <w:r>
                <w:rPr>
                  <w:rFonts w:hint="eastAsia" w:eastAsia="宋体"/>
                  <w:color w:val="000000"/>
                  <w:vertAlign w:val="baseline"/>
                  <w:lang w:val="en-US" w:eastAsia="zh-CN"/>
                </w:rPr>
                <w:t>，</w:t>
              </w:r>
            </w:ins>
            <w:ins w:id="1109" w:author="周婷" w:date="2020-08-26T14:14:53Z">
              <w:r>
                <w:rPr>
                  <w:rFonts w:hint="eastAsia" w:eastAsia="宋体"/>
                  <w:color w:val="000000"/>
                  <w:vertAlign w:val="baseline"/>
                  <w:lang w:val="en-US" w:eastAsia="zh-CN"/>
                </w:rPr>
                <w:t>则为</w:t>
              </w:r>
            </w:ins>
            <w:ins w:id="1110" w:author="周婷" w:date="2020-08-26T14:14:59Z">
              <w:r>
                <w:rPr>
                  <w:rFonts w:hint="eastAsia" w:eastAsia="宋体"/>
                  <w:color w:val="000000"/>
                  <w:vertAlign w:val="baseline"/>
                  <w:lang w:val="en-US" w:eastAsia="zh-CN"/>
                </w:rPr>
                <w:t>待</w:t>
              </w:r>
            </w:ins>
            <w:ins w:id="1111" w:author="周婷" w:date="2020-08-26T14:15:00Z">
              <w:r>
                <w:rPr>
                  <w:rFonts w:hint="eastAsia" w:eastAsia="宋体"/>
                  <w:color w:val="000000"/>
                  <w:vertAlign w:val="baseline"/>
                  <w:lang w:val="en-US" w:eastAsia="zh-CN"/>
                </w:rPr>
                <w:t>提交</w:t>
              </w:r>
            </w:ins>
            <w:ins w:id="1112" w:author="周婷" w:date="2020-08-26T14:15:04Z">
              <w:r>
                <w:rPr>
                  <w:rFonts w:hint="eastAsia" w:eastAsia="宋体"/>
                  <w:color w:val="000000"/>
                  <w:vertAlign w:val="baseline"/>
                  <w:lang w:val="en-US" w:eastAsia="zh-CN"/>
                </w:rPr>
                <w:t>状态</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113" w:author="周婷" w:date="2020-08-27T22:01:28Z"/>
        </w:trPr>
        <w:tc>
          <w:tcPr>
            <w:tcW w:w="1825" w:type="dxa"/>
          </w:tcPr>
          <w:p>
            <w:pPr>
              <w:numPr>
                <w:ilvl w:val="-1"/>
                <w:numId w:val="0"/>
              </w:numPr>
              <w:rPr>
                <w:ins w:id="1114" w:author="周婷" w:date="2020-08-27T22:01:28Z"/>
                <w:rFonts w:hint="eastAsia" w:eastAsia="宋体"/>
                <w:color w:val="000000"/>
                <w:vertAlign w:val="baseline"/>
                <w:lang w:eastAsia="zh-CN"/>
              </w:rPr>
            </w:pPr>
            <w:ins w:id="1115" w:author="周婷" w:date="2020-08-27T22:02:26Z">
              <w:r>
                <w:rPr>
                  <w:rFonts w:hint="eastAsia" w:eastAsia="宋体"/>
                  <w:color w:val="000000"/>
                  <w:vertAlign w:val="baseline"/>
                  <w:lang w:eastAsia="zh-CN"/>
                </w:rPr>
                <w:t>待</w:t>
              </w:r>
            </w:ins>
            <w:ins w:id="1116" w:author="周婷" w:date="2020-08-27T22:02:26Z">
              <w:r>
                <w:rPr>
                  <w:rFonts w:hint="eastAsia"/>
                  <w:color w:val="000000"/>
                  <w:lang w:eastAsia="zh-CN"/>
                </w:rPr>
                <w:t>复</w:t>
              </w:r>
            </w:ins>
            <w:ins w:id="1117" w:author="周婷" w:date="2020-08-27T22:02:26Z">
              <w:r>
                <w:rPr>
                  <w:rFonts w:hint="eastAsia" w:eastAsia="宋体"/>
                  <w:color w:val="000000"/>
                  <w:vertAlign w:val="baseline"/>
                  <w:lang w:eastAsia="zh-CN"/>
                </w:rPr>
                <w:t>审</w:t>
              </w:r>
            </w:ins>
          </w:p>
        </w:tc>
        <w:tc>
          <w:tcPr>
            <w:tcW w:w="1916" w:type="dxa"/>
          </w:tcPr>
          <w:p>
            <w:pPr>
              <w:numPr>
                <w:ilvl w:val="-1"/>
                <w:numId w:val="0"/>
              </w:numPr>
              <w:rPr>
                <w:ins w:id="1118" w:author="周婷" w:date="2020-08-27T22:01:28Z"/>
                <w:rFonts w:hint="eastAsia" w:eastAsia="宋体"/>
                <w:color w:val="000000"/>
                <w:vertAlign w:val="baseline"/>
                <w:lang w:eastAsia="zh-CN"/>
              </w:rPr>
            </w:pPr>
            <w:ins w:id="1119" w:author="周婷" w:date="2020-08-27T22:02:29Z">
              <w:r>
                <w:rPr>
                  <w:rFonts w:hint="eastAsia"/>
                  <w:color w:val="000000"/>
                  <w:vertAlign w:val="baseline"/>
                  <w:lang w:eastAsia="zh-CN"/>
                </w:rPr>
                <w:t>编辑</w:t>
              </w:r>
            </w:ins>
          </w:p>
        </w:tc>
        <w:tc>
          <w:tcPr>
            <w:tcW w:w="6104" w:type="dxa"/>
          </w:tcPr>
          <w:p>
            <w:pPr>
              <w:numPr>
                <w:ilvl w:val="-1"/>
                <w:numId w:val="0"/>
              </w:numPr>
              <w:rPr>
                <w:ins w:id="1120" w:author="周婷" w:date="2020-08-27T22:01:28Z"/>
                <w:rFonts w:hint="eastAsia" w:eastAsia="宋体"/>
                <w:color w:val="000000"/>
                <w:vertAlign w:val="baseline"/>
                <w:lang w:val="en-US" w:eastAsia="zh-CN"/>
              </w:rPr>
            </w:pPr>
            <w:ins w:id="1121" w:author="周婷" w:date="2020-08-27T22:02:39Z">
              <w:r>
                <w:rPr>
                  <w:rFonts w:hint="eastAsia"/>
                  <w:color w:val="000000"/>
                  <w:vertAlign w:val="baseline"/>
                  <w:lang w:val="en-US" w:eastAsia="zh-CN"/>
                </w:rPr>
                <w:t>状态</w:t>
              </w:r>
            </w:ins>
            <w:ins w:id="1122" w:author="周婷" w:date="2020-08-27T22:02:41Z">
              <w:r>
                <w:rPr>
                  <w:rFonts w:hint="eastAsia"/>
                  <w:color w:val="000000"/>
                  <w:vertAlign w:val="baseline"/>
                  <w:lang w:val="en-US" w:eastAsia="zh-CN"/>
                </w:rPr>
                <w:t>不变</w:t>
              </w:r>
            </w:ins>
            <w:ins w:id="1123" w:author="周婷" w:date="2020-08-27T22:02:51Z">
              <w:r>
                <w:rPr>
                  <w:rFonts w:hint="eastAsia"/>
                  <w:color w:val="000000"/>
                  <w:vertAlign w:val="baseline"/>
                  <w:lang w:val="en-US" w:eastAsia="zh-CN"/>
                </w:rPr>
                <w:t>，</w:t>
              </w:r>
            </w:ins>
            <w:ins w:id="1124" w:author="周婷" w:date="2020-08-27T22:02:53Z">
              <w:r>
                <w:rPr>
                  <w:rFonts w:hint="eastAsia"/>
                  <w:color w:val="000000"/>
                  <w:vertAlign w:val="baseline"/>
                  <w:lang w:val="en-US" w:eastAsia="zh-CN"/>
                </w:rPr>
                <w:t>仍</w:t>
              </w:r>
            </w:ins>
            <w:ins w:id="1125" w:author="周婷" w:date="2020-08-27T22:03:07Z">
              <w:r>
                <w:rPr>
                  <w:rFonts w:hint="eastAsia"/>
                  <w:color w:val="000000"/>
                  <w:vertAlign w:val="baseline"/>
                  <w:lang w:val="en-US" w:eastAsia="zh-CN"/>
                </w:rPr>
                <w:t>为</w:t>
              </w:r>
            </w:ins>
            <w:ins w:id="1126" w:author="周婷" w:date="2020-08-27T22:02:58Z">
              <w:r>
                <w:rPr>
                  <w:rFonts w:hint="eastAsia"/>
                  <w:color w:val="000000"/>
                  <w:vertAlign w:val="baseline"/>
                  <w:lang w:val="en-US" w:eastAsia="zh-CN"/>
                </w:rPr>
                <w:t>待复审</w:t>
              </w:r>
            </w:ins>
          </w:p>
        </w:tc>
      </w:tr>
    </w:tbl>
    <w:p>
      <w:pPr>
        <w:rPr>
          <w:rFonts w:hint="default"/>
          <w:lang w:eastAsia="zh-CN"/>
        </w:rPr>
      </w:pPr>
    </w:p>
    <w:p>
      <w:pPr>
        <w:pStyle w:val="7"/>
        <w:numPr>
          <w:ilvl w:val="5"/>
          <w:numId w:val="16"/>
        </w:numPr>
        <w:bidi w:val="0"/>
        <w:ind w:left="1152" w:leftChars="0" w:hanging="1152" w:firstLineChars="0"/>
        <w:rPr>
          <w:rFonts w:hint="default"/>
          <w:lang w:eastAsia="zh-CN"/>
        </w:rPr>
      </w:pPr>
      <w:r>
        <w:rPr>
          <w:rFonts w:hint="eastAsia" w:eastAsia="宋体"/>
          <w:lang w:eastAsia="zh-CN"/>
        </w:rPr>
        <w:t>按钮</w:t>
      </w:r>
    </w:p>
    <w:p>
      <w:pPr>
        <w:pStyle w:val="8"/>
        <w:numPr>
          <w:ilvl w:val="6"/>
          <w:numId w:val="17"/>
        </w:numPr>
        <w:ind w:left="1296" w:leftChars="0" w:hanging="1296" w:firstLineChars="0"/>
        <w:rPr>
          <w:rFonts w:hint="eastAsia"/>
          <w:lang w:val="en-US" w:eastAsia="zh-CN"/>
        </w:rPr>
      </w:pPr>
      <w:r>
        <w:rPr>
          <w:rFonts w:hint="eastAsia" w:eastAsia="宋体"/>
          <w:lang w:val="en-US" w:eastAsia="zh-CN"/>
        </w:rPr>
        <w:t>查询</w:t>
      </w:r>
    </w:p>
    <w:p>
      <w:pPr>
        <w:numPr>
          <w:ilvl w:val="-1"/>
          <w:numId w:val="0"/>
        </w:numPr>
        <w:ind w:firstLine="420"/>
        <w:rPr>
          <w:rFonts w:hint="eastAsia"/>
          <w:lang w:val="en-US" w:eastAsia="zh-CN"/>
        </w:rPr>
      </w:pPr>
      <w:r>
        <w:rPr>
          <w:rFonts w:hint="eastAsia" w:eastAsia="宋体"/>
          <w:bCs/>
          <w:kern w:val="44"/>
          <w:szCs w:val="21"/>
          <w:lang w:val="en-US" w:eastAsia="zh-CN"/>
        </w:rPr>
        <w:t>点击列表上方“查询”按钮后刷新页面，展示根据筛选条件展示符合条件的数据。</w:t>
      </w:r>
    </w:p>
    <w:p>
      <w:pPr>
        <w:pStyle w:val="8"/>
        <w:numPr>
          <w:ilvl w:val="6"/>
          <w:numId w:val="17"/>
        </w:numPr>
        <w:ind w:left="1296" w:leftChars="0" w:hanging="1296" w:firstLineChars="0"/>
        <w:rPr>
          <w:rFonts w:hint="eastAsia"/>
          <w:sz w:val="21"/>
          <w:lang w:val="en-US" w:eastAsia="zh-CN"/>
        </w:rPr>
      </w:pPr>
      <w:r>
        <w:rPr>
          <w:rFonts w:hint="eastAsia" w:eastAsia="宋体"/>
          <w:sz w:val="21"/>
          <w:lang w:val="en-US" w:eastAsia="zh-CN"/>
        </w:rPr>
        <w:t>重置</w:t>
      </w:r>
    </w:p>
    <w:p>
      <w:pPr>
        <w:numPr>
          <w:ilvl w:val="-1"/>
          <w:numId w:val="0"/>
        </w:numPr>
        <w:ind w:firstLine="420"/>
        <w:rPr>
          <w:rFonts w:hint="eastAsia"/>
          <w:lang w:val="en-US" w:eastAsia="zh-CN"/>
        </w:rPr>
      </w:pPr>
      <w:r>
        <w:rPr>
          <w:rFonts w:hint="eastAsia" w:eastAsia="宋体"/>
          <w:bCs/>
          <w:kern w:val="44"/>
          <w:szCs w:val="21"/>
          <w:lang w:val="en-US" w:eastAsia="zh-CN"/>
        </w:rPr>
        <w:t>点击列表上方“重置”按钮后清空筛选条件并刷新页面展示用户有权限看到的所有数据。</w:t>
      </w:r>
    </w:p>
    <w:p>
      <w:pPr>
        <w:pStyle w:val="8"/>
        <w:numPr>
          <w:ilvl w:val="6"/>
          <w:numId w:val="17"/>
        </w:numPr>
        <w:ind w:left="1296" w:leftChars="0" w:hanging="1296" w:firstLineChars="0"/>
        <w:rPr>
          <w:rFonts w:hint="eastAsia"/>
          <w:sz w:val="21"/>
          <w:lang w:val="en-US" w:eastAsia="zh-CN"/>
        </w:rPr>
      </w:pPr>
      <w:r>
        <w:rPr>
          <w:rFonts w:hint="eastAsia" w:eastAsia="宋体"/>
          <w:sz w:val="21"/>
          <w:lang w:val="en-US" w:eastAsia="zh-CN"/>
        </w:rPr>
        <w:t>点击报表名称</w:t>
      </w:r>
    </w:p>
    <w:p>
      <w:pPr>
        <w:ind w:firstLine="420"/>
        <w:rPr>
          <w:rFonts w:hint="eastAsia"/>
          <w:lang w:val="en-US" w:eastAsia="zh-CN"/>
        </w:rPr>
      </w:pPr>
      <w:r>
        <w:rPr>
          <w:rFonts w:hint="eastAsia" w:eastAsia="宋体"/>
          <w:lang w:val="en-US" w:eastAsia="zh-CN"/>
        </w:rPr>
        <w:t>点击列表中单条数据中报表名称，</w:t>
      </w:r>
      <w:r>
        <w:rPr>
          <w:rFonts w:hint="eastAsia" w:eastAsia="宋体"/>
        </w:rPr>
        <w:t>展示该报送期下</w:t>
      </w:r>
      <w:r>
        <w:rPr>
          <w:rFonts w:hint="eastAsia" w:eastAsia="宋体"/>
          <w:lang w:eastAsia="zh-CN"/>
        </w:rPr>
        <w:t>报表</w:t>
      </w:r>
      <w:r>
        <w:rPr>
          <w:rFonts w:hint="eastAsia" w:eastAsia="宋体"/>
        </w:rPr>
        <w:t>的数据</w:t>
      </w:r>
      <w:r>
        <w:rPr>
          <w:rFonts w:hint="eastAsia" w:eastAsia="宋体"/>
          <w:lang w:eastAsia="zh-CN"/>
        </w:rPr>
        <w:t>。</w:t>
      </w:r>
    </w:p>
    <w:p>
      <w:pPr>
        <w:pStyle w:val="8"/>
        <w:numPr>
          <w:ilvl w:val="6"/>
          <w:numId w:val="0"/>
        </w:numPr>
        <w:ind w:leftChars="0"/>
        <w:rPr>
          <w:rFonts w:hint="eastAsia" w:ascii="宋体" w:hAnsi="宋体" w:eastAsia="宋体" w:cs="宋体"/>
          <w:b/>
          <w:bCs/>
          <w:sz w:val="24"/>
          <w:szCs w:val="24"/>
          <w:lang w:val="en-US" w:eastAsia="zh-CN" w:bidi="ar-SA"/>
        </w:rPr>
      </w:pPr>
      <w:r>
        <w:rPr>
          <w:rFonts w:hint="eastAsia" w:ascii="宋体" w:hAnsi="宋体" w:eastAsia="宋体" w:cs="宋体"/>
          <w:b/>
          <w:bCs/>
          <w:sz w:val="24"/>
          <w:szCs w:val="24"/>
          <w:lang w:val="en-US" w:eastAsia="zh-CN" w:bidi="ar-SA"/>
        </w:rPr>
        <w:t>1)提交</w:t>
      </w:r>
      <w:ins w:id="1127" w:author="周婷" w:date="2020-08-27T16:23:44Z">
        <w:r>
          <w:rPr>
            <w:rFonts w:hint="eastAsia" w:ascii="宋体" w:hAnsi="宋体" w:cs="宋体"/>
            <w:b/>
            <w:bCs/>
            <w:sz w:val="24"/>
            <w:szCs w:val="24"/>
            <w:lang w:val="en-US" w:eastAsia="zh-CN" w:bidi="ar-SA"/>
          </w:rPr>
          <w:t>人员</w:t>
        </w:r>
      </w:ins>
      <w:ins w:id="1128" w:author="周婷" w:date="2020-08-27T16:23:50Z">
        <w:r>
          <w:rPr>
            <w:rFonts w:hint="eastAsia" w:ascii="宋体" w:hAnsi="宋体" w:cs="宋体"/>
            <w:b/>
            <w:bCs/>
            <w:sz w:val="24"/>
            <w:szCs w:val="24"/>
            <w:lang w:val="en-US" w:eastAsia="zh-CN" w:bidi="ar-SA"/>
          </w:rPr>
          <w:t>提交</w:t>
        </w:r>
      </w:ins>
      <w:ins w:id="1129" w:author="周婷" w:date="2020-08-27T16:23:51Z">
        <w:r>
          <w:rPr>
            <w:rFonts w:hint="eastAsia" w:ascii="宋体" w:hAnsi="宋体" w:cs="宋体"/>
            <w:b/>
            <w:bCs/>
            <w:sz w:val="24"/>
            <w:szCs w:val="24"/>
            <w:lang w:val="en-US" w:eastAsia="zh-CN" w:bidi="ar-SA"/>
          </w:rPr>
          <w:t>前</w:t>
        </w:r>
      </w:ins>
      <w:ins w:id="1130" w:author="周婷" w:date="2020-08-27T16:23:53Z">
        <w:r>
          <w:rPr>
            <w:rFonts w:hint="eastAsia" w:ascii="宋体" w:hAnsi="宋体" w:cs="宋体"/>
            <w:b/>
            <w:bCs/>
            <w:sz w:val="24"/>
            <w:szCs w:val="24"/>
            <w:lang w:val="en-US" w:eastAsia="zh-CN" w:bidi="ar-SA"/>
          </w:rPr>
          <w:t>按钮</w:t>
        </w:r>
      </w:ins>
    </w:p>
    <w:p>
      <w:pPr>
        <w:ind w:firstLine="420" w:firstLineChars="0"/>
        <w:rPr>
          <w:ins w:id="1131" w:author="周婷" w:date="2020-08-26T13:58:23Z"/>
          <w:rFonts w:hint="eastAsia"/>
          <w:lang w:val="en-US" w:eastAsia="zh-CN"/>
        </w:rPr>
      </w:pPr>
      <w:r>
        <w:rPr>
          <w:rFonts w:hint="eastAsia" w:eastAsia="宋体"/>
          <w:lang w:val="en-US" w:eastAsia="zh-CN"/>
        </w:rPr>
        <w:t>前提：报送提交人员，报送任务未提交</w:t>
      </w:r>
    </w:p>
    <w:p>
      <w:pPr>
        <w:ind w:firstLine="420" w:firstLineChars="0"/>
        <w:rPr>
          <w:rFonts w:hint="eastAsia"/>
          <w:b/>
          <w:bCs/>
          <w:lang w:val="en-US" w:eastAsia="zh-CN"/>
          <w:rPrChange w:id="1132" w:author="周婷" w:date="2020-08-26T13:58:32Z">
            <w:rPr>
              <w:rFonts w:hint="eastAsia"/>
              <w:lang w:val="en-US" w:eastAsia="zh-CN"/>
            </w:rPr>
          </w:rPrChange>
        </w:rPr>
      </w:pPr>
      <w:ins w:id="1133" w:author="周婷" w:date="2020-08-26T13:58:26Z">
        <w:r>
          <w:rPr>
            <w:rFonts w:hint="eastAsia"/>
            <w:b/>
            <w:bCs/>
            <w:lang w:val="en-US" w:eastAsia="zh-CN"/>
            <w:rPrChange w:id="1134" w:author="周婷" w:date="2020-08-26T13:58:32Z">
              <w:rPr>
                <w:rFonts w:hint="eastAsia"/>
                <w:lang w:val="en-US" w:eastAsia="zh-CN"/>
              </w:rPr>
            </w:rPrChange>
          </w:rPr>
          <w:t>情况</w:t>
        </w:r>
      </w:ins>
      <w:ins w:id="1135" w:author="周婷" w:date="2020-08-26T13:58:27Z">
        <w:r>
          <w:rPr>
            <w:rFonts w:hint="eastAsia"/>
            <w:b/>
            <w:bCs/>
            <w:lang w:val="en-US" w:eastAsia="zh-CN"/>
            <w:rPrChange w:id="1136" w:author="周婷" w:date="2020-08-26T13:58:32Z">
              <w:rPr>
                <w:rFonts w:hint="eastAsia"/>
                <w:lang w:val="en-US" w:eastAsia="zh-CN"/>
              </w:rPr>
            </w:rPrChange>
          </w:rPr>
          <w:t>一</w:t>
        </w:r>
      </w:ins>
      <w:ins w:id="1137" w:author="周婷" w:date="2020-08-26T13:58:28Z">
        <w:r>
          <w:rPr>
            <w:rFonts w:hint="eastAsia"/>
            <w:b/>
            <w:bCs/>
            <w:lang w:val="en-US" w:eastAsia="zh-CN"/>
            <w:rPrChange w:id="1138" w:author="周婷" w:date="2020-08-26T13:58:32Z">
              <w:rPr>
                <w:rFonts w:hint="eastAsia"/>
                <w:lang w:val="en-US" w:eastAsia="zh-CN"/>
              </w:rPr>
            </w:rPrChange>
          </w:rPr>
          <w:t>：</w:t>
        </w:r>
      </w:ins>
      <w:ins w:id="1139" w:author="周婷" w:date="2020-08-26T13:58:38Z">
        <w:r>
          <w:rPr>
            <w:rFonts w:hint="eastAsia" w:eastAsia="宋体"/>
            <w:b/>
            <w:bCs/>
            <w:lang w:val="en-US" w:eastAsia="zh-CN"/>
          </w:rPr>
          <w:t>报表</w:t>
        </w:r>
      </w:ins>
      <w:ins w:id="1140" w:author="周婷" w:date="2020-08-26T13:58:39Z">
        <w:r>
          <w:rPr>
            <w:rFonts w:hint="eastAsia" w:eastAsia="宋体"/>
            <w:b/>
            <w:bCs/>
            <w:lang w:val="en-US" w:eastAsia="zh-CN"/>
          </w:rPr>
          <w:t>需要</w:t>
        </w:r>
      </w:ins>
      <w:ins w:id="1141" w:author="周婷" w:date="2020-08-26T13:58:44Z">
        <w:r>
          <w:rPr>
            <w:rFonts w:hint="eastAsia" w:eastAsia="宋体"/>
            <w:b/>
            <w:bCs/>
            <w:lang w:val="en-US" w:eastAsia="zh-CN"/>
          </w:rPr>
          <w:t>填列</w:t>
        </w:r>
      </w:ins>
      <w:ins w:id="1142" w:author="周婷" w:date="2020-08-26T13:58:45Z">
        <w:r>
          <w:rPr>
            <w:rFonts w:hint="eastAsia" w:eastAsia="宋体"/>
            <w:b/>
            <w:bCs/>
            <w:lang w:val="en-US" w:eastAsia="zh-CN"/>
          </w:rPr>
          <w:t>后</w:t>
        </w:r>
      </w:ins>
      <w:ins w:id="1143" w:author="周婷" w:date="2020-08-26T13:58:46Z">
        <w:r>
          <w:rPr>
            <w:rFonts w:hint="eastAsia" w:eastAsia="宋体"/>
            <w:b/>
            <w:bCs/>
            <w:lang w:val="en-US" w:eastAsia="zh-CN"/>
          </w:rPr>
          <w:t>再</w:t>
        </w:r>
      </w:ins>
      <w:ins w:id="1144" w:author="周婷" w:date="2020-08-26T13:58:47Z">
        <w:r>
          <w:rPr>
            <w:rFonts w:hint="eastAsia" w:eastAsia="宋体"/>
            <w:b/>
            <w:bCs/>
            <w:lang w:val="en-US" w:eastAsia="zh-CN"/>
          </w:rPr>
          <w:t>提交</w:t>
        </w:r>
      </w:ins>
    </w:p>
    <w:p>
      <w:pPr>
        <w:ind w:firstLine="420" w:firstLineChars="0"/>
        <w:rPr>
          <w:rFonts w:hint="eastAsia"/>
          <w:lang w:val="en-US" w:eastAsia="zh-CN"/>
        </w:rPr>
      </w:pPr>
      <w:r>
        <w:rPr>
          <w:rFonts w:hint="eastAsia" w:eastAsia="宋体"/>
          <w:lang w:val="en-US" w:eastAsia="zh-CN"/>
        </w:rPr>
        <w:t>点击</w:t>
      </w:r>
      <w:ins w:id="1145" w:author="周婷" w:date="2020-08-27T16:33:11Z">
        <w:r>
          <w:rPr>
            <w:rFonts w:hint="eastAsia"/>
            <w:lang w:val="en-US" w:eastAsia="zh-CN"/>
          </w:rPr>
          <w:t>报表名称</w:t>
        </w:r>
      </w:ins>
      <w:del w:id="1146" w:author="周婷" w:date="2020-08-27T16:33:11Z">
        <w:r>
          <w:rPr>
            <w:rFonts w:hint="eastAsia" w:eastAsia="宋体"/>
            <w:lang w:val="en-US" w:eastAsia="zh-CN"/>
          </w:rPr>
          <w:delText>任务后的“提交”按钮，</w:delText>
        </w:r>
      </w:del>
      <w:r>
        <w:rPr>
          <w:rFonts w:hint="eastAsia" w:eastAsia="宋体"/>
          <w:lang w:val="en-US" w:eastAsia="zh-CN"/>
        </w:rPr>
        <w:t>查看报表</w:t>
      </w:r>
      <w:ins w:id="1147" w:author="周婷" w:date="2020-08-26T13:59:46Z">
        <w:r>
          <w:rPr>
            <w:rFonts w:hint="eastAsia" w:eastAsia="宋体"/>
            <w:lang w:val="en-US" w:eastAsia="zh-CN"/>
          </w:rPr>
          <w:t>，提交人员有填列权限的单元格为编辑状态</w:t>
        </w:r>
      </w:ins>
      <w:r>
        <w:rPr>
          <w:rFonts w:hint="eastAsia" w:eastAsia="宋体"/>
          <w:lang w:val="en-US" w:eastAsia="zh-CN"/>
        </w:rPr>
        <w:t>。报表右上角有</w:t>
      </w:r>
      <w:ins w:id="1148" w:author="周婷" w:date="2020-08-26T13:58:57Z">
        <w:r>
          <w:rPr>
            <w:rFonts w:hint="eastAsia" w:eastAsia="宋体"/>
            <w:lang w:val="en-US" w:eastAsia="zh-CN"/>
          </w:rPr>
          <w:t>“</w:t>
        </w:r>
      </w:ins>
      <w:ins w:id="1149" w:author="周婷" w:date="2020-08-26T13:59:07Z">
        <w:r>
          <w:rPr>
            <w:rFonts w:hint="eastAsia" w:eastAsia="宋体"/>
            <w:lang w:val="en-US" w:eastAsia="zh-CN"/>
          </w:rPr>
          <w:t>刷新</w:t>
        </w:r>
      </w:ins>
      <w:ins w:id="1150" w:author="周婷" w:date="2020-08-26T13:58:57Z">
        <w:r>
          <w:rPr>
            <w:rFonts w:hint="eastAsia" w:eastAsia="宋体"/>
            <w:lang w:val="en-US" w:eastAsia="zh-CN"/>
          </w:rPr>
          <w:t>”</w:t>
        </w:r>
      </w:ins>
      <w:r>
        <w:rPr>
          <w:rFonts w:hint="eastAsia" w:eastAsia="宋体"/>
          <w:lang w:val="en-US" w:eastAsia="zh-CN"/>
        </w:rPr>
        <w:t>“保存”、“提交”、“导出”、“撤回”按钮。</w:t>
      </w:r>
    </w:p>
    <w:p>
      <w:pPr>
        <w:rPr>
          <w:rFonts w:hint="eastAsia"/>
          <w:lang w:val="en-US" w:eastAsia="zh-CN"/>
        </w:rPr>
      </w:pPr>
      <w:r>
        <w:drawing>
          <wp:inline distT="0" distB="0" distL="114300" distR="114300">
            <wp:extent cx="6118225" cy="2485390"/>
            <wp:effectExtent l="0" t="0" r="15875" b="1016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35"/>
                    <a:stretch>
                      <a:fillRect/>
                    </a:stretch>
                  </pic:blipFill>
                  <pic:spPr>
                    <a:xfrm>
                      <a:off x="0" y="0"/>
                      <a:ext cx="6118225" cy="2485390"/>
                    </a:xfrm>
                    <a:prstGeom prst="rect">
                      <a:avLst/>
                    </a:prstGeom>
                    <a:noFill/>
                    <a:ln>
                      <a:noFill/>
                    </a:ln>
                  </pic:spPr>
                </pic:pic>
              </a:graphicData>
            </a:graphic>
          </wp:inline>
        </w:drawing>
      </w:r>
    </w:p>
    <w:p>
      <w:pPr>
        <w:ind w:firstLine="420" w:firstLineChars="0"/>
        <w:rPr>
          <w:rFonts w:hint="eastAsia"/>
          <w:lang w:eastAsia="zh-CN"/>
        </w:rPr>
      </w:pPr>
      <w:del w:id="1151" w:author="周婷" w:date="2020-08-26T13:59:56Z">
        <w:r>
          <w:rPr>
            <w:rFonts w:hint="eastAsia" w:eastAsia="宋体"/>
            <w:lang w:eastAsia="zh-CN"/>
          </w:rPr>
          <w:delText>如果报表需要填列，点击后</w:delText>
        </w:r>
      </w:del>
      <w:del w:id="1152" w:author="周婷" w:date="2020-08-26T13:59:56Z">
        <w:r>
          <w:rPr>
            <w:rFonts w:hint="eastAsia" w:eastAsia="宋体"/>
            <w:lang w:val="en-US" w:eastAsia="zh-CN"/>
          </w:rPr>
          <w:delText>提交人员有填列权限的单元格为编辑状态，</w:delText>
        </w:r>
      </w:del>
      <w:r>
        <w:rPr>
          <w:rFonts w:hint="eastAsia" w:eastAsia="宋体"/>
          <w:lang w:val="en-US" w:eastAsia="zh-CN"/>
        </w:rPr>
        <w:t>填列后，点击“提交”按钮系统做完整性校验，校验该用户填列范围的指标是否全部填列完成(指标值非空)，不通过校验，</w:t>
      </w:r>
      <w:r>
        <w:rPr>
          <w:rFonts w:hint="eastAsia" w:eastAsia="宋体"/>
        </w:rPr>
        <w:t>系统进行提示</w:t>
      </w:r>
      <w:r>
        <w:rPr>
          <w:rFonts w:hint="eastAsia" w:eastAsia="宋体"/>
          <w:lang w:eastAsia="zh-CN"/>
        </w:rPr>
        <w:t>“请完整填列后再提交”。对于业务方还额外提了合理性校验规则的报表，每个子公司的最后一个填列人员提交的时候还要额外做合理性规则的校验，有异常的页面提示异常；</w:t>
      </w:r>
      <w:r>
        <w:rPr>
          <w:rFonts w:hint="eastAsia" w:eastAsia="宋体"/>
          <w:lang w:val="en-US" w:eastAsia="zh-CN"/>
        </w:rPr>
        <w:t>系统校验通过则提交完成。</w:t>
      </w:r>
    </w:p>
    <w:p>
      <w:pPr>
        <w:ind w:firstLine="420" w:firstLineChars="0"/>
        <w:rPr>
          <w:rFonts w:hint="eastAsia"/>
          <w:lang w:val="en-US" w:eastAsia="zh-CN"/>
        </w:rPr>
      </w:pPr>
      <w:del w:id="1153" w:author="周婷" w:date="2020-08-26T14:03:13Z">
        <w:r>
          <w:rPr>
            <w:rFonts w:hint="eastAsia" w:eastAsia="宋体"/>
            <w:lang w:val="en-US" w:eastAsia="zh-CN"/>
          </w:rPr>
          <w:delText>如果不需要填列，则无需要校验，点击“提交”按钮直接提交，</w:delText>
        </w:r>
      </w:del>
      <w:ins w:id="1154" w:author="周婷" w:date="2020-08-26T14:03:13Z">
        <w:r>
          <w:rPr>
            <w:rFonts w:hint="eastAsia" w:eastAsia="宋体"/>
            <w:lang w:val="en-US" w:eastAsia="zh-CN"/>
          </w:rPr>
          <w:t>完成</w:t>
        </w:r>
      </w:ins>
      <w:ins w:id="1155" w:author="周婷" w:date="2020-08-26T14:03:14Z">
        <w:r>
          <w:rPr>
            <w:rFonts w:hint="eastAsia" w:eastAsia="宋体"/>
            <w:lang w:val="en-US" w:eastAsia="zh-CN"/>
          </w:rPr>
          <w:t>提交</w:t>
        </w:r>
      </w:ins>
      <w:ins w:id="1156" w:author="周婷" w:date="2020-08-26T14:03:16Z">
        <w:r>
          <w:rPr>
            <w:rFonts w:hint="eastAsia" w:eastAsia="宋体"/>
            <w:lang w:val="en-US" w:eastAsia="zh-CN"/>
          </w:rPr>
          <w:t>后，</w:t>
        </w:r>
      </w:ins>
      <w:r>
        <w:rPr>
          <w:rFonts w:hint="eastAsia" w:eastAsia="宋体"/>
          <w:lang w:val="en-US" w:eastAsia="zh-CN"/>
        </w:rPr>
        <w:t>报表数据冻结，报送任务扭转到下一阶段，如果没有下一阶段，则完成报送。</w:t>
      </w:r>
    </w:p>
    <w:p>
      <w:pPr>
        <w:ind w:firstLine="420" w:firstLineChars="0"/>
        <w:rPr>
          <w:ins w:id="1157" w:author="周婷" w:date="2020-08-28T13:00:00Z"/>
          <w:rFonts w:hint="eastAsia" w:eastAsia="宋体"/>
          <w:lang w:val="en-US" w:eastAsia="zh-CN"/>
        </w:rPr>
      </w:pPr>
      <w:ins w:id="1158" w:author="周婷" w:date="2020-08-26T14:07:07Z">
        <w:r>
          <w:rPr>
            <w:rFonts w:hint="eastAsia" w:eastAsia="宋体"/>
            <w:lang w:val="en-US" w:eastAsia="zh-CN"/>
          </w:rPr>
          <w:t>点击</w:t>
        </w:r>
      </w:ins>
      <w:ins w:id="1159" w:author="周婷" w:date="2020-08-26T14:07:08Z">
        <w:r>
          <w:rPr>
            <w:rFonts w:hint="eastAsia" w:eastAsia="宋体"/>
            <w:lang w:val="en-US" w:eastAsia="zh-CN"/>
          </w:rPr>
          <w:t>“</w:t>
        </w:r>
      </w:ins>
      <w:ins w:id="1160" w:author="周婷" w:date="2020-08-26T14:07:09Z">
        <w:r>
          <w:rPr>
            <w:rFonts w:hint="eastAsia" w:eastAsia="宋体"/>
            <w:lang w:val="en-US" w:eastAsia="zh-CN"/>
          </w:rPr>
          <w:t>刷</w:t>
        </w:r>
      </w:ins>
      <w:ins w:id="1161" w:author="周婷" w:date="2020-08-26T14:07:10Z">
        <w:r>
          <w:rPr>
            <w:rFonts w:hint="eastAsia" w:eastAsia="宋体"/>
            <w:lang w:val="en-US" w:eastAsia="zh-CN"/>
          </w:rPr>
          <w:t>新</w:t>
        </w:r>
      </w:ins>
      <w:ins w:id="1162" w:author="周婷" w:date="2020-08-26T14:07:08Z">
        <w:r>
          <w:rPr>
            <w:rFonts w:hint="eastAsia" w:eastAsia="宋体"/>
            <w:lang w:val="en-US" w:eastAsia="zh-CN"/>
          </w:rPr>
          <w:t>”</w:t>
        </w:r>
      </w:ins>
      <w:ins w:id="1163" w:author="周婷" w:date="2020-08-26T14:07:12Z">
        <w:r>
          <w:rPr>
            <w:rFonts w:hint="eastAsia" w:eastAsia="宋体"/>
            <w:lang w:val="en-US" w:eastAsia="zh-CN"/>
          </w:rPr>
          <w:t>按钮</w:t>
        </w:r>
      </w:ins>
      <w:ins w:id="1164" w:author="周婷" w:date="2020-08-26T14:07:15Z">
        <w:r>
          <w:rPr>
            <w:rFonts w:hint="eastAsia" w:eastAsia="宋体"/>
            <w:lang w:val="en-US" w:eastAsia="zh-CN"/>
          </w:rPr>
          <w:t>，</w:t>
        </w:r>
      </w:ins>
      <w:ins w:id="1165" w:author="周婷" w:date="2020-08-26T14:07:18Z">
        <w:r>
          <w:rPr>
            <w:rFonts w:hint="eastAsia" w:eastAsia="宋体"/>
            <w:lang w:val="en-US" w:eastAsia="zh-CN"/>
          </w:rPr>
          <w:t>刷新</w:t>
        </w:r>
      </w:ins>
      <w:ins w:id="1166" w:author="周婷" w:date="2020-08-26T14:07:19Z">
        <w:r>
          <w:rPr>
            <w:rFonts w:hint="eastAsia" w:eastAsia="宋体"/>
            <w:lang w:val="en-US" w:eastAsia="zh-CN"/>
          </w:rPr>
          <w:t>获取</w:t>
        </w:r>
      </w:ins>
      <w:ins w:id="1167" w:author="周婷" w:date="2020-08-26T14:07:20Z">
        <w:r>
          <w:rPr>
            <w:rFonts w:hint="eastAsia" w:eastAsia="宋体"/>
            <w:lang w:val="en-US" w:eastAsia="zh-CN"/>
          </w:rPr>
          <w:t>最新</w:t>
        </w:r>
      </w:ins>
      <w:ins w:id="1168" w:author="周婷" w:date="2020-08-26T14:07:21Z">
        <w:r>
          <w:rPr>
            <w:rFonts w:hint="eastAsia" w:eastAsia="宋体"/>
            <w:lang w:val="en-US" w:eastAsia="zh-CN"/>
          </w:rPr>
          <w:t>的</w:t>
        </w:r>
      </w:ins>
      <w:ins w:id="1169" w:author="周婷" w:date="2020-08-26T14:07:22Z">
        <w:r>
          <w:rPr>
            <w:rFonts w:hint="eastAsia" w:eastAsia="宋体"/>
            <w:lang w:val="en-US" w:eastAsia="zh-CN"/>
          </w:rPr>
          <w:t>报表</w:t>
        </w:r>
      </w:ins>
      <w:ins w:id="1170" w:author="周婷" w:date="2020-08-26T14:07:23Z">
        <w:r>
          <w:rPr>
            <w:rFonts w:hint="eastAsia" w:eastAsia="宋体"/>
            <w:lang w:val="en-US" w:eastAsia="zh-CN"/>
          </w:rPr>
          <w:t>数据</w:t>
        </w:r>
      </w:ins>
      <w:ins w:id="1171" w:author="周婷" w:date="2020-08-26T14:07:24Z">
        <w:r>
          <w:rPr>
            <w:rFonts w:hint="eastAsia" w:eastAsia="宋体"/>
            <w:lang w:val="en-US" w:eastAsia="zh-CN"/>
          </w:rPr>
          <w:t>。</w:t>
        </w:r>
      </w:ins>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ins w:id="1172" w:author="周婷" w:date="2020-08-28T13:00:07Z"/>
        </w:trPr>
        <w:tc>
          <w:tcPr>
            <w:tcW w:w="2463" w:type="dxa"/>
          </w:tcPr>
          <w:p>
            <w:pPr>
              <w:rPr>
                <w:ins w:id="1173" w:author="周婷" w:date="2020-08-28T13:00:07Z"/>
                <w:rFonts w:hint="eastAsia" w:eastAsia="宋体"/>
                <w:b/>
                <w:bCs/>
                <w:vertAlign w:val="baseline"/>
                <w:lang w:val="en-US" w:eastAsia="zh-CN"/>
                <w:rPrChange w:id="1174" w:author="周婷" w:date="2020-08-28T13:01:21Z">
                  <w:rPr>
                    <w:ins w:id="1175" w:author="周婷" w:date="2020-08-28T13:00:07Z"/>
                    <w:rFonts w:hint="eastAsia" w:eastAsia="宋体"/>
                    <w:vertAlign w:val="baseline"/>
                    <w:lang w:val="en-US" w:eastAsia="zh-CN"/>
                  </w:rPr>
                </w:rPrChange>
              </w:rPr>
            </w:pPr>
            <w:ins w:id="1176" w:author="周婷" w:date="2020-08-28T13:00:12Z">
              <w:r>
                <w:rPr>
                  <w:rFonts w:hint="eastAsia"/>
                  <w:b/>
                  <w:bCs/>
                  <w:vertAlign w:val="baseline"/>
                  <w:lang w:val="en-US" w:eastAsia="zh-CN"/>
                  <w:rPrChange w:id="1177" w:author="周婷" w:date="2020-08-28T13:01:21Z">
                    <w:rPr>
                      <w:rFonts w:hint="eastAsia"/>
                      <w:vertAlign w:val="baseline"/>
                      <w:lang w:val="en-US" w:eastAsia="zh-CN"/>
                    </w:rPr>
                  </w:rPrChange>
                </w:rPr>
                <w:t>场景</w:t>
              </w:r>
            </w:ins>
          </w:p>
        </w:tc>
        <w:tc>
          <w:tcPr>
            <w:tcW w:w="2463" w:type="dxa"/>
          </w:tcPr>
          <w:p>
            <w:pPr>
              <w:rPr>
                <w:ins w:id="1179" w:author="周婷" w:date="2020-08-28T13:00:07Z"/>
                <w:rFonts w:hint="eastAsia" w:eastAsia="宋体"/>
                <w:b/>
                <w:bCs/>
                <w:vertAlign w:val="baseline"/>
                <w:lang w:val="en-US" w:eastAsia="zh-CN"/>
                <w:rPrChange w:id="1180" w:author="周婷" w:date="2020-08-28T13:01:21Z">
                  <w:rPr>
                    <w:ins w:id="1181" w:author="周婷" w:date="2020-08-28T13:00:07Z"/>
                    <w:rFonts w:hint="eastAsia" w:eastAsia="宋体"/>
                    <w:vertAlign w:val="baseline"/>
                    <w:lang w:val="en-US" w:eastAsia="zh-CN"/>
                  </w:rPr>
                </w:rPrChange>
              </w:rPr>
            </w:pPr>
            <w:ins w:id="1182" w:author="周婷" w:date="2020-08-28T13:00:16Z">
              <w:r>
                <w:rPr>
                  <w:rFonts w:hint="eastAsia"/>
                  <w:b/>
                  <w:bCs/>
                  <w:vertAlign w:val="baseline"/>
                  <w:lang w:val="en-US" w:eastAsia="zh-CN"/>
                  <w:rPrChange w:id="1183" w:author="周婷" w:date="2020-08-28T13:01:21Z">
                    <w:rPr>
                      <w:rFonts w:hint="eastAsia"/>
                      <w:vertAlign w:val="baseline"/>
                      <w:lang w:val="en-US" w:eastAsia="zh-CN"/>
                    </w:rPr>
                  </w:rPrChange>
                </w:rPr>
                <w:t>是否</w:t>
              </w:r>
            </w:ins>
            <w:ins w:id="1185" w:author="周婷" w:date="2020-08-28T13:00:17Z">
              <w:r>
                <w:rPr>
                  <w:rFonts w:hint="eastAsia"/>
                  <w:b/>
                  <w:bCs/>
                  <w:vertAlign w:val="baseline"/>
                  <w:lang w:val="en-US" w:eastAsia="zh-CN"/>
                  <w:rPrChange w:id="1186" w:author="周婷" w:date="2020-08-28T13:01:21Z">
                    <w:rPr>
                      <w:rFonts w:hint="eastAsia"/>
                      <w:vertAlign w:val="baseline"/>
                      <w:lang w:val="en-US" w:eastAsia="zh-CN"/>
                    </w:rPr>
                  </w:rPrChange>
                </w:rPr>
                <w:t>可以</w:t>
              </w:r>
            </w:ins>
            <w:ins w:id="1188" w:author="周婷" w:date="2020-08-28T13:00:44Z">
              <w:r>
                <w:rPr>
                  <w:rFonts w:hint="eastAsia"/>
                  <w:b/>
                  <w:bCs/>
                  <w:vertAlign w:val="baseline"/>
                  <w:lang w:val="en-US" w:eastAsia="zh-CN"/>
                  <w:rPrChange w:id="1189" w:author="周婷" w:date="2020-08-28T13:01:21Z">
                    <w:rPr>
                      <w:rFonts w:hint="eastAsia"/>
                      <w:vertAlign w:val="baseline"/>
                      <w:lang w:val="en-US" w:eastAsia="zh-CN"/>
                    </w:rPr>
                  </w:rPrChange>
                </w:rPr>
                <w:t>亮色</w:t>
              </w:r>
            </w:ins>
            <w:ins w:id="1191" w:author="周婷" w:date="2020-08-28T13:00:52Z">
              <w:r>
                <w:rPr>
                  <w:rFonts w:hint="eastAsia"/>
                  <w:b/>
                  <w:bCs/>
                  <w:vertAlign w:val="baseline"/>
                  <w:lang w:val="en-US" w:eastAsia="zh-CN"/>
                  <w:rPrChange w:id="1192" w:author="周婷" w:date="2020-08-28T13:01:21Z">
                    <w:rPr>
                      <w:rFonts w:hint="eastAsia"/>
                      <w:vertAlign w:val="baseline"/>
                      <w:lang w:val="en-US" w:eastAsia="zh-CN"/>
                    </w:rPr>
                  </w:rPrChange>
                </w:rPr>
                <w:t>（</w:t>
              </w:r>
            </w:ins>
            <w:ins w:id="1194" w:author="周婷" w:date="2020-08-28T13:00:46Z">
              <w:r>
                <w:rPr>
                  <w:rFonts w:hint="eastAsia"/>
                  <w:b/>
                  <w:bCs/>
                  <w:vertAlign w:val="baseline"/>
                  <w:lang w:val="en-US" w:eastAsia="zh-CN"/>
                  <w:rPrChange w:id="1195" w:author="周婷" w:date="2020-08-28T13:01:21Z">
                    <w:rPr>
                      <w:rFonts w:hint="eastAsia"/>
                      <w:vertAlign w:val="baseline"/>
                      <w:lang w:val="en-US" w:eastAsia="zh-CN"/>
                    </w:rPr>
                  </w:rPrChange>
                </w:rPr>
                <w:t>可</w:t>
              </w:r>
            </w:ins>
            <w:ins w:id="1197" w:author="周婷" w:date="2020-08-28T13:00:48Z">
              <w:r>
                <w:rPr>
                  <w:rFonts w:hint="eastAsia"/>
                  <w:b/>
                  <w:bCs/>
                  <w:vertAlign w:val="baseline"/>
                  <w:lang w:val="en-US" w:eastAsia="zh-CN"/>
                  <w:rPrChange w:id="1198" w:author="周婷" w:date="2020-08-28T13:01:21Z">
                    <w:rPr>
                      <w:rFonts w:hint="eastAsia"/>
                      <w:vertAlign w:val="baseline"/>
                      <w:lang w:val="en-US" w:eastAsia="zh-CN"/>
                    </w:rPr>
                  </w:rPrChange>
                </w:rPr>
                <w:t>操作</w:t>
              </w:r>
            </w:ins>
            <w:ins w:id="1200" w:author="周婷" w:date="2020-08-28T13:00:55Z">
              <w:r>
                <w:rPr>
                  <w:rFonts w:hint="eastAsia"/>
                  <w:b/>
                  <w:bCs/>
                  <w:vertAlign w:val="baseline"/>
                  <w:lang w:val="en-US" w:eastAsia="zh-CN"/>
                  <w:rPrChange w:id="1201" w:author="周婷" w:date="2020-08-28T13:01:21Z">
                    <w:rPr>
                      <w:rFonts w:hint="eastAsia"/>
                      <w:vertAlign w:val="baseline"/>
                      <w:lang w:val="en-US" w:eastAsia="zh-CN"/>
                    </w:rPr>
                  </w:rPrChange>
                </w:rPr>
                <w:t>）</w:t>
              </w:r>
            </w:ins>
          </w:p>
        </w:tc>
        <w:tc>
          <w:tcPr>
            <w:tcW w:w="2464" w:type="dxa"/>
          </w:tcPr>
          <w:p>
            <w:pPr>
              <w:rPr>
                <w:ins w:id="1203" w:author="周婷" w:date="2020-08-28T13:00:07Z"/>
                <w:rFonts w:hint="eastAsia" w:eastAsia="宋体"/>
                <w:b/>
                <w:bCs/>
                <w:vertAlign w:val="baseline"/>
                <w:lang w:val="en-US" w:eastAsia="zh-CN"/>
                <w:rPrChange w:id="1204" w:author="周婷" w:date="2020-08-28T13:01:21Z">
                  <w:rPr>
                    <w:ins w:id="1205" w:author="周婷" w:date="2020-08-28T13:00:07Z"/>
                    <w:rFonts w:hint="eastAsia" w:eastAsia="宋体"/>
                    <w:vertAlign w:val="baseline"/>
                    <w:lang w:val="en-US" w:eastAsia="zh-CN"/>
                  </w:rPr>
                </w:rPrChange>
              </w:rPr>
            </w:pPr>
            <w:ins w:id="1206" w:author="周婷" w:date="2020-08-28T13:01:03Z">
              <w:r>
                <w:rPr>
                  <w:rFonts w:hint="eastAsia"/>
                  <w:b/>
                  <w:bCs/>
                  <w:vertAlign w:val="baseline"/>
                  <w:lang w:val="en-US" w:eastAsia="zh-CN"/>
                  <w:rPrChange w:id="1207" w:author="周婷" w:date="2020-08-28T13:01:21Z">
                    <w:rPr>
                      <w:rFonts w:hint="eastAsia"/>
                      <w:vertAlign w:val="baseline"/>
                      <w:lang w:val="en-US" w:eastAsia="zh-CN"/>
                    </w:rPr>
                  </w:rPrChange>
                </w:rPr>
                <w:t>操作前</w:t>
              </w:r>
            </w:ins>
            <w:ins w:id="1209" w:author="周婷" w:date="2020-08-28T13:01:07Z">
              <w:r>
                <w:rPr>
                  <w:rFonts w:hint="eastAsia"/>
                  <w:b/>
                  <w:bCs/>
                  <w:vertAlign w:val="baseline"/>
                  <w:lang w:val="en-US" w:eastAsia="zh-CN"/>
                  <w:rPrChange w:id="1210" w:author="周婷" w:date="2020-08-28T13:01:21Z">
                    <w:rPr>
                      <w:rFonts w:hint="eastAsia"/>
                      <w:vertAlign w:val="baseline"/>
                      <w:lang w:val="en-US" w:eastAsia="zh-CN"/>
                    </w:rPr>
                  </w:rPrChange>
                </w:rPr>
                <w:t>效果</w:t>
              </w:r>
            </w:ins>
          </w:p>
        </w:tc>
        <w:tc>
          <w:tcPr>
            <w:tcW w:w="2464" w:type="dxa"/>
          </w:tcPr>
          <w:p>
            <w:pPr>
              <w:rPr>
                <w:ins w:id="1212" w:author="周婷" w:date="2020-08-28T13:00:07Z"/>
                <w:rFonts w:hint="eastAsia" w:eastAsia="宋体"/>
                <w:b/>
                <w:bCs/>
                <w:vertAlign w:val="baseline"/>
                <w:lang w:val="en-US" w:eastAsia="zh-CN"/>
                <w:rPrChange w:id="1213" w:author="周婷" w:date="2020-08-28T13:01:21Z">
                  <w:rPr>
                    <w:ins w:id="1214" w:author="周婷" w:date="2020-08-28T13:00:07Z"/>
                    <w:rFonts w:hint="eastAsia" w:eastAsia="宋体"/>
                    <w:vertAlign w:val="baseline"/>
                    <w:lang w:val="en-US" w:eastAsia="zh-CN"/>
                  </w:rPr>
                </w:rPrChange>
              </w:rPr>
            </w:pPr>
            <w:ins w:id="1215" w:author="周婷" w:date="2020-08-28T13:01:11Z">
              <w:r>
                <w:rPr>
                  <w:rFonts w:hint="eastAsia"/>
                  <w:b/>
                  <w:bCs/>
                  <w:vertAlign w:val="baseline"/>
                  <w:lang w:val="en-US" w:eastAsia="zh-CN"/>
                  <w:rPrChange w:id="1216" w:author="周婷" w:date="2020-08-28T13:01:21Z">
                    <w:rPr>
                      <w:rFonts w:hint="eastAsia"/>
                      <w:vertAlign w:val="baseline"/>
                      <w:lang w:val="en-US" w:eastAsia="zh-CN"/>
                    </w:rPr>
                  </w:rPrChange>
                </w:rPr>
                <w:t>操作</w:t>
              </w:r>
            </w:ins>
            <w:ins w:id="1218" w:author="周婷" w:date="2020-08-28T13:01:14Z">
              <w:r>
                <w:rPr>
                  <w:rFonts w:hint="eastAsia"/>
                  <w:b/>
                  <w:bCs/>
                  <w:vertAlign w:val="baseline"/>
                  <w:lang w:val="en-US" w:eastAsia="zh-CN"/>
                  <w:rPrChange w:id="1219" w:author="周婷" w:date="2020-08-28T13:01:21Z">
                    <w:rPr>
                      <w:rFonts w:hint="eastAsia"/>
                      <w:vertAlign w:val="baseline"/>
                      <w:lang w:val="en-US" w:eastAsia="zh-CN"/>
                    </w:rPr>
                  </w:rPrChange>
                </w:rPr>
                <w:t>后</w:t>
              </w:r>
            </w:ins>
            <w:ins w:id="1221" w:author="周婷" w:date="2020-08-28T13:01:11Z">
              <w:r>
                <w:rPr>
                  <w:rFonts w:hint="eastAsia"/>
                  <w:b/>
                  <w:bCs/>
                  <w:vertAlign w:val="baseline"/>
                  <w:lang w:val="en-US" w:eastAsia="zh-CN"/>
                  <w:rPrChange w:id="1222" w:author="周婷" w:date="2020-08-28T13:01:21Z">
                    <w:rPr>
                      <w:rFonts w:hint="eastAsia"/>
                      <w:vertAlign w:val="baseline"/>
                      <w:lang w:val="en-US" w:eastAsia="zh-CN"/>
                    </w:rPr>
                  </w:rPrChange>
                </w:rPr>
                <w:t>效果</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ins w:id="1224" w:author="周婷" w:date="2020-08-28T13:00:07Z"/>
        </w:trPr>
        <w:tc>
          <w:tcPr>
            <w:tcW w:w="2463" w:type="dxa"/>
          </w:tcPr>
          <w:p>
            <w:pPr>
              <w:rPr>
                <w:ins w:id="1225" w:author="周婷" w:date="2020-08-28T13:00:07Z"/>
                <w:rFonts w:hint="default" w:eastAsia="宋体"/>
                <w:vertAlign w:val="baseline"/>
                <w:lang w:val="en-US" w:eastAsia="zh-CN"/>
              </w:rPr>
            </w:pPr>
            <w:ins w:id="1226" w:author="周婷" w:date="2020-08-28T13:01:37Z">
              <w:r>
                <w:rPr>
                  <w:rFonts w:hint="eastAsia"/>
                  <w:vertAlign w:val="baseline"/>
                  <w:lang w:val="en-US" w:eastAsia="zh-CN"/>
                </w:rPr>
                <w:t>提交</w:t>
              </w:r>
            </w:ins>
            <w:ins w:id="1227" w:author="周婷" w:date="2020-08-28T13:01:39Z">
              <w:r>
                <w:rPr>
                  <w:rFonts w:hint="eastAsia"/>
                  <w:vertAlign w:val="baseline"/>
                  <w:lang w:val="en-US" w:eastAsia="zh-CN"/>
                </w:rPr>
                <w:t>人员</w:t>
              </w:r>
            </w:ins>
            <w:ins w:id="1228" w:author="周婷" w:date="2020-08-28T13:01:42Z">
              <w:r>
                <w:rPr>
                  <w:rFonts w:hint="eastAsia"/>
                  <w:vertAlign w:val="baseline"/>
                  <w:lang w:val="en-US" w:eastAsia="zh-CN"/>
                </w:rPr>
                <w:t>刚</w:t>
              </w:r>
            </w:ins>
            <w:ins w:id="1229" w:author="周婷" w:date="2020-08-28T13:01:44Z">
              <w:r>
                <w:rPr>
                  <w:rFonts w:hint="eastAsia"/>
                  <w:vertAlign w:val="baseline"/>
                  <w:lang w:val="en-US" w:eastAsia="zh-CN"/>
                </w:rPr>
                <w:t>收到</w:t>
              </w:r>
            </w:ins>
            <w:ins w:id="1230" w:author="周婷" w:date="2020-08-28T13:02:57Z">
              <w:r>
                <w:rPr>
                  <w:rFonts w:hint="eastAsia"/>
                  <w:vertAlign w:val="baseline"/>
                  <w:lang w:val="en-US" w:eastAsia="zh-CN"/>
                </w:rPr>
                <w:t>提交</w:t>
              </w:r>
            </w:ins>
            <w:ins w:id="1231" w:author="周婷" w:date="2020-08-28T13:01:51Z">
              <w:r>
                <w:rPr>
                  <w:rFonts w:hint="eastAsia"/>
                  <w:vertAlign w:val="baseline"/>
                  <w:lang w:val="en-US" w:eastAsia="zh-CN"/>
                </w:rPr>
                <w:t>任务</w:t>
              </w:r>
            </w:ins>
            <w:ins w:id="1232" w:author="周婷" w:date="2020-08-28T13:01:52Z">
              <w:r>
                <w:rPr>
                  <w:rFonts w:hint="eastAsia"/>
                  <w:vertAlign w:val="baseline"/>
                  <w:lang w:val="en-US" w:eastAsia="zh-CN"/>
                </w:rPr>
                <w:t>，</w:t>
              </w:r>
            </w:ins>
            <w:ins w:id="1233" w:author="周婷" w:date="2020-08-28T13:01:54Z">
              <w:r>
                <w:rPr>
                  <w:rFonts w:hint="eastAsia"/>
                  <w:vertAlign w:val="baseline"/>
                  <w:lang w:val="en-US" w:eastAsia="zh-CN"/>
                </w:rPr>
                <w:t>未</w:t>
              </w:r>
            </w:ins>
            <w:ins w:id="1234" w:author="周婷" w:date="2020-08-28T13:01:57Z">
              <w:r>
                <w:rPr>
                  <w:rFonts w:hint="eastAsia"/>
                  <w:vertAlign w:val="baseline"/>
                  <w:lang w:val="en-US" w:eastAsia="zh-CN"/>
                </w:rPr>
                <w:t>处理过</w:t>
              </w:r>
            </w:ins>
          </w:p>
        </w:tc>
        <w:tc>
          <w:tcPr>
            <w:tcW w:w="2463" w:type="dxa"/>
          </w:tcPr>
          <w:p>
            <w:pPr>
              <w:rPr>
                <w:ins w:id="1235" w:author="周婷" w:date="2020-08-28T13:00:07Z"/>
                <w:rFonts w:hint="eastAsia" w:eastAsia="宋体"/>
                <w:vertAlign w:val="baseline"/>
                <w:lang w:val="en-US" w:eastAsia="zh-CN"/>
              </w:rPr>
            </w:pPr>
            <w:ins w:id="1236" w:author="周婷" w:date="2020-08-28T13:03:44Z">
              <w:r>
                <w:rPr>
                  <w:rFonts w:hint="eastAsia"/>
                  <w:vertAlign w:val="baseline"/>
                  <w:lang w:val="en-US" w:eastAsia="zh-CN"/>
                </w:rPr>
                <w:t>否</w:t>
              </w:r>
            </w:ins>
          </w:p>
        </w:tc>
        <w:tc>
          <w:tcPr>
            <w:tcW w:w="2464" w:type="dxa"/>
          </w:tcPr>
          <w:p>
            <w:pPr>
              <w:rPr>
                <w:ins w:id="1237" w:author="周婷" w:date="2020-08-28T13:00:07Z"/>
                <w:rFonts w:hint="eastAsia" w:eastAsia="宋体"/>
                <w:vertAlign w:val="baseline"/>
                <w:lang w:val="en-US" w:eastAsia="zh-CN"/>
              </w:rPr>
            </w:pPr>
          </w:p>
        </w:tc>
        <w:tc>
          <w:tcPr>
            <w:tcW w:w="2464" w:type="dxa"/>
          </w:tcPr>
          <w:p>
            <w:pPr>
              <w:rPr>
                <w:ins w:id="1238" w:author="周婷" w:date="2020-08-28T13:00:07Z"/>
                <w:rFonts w:hint="eastAsia" w:eastAsia="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ins w:id="1239" w:author="周婷" w:date="2020-08-28T13:00:07Z"/>
        </w:trPr>
        <w:tc>
          <w:tcPr>
            <w:tcW w:w="2463" w:type="dxa"/>
          </w:tcPr>
          <w:p>
            <w:pPr>
              <w:rPr>
                <w:ins w:id="1240" w:author="周婷" w:date="2020-08-28T13:00:07Z"/>
                <w:rFonts w:hint="eastAsia" w:eastAsia="宋体"/>
                <w:vertAlign w:val="baseline"/>
                <w:lang w:val="en-US" w:eastAsia="zh-CN"/>
              </w:rPr>
            </w:pPr>
            <w:ins w:id="1241" w:author="周婷" w:date="2020-08-28T13:02:03Z">
              <w:r>
                <w:rPr>
                  <w:rFonts w:hint="eastAsia"/>
                  <w:vertAlign w:val="baseline"/>
                  <w:lang w:val="en-US" w:eastAsia="zh-CN"/>
                </w:rPr>
                <w:t>提交人员收到</w:t>
              </w:r>
            </w:ins>
            <w:ins w:id="1242" w:author="周婷" w:date="2020-08-28T13:03:03Z">
              <w:r>
                <w:rPr>
                  <w:rFonts w:hint="eastAsia"/>
                  <w:vertAlign w:val="baseline"/>
                  <w:lang w:val="en-US" w:eastAsia="zh-CN"/>
                </w:rPr>
                <w:t>提交</w:t>
              </w:r>
            </w:ins>
            <w:ins w:id="1243" w:author="周婷" w:date="2020-08-28T13:03:16Z">
              <w:r>
                <w:rPr>
                  <w:rFonts w:hint="eastAsia"/>
                  <w:vertAlign w:val="baseline"/>
                  <w:lang w:val="en-US" w:eastAsia="zh-CN"/>
                </w:rPr>
                <w:t>任</w:t>
              </w:r>
            </w:ins>
            <w:ins w:id="1244" w:author="周婷" w:date="2020-08-28T13:02:03Z">
              <w:r>
                <w:rPr>
                  <w:rFonts w:hint="eastAsia"/>
                  <w:vertAlign w:val="baseline"/>
                  <w:lang w:val="en-US" w:eastAsia="zh-CN"/>
                </w:rPr>
                <w:t>务</w:t>
              </w:r>
            </w:ins>
            <w:ins w:id="1245" w:author="周婷" w:date="2020-08-28T13:02:21Z">
              <w:r>
                <w:rPr>
                  <w:rFonts w:hint="eastAsia"/>
                  <w:vertAlign w:val="baseline"/>
                  <w:lang w:val="en-US" w:eastAsia="zh-CN"/>
                </w:rPr>
                <w:t>且</w:t>
              </w:r>
            </w:ins>
            <w:ins w:id="1246" w:author="周婷" w:date="2020-08-28T13:02:23Z">
              <w:r>
                <w:rPr>
                  <w:rFonts w:hint="eastAsia"/>
                  <w:vertAlign w:val="baseline"/>
                  <w:lang w:val="en-US" w:eastAsia="zh-CN"/>
                </w:rPr>
                <w:t>填列</w:t>
              </w:r>
            </w:ins>
            <w:ins w:id="1247" w:author="周婷" w:date="2020-08-28T13:02:25Z">
              <w:r>
                <w:rPr>
                  <w:rFonts w:hint="eastAsia"/>
                  <w:vertAlign w:val="baseline"/>
                  <w:lang w:val="en-US" w:eastAsia="zh-CN"/>
                </w:rPr>
                <w:t>保存</w:t>
              </w:r>
            </w:ins>
            <w:ins w:id="1248" w:author="周婷" w:date="2020-08-28T13:02:32Z">
              <w:r>
                <w:rPr>
                  <w:rFonts w:hint="eastAsia"/>
                  <w:vertAlign w:val="baseline"/>
                  <w:lang w:val="en-US" w:eastAsia="zh-CN"/>
                </w:rPr>
                <w:t>后</w:t>
              </w:r>
            </w:ins>
          </w:p>
        </w:tc>
        <w:tc>
          <w:tcPr>
            <w:tcW w:w="2463" w:type="dxa"/>
          </w:tcPr>
          <w:p>
            <w:pPr>
              <w:rPr>
                <w:ins w:id="1249" w:author="周婷" w:date="2020-08-28T13:00:07Z"/>
                <w:rFonts w:hint="eastAsia" w:eastAsia="宋体"/>
                <w:vertAlign w:val="baseline"/>
                <w:lang w:val="en-US" w:eastAsia="zh-CN"/>
              </w:rPr>
            </w:pPr>
            <w:ins w:id="1250" w:author="周婷" w:date="2020-08-28T13:13:29Z">
              <w:r>
                <w:rPr>
                  <w:rFonts w:hint="eastAsia"/>
                  <w:vertAlign w:val="baseline"/>
                  <w:lang w:val="en-US" w:eastAsia="zh-CN"/>
                </w:rPr>
                <w:t>否</w:t>
              </w:r>
            </w:ins>
          </w:p>
        </w:tc>
        <w:tc>
          <w:tcPr>
            <w:tcW w:w="2464" w:type="dxa"/>
          </w:tcPr>
          <w:p>
            <w:pPr>
              <w:rPr>
                <w:ins w:id="1251" w:author="周婷" w:date="2020-08-28T13:00:07Z"/>
                <w:rFonts w:hint="eastAsia" w:eastAsia="宋体"/>
                <w:vertAlign w:val="baseline"/>
                <w:lang w:val="en-US" w:eastAsia="zh-CN"/>
              </w:rPr>
            </w:pPr>
          </w:p>
        </w:tc>
        <w:tc>
          <w:tcPr>
            <w:tcW w:w="2464" w:type="dxa"/>
          </w:tcPr>
          <w:p>
            <w:pPr>
              <w:rPr>
                <w:ins w:id="1252" w:author="周婷" w:date="2020-08-28T13:00:07Z"/>
                <w:rFonts w:hint="eastAsia" w:eastAsia="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ins w:id="1253" w:author="周婷" w:date="2020-08-28T13:02:34Z"/>
        </w:trPr>
        <w:tc>
          <w:tcPr>
            <w:tcW w:w="2463" w:type="dxa"/>
          </w:tcPr>
          <w:p>
            <w:pPr>
              <w:rPr>
                <w:ins w:id="1254" w:author="周婷" w:date="2020-08-28T13:02:34Z"/>
                <w:rFonts w:hint="eastAsia"/>
                <w:vertAlign w:val="baseline"/>
                <w:lang w:val="en-US" w:eastAsia="zh-CN"/>
              </w:rPr>
            </w:pPr>
            <w:ins w:id="1255" w:author="周婷" w:date="2020-08-28T13:02:38Z">
              <w:r>
                <w:rPr>
                  <w:rFonts w:hint="eastAsia"/>
                  <w:vertAlign w:val="baseline"/>
                  <w:lang w:val="en-US" w:eastAsia="zh-CN"/>
                </w:rPr>
                <w:t>提交人员收到</w:t>
              </w:r>
            </w:ins>
            <w:ins w:id="1256" w:author="周婷" w:date="2020-08-28T13:03:10Z">
              <w:r>
                <w:rPr>
                  <w:rFonts w:hint="eastAsia"/>
                  <w:vertAlign w:val="baseline"/>
                  <w:lang w:val="en-US" w:eastAsia="zh-CN"/>
                </w:rPr>
                <w:t>提交</w:t>
              </w:r>
            </w:ins>
            <w:ins w:id="1257" w:author="周婷" w:date="2020-08-28T13:02:38Z">
              <w:r>
                <w:rPr>
                  <w:rFonts w:hint="eastAsia"/>
                  <w:vertAlign w:val="baseline"/>
                  <w:lang w:val="en-US" w:eastAsia="zh-CN"/>
                </w:rPr>
                <w:t>任务且</w:t>
              </w:r>
            </w:ins>
            <w:ins w:id="1258" w:author="周婷" w:date="2020-08-28T13:02:48Z">
              <w:r>
                <w:rPr>
                  <w:rFonts w:hint="eastAsia"/>
                  <w:vertAlign w:val="baseline"/>
                  <w:lang w:val="en-US" w:eastAsia="zh-CN"/>
                </w:rPr>
                <w:t>提交</w:t>
              </w:r>
            </w:ins>
            <w:ins w:id="1259" w:author="周婷" w:date="2020-08-28T13:02:38Z">
              <w:r>
                <w:rPr>
                  <w:rFonts w:hint="eastAsia"/>
                  <w:vertAlign w:val="baseline"/>
                  <w:lang w:val="en-US" w:eastAsia="zh-CN"/>
                </w:rPr>
                <w:t>后</w:t>
              </w:r>
            </w:ins>
          </w:p>
        </w:tc>
        <w:tc>
          <w:tcPr>
            <w:tcW w:w="2463" w:type="dxa"/>
          </w:tcPr>
          <w:p>
            <w:pPr>
              <w:rPr>
                <w:ins w:id="1260" w:author="周婷" w:date="2020-08-28T13:02:34Z"/>
                <w:rFonts w:hint="eastAsia" w:eastAsia="宋体"/>
                <w:vertAlign w:val="baseline"/>
                <w:lang w:val="en-US" w:eastAsia="zh-CN"/>
              </w:rPr>
            </w:pPr>
            <w:ins w:id="1261" w:author="周婷" w:date="2020-08-28T13:03:55Z">
              <w:r>
                <w:rPr>
                  <w:rFonts w:hint="eastAsia"/>
                  <w:vertAlign w:val="baseline"/>
                  <w:lang w:val="en-US" w:eastAsia="zh-CN"/>
                </w:rPr>
                <w:t>否</w:t>
              </w:r>
            </w:ins>
          </w:p>
        </w:tc>
        <w:tc>
          <w:tcPr>
            <w:tcW w:w="2464" w:type="dxa"/>
          </w:tcPr>
          <w:p>
            <w:pPr>
              <w:rPr>
                <w:ins w:id="1262" w:author="周婷" w:date="2020-08-28T13:02:34Z"/>
                <w:rFonts w:hint="eastAsia" w:eastAsia="宋体"/>
                <w:vertAlign w:val="baseline"/>
                <w:lang w:val="en-US" w:eastAsia="zh-CN"/>
              </w:rPr>
            </w:pPr>
          </w:p>
        </w:tc>
        <w:tc>
          <w:tcPr>
            <w:tcW w:w="2464" w:type="dxa"/>
          </w:tcPr>
          <w:p>
            <w:pPr>
              <w:rPr>
                <w:ins w:id="1263" w:author="周婷" w:date="2020-08-28T13:02:34Z"/>
                <w:rFonts w:hint="eastAsia" w:eastAsia="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ins w:id="1264" w:author="周婷" w:date="2020-08-28T13:02:35Z"/>
        </w:trPr>
        <w:tc>
          <w:tcPr>
            <w:tcW w:w="2463" w:type="dxa"/>
          </w:tcPr>
          <w:p>
            <w:pPr>
              <w:rPr>
                <w:ins w:id="1265" w:author="周婷" w:date="2020-08-28T13:02:35Z"/>
                <w:rFonts w:hint="eastAsia"/>
                <w:vertAlign w:val="baseline"/>
                <w:lang w:val="en-US" w:eastAsia="zh-CN"/>
              </w:rPr>
            </w:pPr>
            <w:ins w:id="1266" w:author="周婷" w:date="2020-08-28T13:02:52Z">
              <w:r>
                <w:rPr>
                  <w:rFonts w:hint="eastAsia"/>
                  <w:vertAlign w:val="baseline"/>
                  <w:lang w:val="en-US" w:eastAsia="zh-CN"/>
                </w:rPr>
                <w:t>提交人员收到</w:t>
              </w:r>
            </w:ins>
            <w:ins w:id="1267" w:author="周婷" w:date="2020-08-28T13:03:19Z">
              <w:r>
                <w:rPr>
                  <w:rFonts w:hint="eastAsia"/>
                  <w:vertAlign w:val="baseline"/>
                  <w:lang w:val="en-US" w:eastAsia="zh-CN"/>
                </w:rPr>
                <w:t>提交</w:t>
              </w:r>
            </w:ins>
            <w:ins w:id="1268" w:author="周婷" w:date="2020-08-28T13:02:52Z">
              <w:r>
                <w:rPr>
                  <w:rFonts w:hint="eastAsia"/>
                  <w:vertAlign w:val="baseline"/>
                  <w:lang w:val="en-US" w:eastAsia="zh-CN"/>
                </w:rPr>
                <w:t>任务且提交</w:t>
              </w:r>
            </w:ins>
            <w:ins w:id="1269" w:author="周婷" w:date="2020-08-28T13:03:24Z">
              <w:r>
                <w:rPr>
                  <w:rFonts w:hint="eastAsia"/>
                  <w:vertAlign w:val="baseline"/>
                  <w:lang w:val="en-US" w:eastAsia="zh-CN"/>
                </w:rPr>
                <w:t>且</w:t>
              </w:r>
            </w:ins>
            <w:ins w:id="1270" w:author="周婷" w:date="2020-08-28T13:03:26Z">
              <w:r>
                <w:rPr>
                  <w:rFonts w:hint="eastAsia"/>
                  <w:vertAlign w:val="baseline"/>
                  <w:lang w:val="en-US" w:eastAsia="zh-CN"/>
                </w:rPr>
                <w:t>撤回</w:t>
              </w:r>
            </w:ins>
            <w:ins w:id="1271" w:author="周婷" w:date="2020-08-28T13:03:28Z">
              <w:r>
                <w:rPr>
                  <w:rFonts w:hint="eastAsia"/>
                  <w:vertAlign w:val="baseline"/>
                  <w:lang w:val="en-US" w:eastAsia="zh-CN"/>
                </w:rPr>
                <w:t>后</w:t>
              </w:r>
            </w:ins>
          </w:p>
        </w:tc>
        <w:tc>
          <w:tcPr>
            <w:tcW w:w="2463" w:type="dxa"/>
          </w:tcPr>
          <w:p>
            <w:pPr>
              <w:rPr>
                <w:ins w:id="1272" w:author="周婷" w:date="2020-08-28T13:02:35Z"/>
                <w:rFonts w:hint="eastAsia" w:eastAsia="宋体"/>
                <w:vertAlign w:val="baseline"/>
                <w:lang w:val="en-US" w:eastAsia="zh-CN"/>
              </w:rPr>
            </w:pPr>
            <w:ins w:id="1273" w:author="周婷" w:date="2020-08-28T13:04:11Z">
              <w:r>
                <w:rPr>
                  <w:rFonts w:hint="eastAsia"/>
                  <w:vertAlign w:val="baseline"/>
                  <w:lang w:val="en-US" w:eastAsia="zh-CN"/>
                </w:rPr>
                <w:t>是</w:t>
              </w:r>
            </w:ins>
          </w:p>
        </w:tc>
        <w:tc>
          <w:tcPr>
            <w:tcW w:w="2464" w:type="dxa"/>
          </w:tcPr>
          <w:p>
            <w:pPr>
              <w:rPr>
                <w:ins w:id="1274" w:author="周婷" w:date="2020-08-28T13:02:35Z"/>
                <w:rFonts w:hint="eastAsia" w:eastAsia="宋体"/>
                <w:vertAlign w:val="baseline"/>
                <w:lang w:val="en-US" w:eastAsia="zh-CN"/>
              </w:rPr>
            </w:pPr>
            <w:ins w:id="1275" w:author="周婷" w:date="2020-08-28T13:05:09Z">
              <w:r>
                <w:rPr>
                  <w:rFonts w:hint="eastAsia"/>
                  <w:vertAlign w:val="baseline"/>
                  <w:lang w:val="en-US" w:eastAsia="zh-CN"/>
                </w:rPr>
                <w:t>展示</w:t>
              </w:r>
            </w:ins>
            <w:ins w:id="1276" w:author="周婷" w:date="2020-08-28T13:04:23Z">
              <w:r>
                <w:rPr>
                  <w:rFonts w:hint="eastAsia"/>
                  <w:vertAlign w:val="baseline"/>
                  <w:lang w:val="en-US" w:eastAsia="zh-CN"/>
                </w:rPr>
                <w:t>上一次</w:t>
              </w:r>
            </w:ins>
            <w:ins w:id="1277" w:author="周婷" w:date="2020-08-28T13:04:25Z">
              <w:r>
                <w:rPr>
                  <w:rFonts w:hint="eastAsia"/>
                  <w:vertAlign w:val="baseline"/>
                  <w:lang w:val="en-US" w:eastAsia="zh-CN"/>
                </w:rPr>
                <w:t>提交的</w:t>
              </w:r>
            </w:ins>
            <w:ins w:id="1278" w:author="周婷" w:date="2020-08-28T13:04:26Z">
              <w:r>
                <w:rPr>
                  <w:rFonts w:hint="eastAsia"/>
                  <w:vertAlign w:val="baseline"/>
                  <w:lang w:val="en-US" w:eastAsia="zh-CN"/>
                </w:rPr>
                <w:t>数据</w:t>
              </w:r>
            </w:ins>
          </w:p>
        </w:tc>
        <w:tc>
          <w:tcPr>
            <w:tcW w:w="2464" w:type="dxa"/>
          </w:tcPr>
          <w:p>
            <w:pPr>
              <w:rPr>
                <w:ins w:id="1279" w:author="周婷" w:date="2020-08-28T13:02:35Z"/>
                <w:rFonts w:hint="eastAsia" w:eastAsia="宋体"/>
                <w:vertAlign w:val="baseline"/>
                <w:lang w:val="en-US" w:eastAsia="zh-CN"/>
              </w:rPr>
            </w:pPr>
            <w:ins w:id="1280" w:author="周婷" w:date="2020-08-28T13:09:39Z">
              <w:r>
                <w:rPr>
                  <w:rFonts w:hint="eastAsia"/>
                  <w:vertAlign w:val="baseline"/>
                  <w:lang w:val="en-US" w:eastAsia="zh-CN"/>
                </w:rPr>
                <w:t>根据</w:t>
              </w:r>
            </w:ins>
            <w:ins w:id="1281" w:author="周婷" w:date="2020-08-28T13:09:44Z">
              <w:r>
                <w:rPr>
                  <w:rFonts w:hint="eastAsia"/>
                  <w:vertAlign w:val="baseline"/>
                  <w:lang w:val="en-US" w:eastAsia="zh-CN"/>
                </w:rPr>
                <w:t>计算</w:t>
              </w:r>
            </w:ins>
            <w:ins w:id="1282" w:author="周婷" w:date="2020-08-28T13:09:45Z">
              <w:r>
                <w:rPr>
                  <w:rFonts w:hint="eastAsia"/>
                  <w:vertAlign w:val="baseline"/>
                  <w:lang w:val="en-US" w:eastAsia="zh-CN"/>
                </w:rPr>
                <w:t>逻辑</w:t>
              </w:r>
            </w:ins>
            <w:ins w:id="1283" w:author="周婷" w:date="2020-08-28T13:09:30Z">
              <w:r>
                <w:rPr>
                  <w:rFonts w:hint="eastAsia"/>
                  <w:vertAlign w:val="baseline"/>
                  <w:lang w:val="en-US" w:eastAsia="zh-CN"/>
                </w:rPr>
                <w:t>获取</w:t>
              </w:r>
            </w:ins>
            <w:ins w:id="1284" w:author="周婷" w:date="2020-08-28T13:09:34Z">
              <w:r>
                <w:rPr>
                  <w:rFonts w:hint="eastAsia"/>
                  <w:vertAlign w:val="baseline"/>
                  <w:lang w:val="en-US" w:eastAsia="zh-CN"/>
                </w:rPr>
                <w:t>最新的</w:t>
              </w:r>
            </w:ins>
            <w:ins w:id="1285" w:author="周婷" w:date="2020-08-28T13:09:36Z">
              <w:r>
                <w:rPr>
                  <w:rFonts w:hint="eastAsia"/>
                  <w:vertAlign w:val="baseline"/>
                  <w:lang w:val="en-US" w:eastAsia="zh-CN"/>
                </w:rPr>
                <w:t>数据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ins w:id="1286" w:author="周婷" w:date="2020-08-28T13:03:30Z"/>
        </w:trPr>
        <w:tc>
          <w:tcPr>
            <w:tcW w:w="2463" w:type="dxa"/>
          </w:tcPr>
          <w:p>
            <w:pPr>
              <w:rPr>
                <w:ins w:id="1287" w:author="周婷" w:date="2020-08-28T13:03:30Z"/>
                <w:rFonts w:hint="eastAsia"/>
                <w:vertAlign w:val="baseline"/>
                <w:lang w:val="en-US" w:eastAsia="zh-CN"/>
              </w:rPr>
            </w:pPr>
            <w:ins w:id="1288" w:author="周婷" w:date="2020-08-28T13:03:34Z">
              <w:r>
                <w:rPr>
                  <w:rFonts w:hint="eastAsia"/>
                  <w:vertAlign w:val="baseline"/>
                  <w:lang w:val="en-US" w:eastAsia="zh-CN"/>
                </w:rPr>
                <w:t>提交人员收到提交任务且提交且</w:t>
              </w:r>
            </w:ins>
            <w:ins w:id="1289" w:author="周婷" w:date="2020-08-28T13:03:38Z">
              <w:r>
                <w:rPr>
                  <w:rFonts w:hint="eastAsia"/>
                  <w:vertAlign w:val="baseline"/>
                  <w:lang w:val="en-US" w:eastAsia="zh-CN"/>
                </w:rPr>
                <w:t>被</w:t>
              </w:r>
            </w:ins>
            <w:ins w:id="1290" w:author="周婷" w:date="2020-08-28T13:03:40Z">
              <w:r>
                <w:rPr>
                  <w:rFonts w:hint="eastAsia"/>
                  <w:vertAlign w:val="baseline"/>
                  <w:lang w:val="en-US" w:eastAsia="zh-CN"/>
                </w:rPr>
                <w:t>退回后</w:t>
              </w:r>
            </w:ins>
          </w:p>
        </w:tc>
        <w:tc>
          <w:tcPr>
            <w:tcW w:w="2463" w:type="dxa"/>
          </w:tcPr>
          <w:p>
            <w:pPr>
              <w:rPr>
                <w:ins w:id="1291" w:author="周婷" w:date="2020-08-28T13:03:30Z"/>
                <w:rFonts w:hint="eastAsia" w:eastAsia="宋体"/>
                <w:vertAlign w:val="baseline"/>
                <w:lang w:val="en-US" w:eastAsia="zh-CN"/>
              </w:rPr>
            </w:pPr>
            <w:ins w:id="1292" w:author="周婷" w:date="2020-08-28T13:04:13Z">
              <w:r>
                <w:rPr>
                  <w:rFonts w:hint="eastAsia"/>
                  <w:vertAlign w:val="baseline"/>
                  <w:lang w:val="en-US" w:eastAsia="zh-CN"/>
                </w:rPr>
                <w:t>是</w:t>
              </w:r>
            </w:ins>
          </w:p>
        </w:tc>
        <w:tc>
          <w:tcPr>
            <w:tcW w:w="2464" w:type="dxa"/>
          </w:tcPr>
          <w:p>
            <w:pPr>
              <w:rPr>
                <w:ins w:id="1293" w:author="周婷" w:date="2020-08-28T13:03:30Z"/>
                <w:rFonts w:hint="eastAsia" w:eastAsia="宋体"/>
                <w:vertAlign w:val="baseline"/>
                <w:lang w:val="en-US" w:eastAsia="zh-CN"/>
              </w:rPr>
            </w:pPr>
            <w:ins w:id="1294" w:author="周婷" w:date="2020-08-28T13:04:39Z">
              <w:r>
                <w:rPr>
                  <w:rFonts w:hint="eastAsia"/>
                  <w:vertAlign w:val="baseline"/>
                  <w:lang w:val="en-US" w:eastAsia="zh-CN"/>
                </w:rPr>
                <w:t>如</w:t>
              </w:r>
            </w:ins>
            <w:ins w:id="1295" w:author="周婷" w:date="2020-08-28T13:04:47Z">
              <w:r>
                <w:rPr>
                  <w:rFonts w:hint="eastAsia"/>
                  <w:vertAlign w:val="baseline"/>
                  <w:lang w:val="en-US" w:eastAsia="zh-CN"/>
                </w:rPr>
                <w:t>果</w:t>
              </w:r>
            </w:ins>
            <w:ins w:id="1296" w:author="周婷" w:date="2020-08-28T13:04:48Z">
              <w:r>
                <w:rPr>
                  <w:rFonts w:hint="eastAsia"/>
                  <w:vertAlign w:val="baseline"/>
                  <w:lang w:val="en-US" w:eastAsia="zh-CN"/>
                </w:rPr>
                <w:t>集团</w:t>
              </w:r>
            </w:ins>
            <w:ins w:id="1297" w:author="周婷" w:date="2020-08-28T13:04:56Z">
              <w:r>
                <w:rPr>
                  <w:rFonts w:hint="eastAsia"/>
                  <w:vertAlign w:val="baseline"/>
                  <w:lang w:val="en-US" w:eastAsia="zh-CN"/>
                </w:rPr>
                <w:t>审核</w:t>
              </w:r>
            </w:ins>
            <w:ins w:id="1298" w:author="周婷" w:date="2020-08-28T13:04:57Z">
              <w:r>
                <w:rPr>
                  <w:rFonts w:hint="eastAsia"/>
                  <w:vertAlign w:val="baseline"/>
                  <w:lang w:val="en-US" w:eastAsia="zh-CN"/>
                </w:rPr>
                <w:t>人员</w:t>
              </w:r>
            </w:ins>
            <w:ins w:id="1299" w:author="周婷" w:date="2020-08-28T13:04:59Z">
              <w:r>
                <w:rPr>
                  <w:rFonts w:hint="eastAsia"/>
                  <w:vertAlign w:val="baseline"/>
                  <w:lang w:val="en-US" w:eastAsia="zh-CN"/>
                </w:rPr>
                <w:t>没有</w:t>
              </w:r>
            </w:ins>
            <w:ins w:id="1300" w:author="周婷" w:date="2020-08-28T13:05:00Z">
              <w:r>
                <w:rPr>
                  <w:rFonts w:hint="eastAsia"/>
                  <w:vertAlign w:val="baseline"/>
                  <w:lang w:val="en-US" w:eastAsia="zh-CN"/>
                </w:rPr>
                <w:t>修改</w:t>
              </w:r>
            </w:ins>
            <w:ins w:id="1301" w:author="周婷" w:date="2020-08-28T13:05:02Z">
              <w:r>
                <w:rPr>
                  <w:rFonts w:hint="eastAsia"/>
                  <w:vertAlign w:val="baseline"/>
                  <w:lang w:val="en-US" w:eastAsia="zh-CN"/>
                </w:rPr>
                <w:t>过</w:t>
              </w:r>
            </w:ins>
            <w:ins w:id="1302" w:author="周婷" w:date="2020-08-28T13:05:03Z">
              <w:r>
                <w:rPr>
                  <w:rFonts w:hint="eastAsia"/>
                  <w:vertAlign w:val="baseline"/>
                  <w:lang w:val="en-US" w:eastAsia="zh-CN"/>
                </w:rPr>
                <w:t>，则</w:t>
              </w:r>
            </w:ins>
            <w:ins w:id="1303" w:author="周婷" w:date="2020-08-28T13:05:04Z">
              <w:r>
                <w:rPr>
                  <w:rFonts w:hint="eastAsia"/>
                  <w:vertAlign w:val="baseline"/>
                  <w:lang w:val="en-US" w:eastAsia="zh-CN"/>
                </w:rPr>
                <w:t>展示</w:t>
              </w:r>
            </w:ins>
            <w:ins w:id="1304" w:author="周婷" w:date="2020-08-28T13:04:30Z">
              <w:r>
                <w:rPr>
                  <w:rFonts w:hint="eastAsia"/>
                  <w:vertAlign w:val="baseline"/>
                  <w:lang w:val="en-US" w:eastAsia="zh-CN"/>
                </w:rPr>
                <w:t>上一次提交的数据</w:t>
              </w:r>
            </w:ins>
            <w:ins w:id="1305" w:author="周婷" w:date="2020-08-28T13:05:12Z">
              <w:r>
                <w:rPr>
                  <w:rFonts w:hint="eastAsia"/>
                  <w:vertAlign w:val="baseline"/>
                  <w:lang w:val="en-US" w:eastAsia="zh-CN"/>
                </w:rPr>
                <w:t>；</w:t>
              </w:r>
            </w:ins>
            <w:ins w:id="1306" w:author="周婷" w:date="2020-08-28T13:05:13Z">
              <w:r>
                <w:rPr>
                  <w:rFonts w:hint="eastAsia"/>
                  <w:vertAlign w:val="baseline"/>
                  <w:lang w:val="en-US" w:eastAsia="zh-CN"/>
                </w:rPr>
                <w:t>如果</w:t>
              </w:r>
            </w:ins>
            <w:ins w:id="1307" w:author="周婷" w:date="2020-08-28T13:05:18Z">
              <w:r>
                <w:rPr>
                  <w:rFonts w:hint="eastAsia"/>
                  <w:vertAlign w:val="baseline"/>
                  <w:lang w:val="en-US" w:eastAsia="zh-CN"/>
                </w:rPr>
                <w:t>集团审核</w:t>
              </w:r>
            </w:ins>
            <w:ins w:id="1308" w:author="周婷" w:date="2020-08-28T13:05:20Z">
              <w:r>
                <w:rPr>
                  <w:rFonts w:hint="eastAsia"/>
                  <w:vertAlign w:val="baseline"/>
                  <w:lang w:val="en-US" w:eastAsia="zh-CN"/>
                </w:rPr>
                <w:t>人员</w:t>
              </w:r>
            </w:ins>
            <w:ins w:id="1309" w:author="周婷" w:date="2020-08-28T13:05:23Z">
              <w:r>
                <w:rPr>
                  <w:rFonts w:hint="eastAsia"/>
                  <w:vertAlign w:val="baseline"/>
                  <w:lang w:val="en-US" w:eastAsia="zh-CN"/>
                </w:rPr>
                <w:t>修改</w:t>
              </w:r>
            </w:ins>
            <w:ins w:id="1310" w:author="周婷" w:date="2020-08-28T13:05:25Z">
              <w:r>
                <w:rPr>
                  <w:rFonts w:hint="eastAsia"/>
                  <w:vertAlign w:val="baseline"/>
                  <w:lang w:val="en-US" w:eastAsia="zh-CN"/>
                </w:rPr>
                <w:t>过</w:t>
              </w:r>
            </w:ins>
            <w:ins w:id="1311" w:author="周婷" w:date="2020-08-28T13:05:27Z">
              <w:r>
                <w:rPr>
                  <w:rFonts w:hint="eastAsia"/>
                  <w:vertAlign w:val="baseline"/>
                  <w:lang w:val="en-US" w:eastAsia="zh-CN"/>
                </w:rPr>
                <w:t>，</w:t>
              </w:r>
            </w:ins>
            <w:ins w:id="1312" w:author="周婷" w:date="2020-08-28T13:05:28Z">
              <w:r>
                <w:rPr>
                  <w:rFonts w:hint="eastAsia"/>
                  <w:vertAlign w:val="baseline"/>
                  <w:lang w:val="en-US" w:eastAsia="zh-CN"/>
                </w:rPr>
                <w:t>则</w:t>
              </w:r>
            </w:ins>
            <w:ins w:id="1313" w:author="周婷" w:date="2020-08-28T13:05:29Z">
              <w:r>
                <w:rPr>
                  <w:rFonts w:hint="eastAsia"/>
                  <w:vertAlign w:val="baseline"/>
                  <w:lang w:val="en-US" w:eastAsia="zh-CN"/>
                </w:rPr>
                <w:t>展示</w:t>
              </w:r>
            </w:ins>
            <w:ins w:id="1314" w:author="周婷" w:date="2020-08-28T13:05:39Z">
              <w:r>
                <w:rPr>
                  <w:rFonts w:hint="eastAsia"/>
                  <w:vertAlign w:val="baseline"/>
                  <w:lang w:val="en-US" w:eastAsia="zh-CN"/>
                </w:rPr>
                <w:t>集团</w:t>
              </w:r>
            </w:ins>
            <w:ins w:id="1315" w:author="周婷" w:date="2020-08-28T13:05:43Z">
              <w:r>
                <w:rPr>
                  <w:rFonts w:hint="eastAsia"/>
                  <w:vertAlign w:val="baseline"/>
                  <w:lang w:val="en-US" w:eastAsia="zh-CN"/>
                </w:rPr>
                <w:t>审核</w:t>
              </w:r>
            </w:ins>
            <w:ins w:id="1316" w:author="周婷" w:date="2020-08-28T13:05:45Z">
              <w:r>
                <w:rPr>
                  <w:rFonts w:hint="eastAsia"/>
                  <w:vertAlign w:val="baseline"/>
                  <w:lang w:val="en-US" w:eastAsia="zh-CN"/>
                </w:rPr>
                <w:t>人员</w:t>
              </w:r>
            </w:ins>
            <w:ins w:id="1317" w:author="周婷" w:date="2020-08-28T13:05:47Z">
              <w:r>
                <w:rPr>
                  <w:rFonts w:hint="eastAsia"/>
                  <w:vertAlign w:val="baseline"/>
                  <w:lang w:val="en-US" w:eastAsia="zh-CN"/>
                </w:rPr>
                <w:t>最后</w:t>
              </w:r>
            </w:ins>
            <w:ins w:id="1318" w:author="周婷" w:date="2020-08-28T13:05:48Z">
              <w:r>
                <w:rPr>
                  <w:rFonts w:hint="eastAsia"/>
                  <w:vertAlign w:val="baseline"/>
                  <w:lang w:val="en-US" w:eastAsia="zh-CN"/>
                </w:rPr>
                <w:t>一次</w:t>
              </w:r>
            </w:ins>
            <w:ins w:id="1319" w:author="周婷" w:date="2020-08-28T13:05:50Z">
              <w:r>
                <w:rPr>
                  <w:rFonts w:hint="eastAsia"/>
                  <w:vertAlign w:val="baseline"/>
                  <w:lang w:val="en-US" w:eastAsia="zh-CN"/>
                </w:rPr>
                <w:t>修改后</w:t>
              </w:r>
            </w:ins>
            <w:ins w:id="1320" w:author="周婷" w:date="2020-08-28T13:05:51Z">
              <w:r>
                <w:rPr>
                  <w:rFonts w:hint="eastAsia"/>
                  <w:vertAlign w:val="baseline"/>
                  <w:lang w:val="en-US" w:eastAsia="zh-CN"/>
                </w:rPr>
                <w:t>的</w:t>
              </w:r>
            </w:ins>
            <w:ins w:id="1321" w:author="周婷" w:date="2020-08-28T13:05:52Z">
              <w:r>
                <w:rPr>
                  <w:rFonts w:hint="eastAsia"/>
                  <w:vertAlign w:val="baseline"/>
                  <w:lang w:val="en-US" w:eastAsia="zh-CN"/>
                </w:rPr>
                <w:t>数据</w:t>
              </w:r>
            </w:ins>
          </w:p>
        </w:tc>
        <w:tc>
          <w:tcPr>
            <w:tcW w:w="2464" w:type="dxa"/>
          </w:tcPr>
          <w:p>
            <w:pPr>
              <w:rPr>
                <w:ins w:id="1322" w:author="周婷" w:date="2020-08-28T13:03:30Z"/>
                <w:rFonts w:hint="eastAsia" w:eastAsia="宋体"/>
                <w:vertAlign w:val="baseline"/>
                <w:lang w:val="en-US" w:eastAsia="zh-CN"/>
              </w:rPr>
            </w:pPr>
            <w:ins w:id="1323" w:author="周婷" w:date="2020-08-28T13:09:48Z">
              <w:r>
                <w:rPr>
                  <w:rFonts w:hint="eastAsia"/>
                  <w:vertAlign w:val="baseline"/>
                  <w:lang w:val="en-US" w:eastAsia="zh-CN"/>
                </w:rPr>
                <w:t>根据计算逻辑获取最新的数据</w:t>
              </w:r>
            </w:ins>
          </w:p>
        </w:tc>
      </w:tr>
    </w:tbl>
    <w:p>
      <w:pPr>
        <w:ind w:firstLine="0" w:firstLineChars="0"/>
        <w:rPr>
          <w:ins w:id="1325" w:author="周婷" w:date="2020-08-26T14:07:24Z"/>
          <w:rFonts w:hint="eastAsia" w:eastAsia="宋体"/>
          <w:lang w:val="en-US" w:eastAsia="zh-CN"/>
        </w:rPr>
        <w:pPrChange w:id="1324" w:author="周婷" w:date="2020-08-28T13:00:02Z">
          <w:pPr>
            <w:ind w:firstLine="420" w:firstLineChars="0"/>
          </w:pPr>
        </w:pPrChange>
      </w:pPr>
    </w:p>
    <w:p>
      <w:pPr>
        <w:ind w:firstLine="420" w:firstLineChars="0"/>
        <w:rPr>
          <w:rFonts w:hint="eastAsia"/>
          <w:lang w:val="en-US" w:eastAsia="zh-CN"/>
        </w:rPr>
      </w:pPr>
      <w:del w:id="1326" w:author="周婷" w:date="2020-08-26T14:04:34Z">
        <w:r>
          <w:rPr>
            <w:rFonts w:hint="eastAsia" w:eastAsia="宋体"/>
            <w:lang w:val="en-US" w:eastAsia="zh-CN"/>
          </w:rPr>
          <w:delText>报表右上角“保存”按钮只有在需要填列的报表中出现，如果</w:delText>
        </w:r>
      </w:del>
      <w:del w:id="1327" w:author="周婷" w:date="2020-08-26T14:05:03Z">
        <w:r>
          <w:rPr>
            <w:rFonts w:hint="eastAsia" w:eastAsia="宋体"/>
            <w:lang w:val="en-US" w:eastAsia="zh-CN"/>
          </w:rPr>
          <w:delText>有</w:delText>
        </w:r>
      </w:del>
      <w:r>
        <w:rPr>
          <w:rFonts w:hint="eastAsia" w:eastAsia="宋体"/>
          <w:lang w:val="en-US" w:eastAsia="zh-CN"/>
        </w:rPr>
        <w:t>点击</w:t>
      </w:r>
      <w:ins w:id="1328" w:author="周婷" w:date="2020-08-26T14:04:31Z">
        <w:r>
          <w:rPr>
            <w:rFonts w:hint="eastAsia" w:eastAsia="宋体"/>
            <w:lang w:val="en-US" w:eastAsia="zh-CN"/>
          </w:rPr>
          <w:t>“保存”</w:t>
        </w:r>
      </w:ins>
      <w:r>
        <w:rPr>
          <w:rFonts w:hint="eastAsia" w:eastAsia="宋体"/>
          <w:lang w:val="en-US" w:eastAsia="zh-CN"/>
        </w:rPr>
        <w:t>按钮，则下次填列人员进来则看到之前保存过的数据。</w:t>
      </w:r>
      <w:ins w:id="1329" w:author="周婷" w:date="2020-08-26T14:04:40Z">
        <w:r>
          <w:rPr>
            <w:rFonts w:hint="eastAsia" w:eastAsia="宋体"/>
            <w:lang w:val="en-US" w:eastAsia="zh-CN"/>
          </w:rPr>
          <w:t>状态</w:t>
        </w:r>
      </w:ins>
      <w:ins w:id="1330" w:author="周婷" w:date="2020-08-26T14:04:42Z">
        <w:r>
          <w:rPr>
            <w:rFonts w:hint="eastAsia" w:eastAsia="宋体"/>
            <w:lang w:val="en-US" w:eastAsia="zh-CN"/>
          </w:rPr>
          <w:t>不变</w:t>
        </w:r>
      </w:ins>
      <w:ins w:id="1331" w:author="周婷" w:date="2020-08-26T14:04:43Z">
        <w:r>
          <w:rPr>
            <w:rFonts w:hint="eastAsia" w:eastAsia="宋体"/>
            <w:lang w:val="en-US" w:eastAsia="zh-CN"/>
          </w:rPr>
          <w:t>，</w:t>
        </w:r>
      </w:ins>
      <w:ins w:id="1332" w:author="周婷" w:date="2020-08-26T14:04:45Z">
        <w:r>
          <w:rPr>
            <w:rFonts w:hint="eastAsia" w:eastAsia="宋体"/>
            <w:lang w:val="en-US" w:eastAsia="zh-CN"/>
          </w:rPr>
          <w:t>仍</w:t>
        </w:r>
      </w:ins>
      <w:ins w:id="1333" w:author="周婷" w:date="2020-08-26T14:04:49Z">
        <w:r>
          <w:rPr>
            <w:rFonts w:hint="eastAsia" w:eastAsia="宋体"/>
            <w:lang w:val="en-US" w:eastAsia="zh-CN"/>
          </w:rPr>
          <w:t>是</w:t>
        </w:r>
      </w:ins>
      <w:ins w:id="1334" w:author="周婷" w:date="2020-08-26T14:04:50Z">
        <w:r>
          <w:rPr>
            <w:rFonts w:hint="eastAsia" w:eastAsia="宋体"/>
            <w:lang w:val="en-US" w:eastAsia="zh-CN"/>
          </w:rPr>
          <w:t>待</w:t>
        </w:r>
      </w:ins>
      <w:ins w:id="1335" w:author="周婷" w:date="2020-08-26T14:04:51Z">
        <w:r>
          <w:rPr>
            <w:rFonts w:hint="eastAsia" w:eastAsia="宋体"/>
            <w:lang w:val="en-US" w:eastAsia="zh-CN"/>
          </w:rPr>
          <w:t>提交</w:t>
        </w:r>
      </w:ins>
      <w:ins w:id="1336" w:author="周婷" w:date="2020-08-26T14:04:53Z">
        <w:r>
          <w:rPr>
            <w:rFonts w:hint="eastAsia" w:eastAsia="宋体"/>
            <w:lang w:val="en-US" w:eastAsia="zh-CN"/>
          </w:rPr>
          <w:t>状态。</w:t>
        </w:r>
      </w:ins>
    </w:p>
    <w:p>
      <w:pPr>
        <w:ind w:firstLine="420" w:firstLineChars="0"/>
        <w:rPr>
          <w:rFonts w:hint="eastAsia"/>
          <w:lang w:val="en-US" w:eastAsia="zh-CN"/>
        </w:rPr>
      </w:pPr>
      <w:ins w:id="1337" w:author="周婷" w:date="2020-08-26T14:02:09Z">
        <w:r>
          <w:rPr>
            <w:rFonts w:hint="eastAsia" w:eastAsia="宋体"/>
            <w:lang w:val="en-US" w:eastAsia="zh-CN"/>
          </w:rPr>
          <w:t>点击</w:t>
        </w:r>
      </w:ins>
      <w:r>
        <w:rPr>
          <w:rFonts w:hint="eastAsia" w:eastAsia="宋体"/>
          <w:lang w:val="en-US" w:eastAsia="zh-CN"/>
        </w:rPr>
        <w:t>“导出”按钮，导出报表数据。</w:t>
      </w:r>
    </w:p>
    <w:p>
      <w:pPr>
        <w:ind w:firstLine="420" w:firstLineChars="0"/>
        <w:rPr>
          <w:ins w:id="1338" w:author="周婷" w:date="2020-08-26T14:00:29Z"/>
          <w:rFonts w:hint="eastAsia"/>
          <w:lang w:val="en-US" w:eastAsia="zh-CN"/>
        </w:rPr>
      </w:pPr>
      <w:r>
        <w:rPr>
          <w:rFonts w:hint="eastAsia" w:eastAsia="宋体"/>
          <w:lang w:val="en-US" w:eastAsia="zh-CN"/>
        </w:rPr>
        <w:t>“撤回”按钮在未提交前灰色，点击无效果。</w:t>
      </w:r>
    </w:p>
    <w:p>
      <w:pPr>
        <w:ind w:firstLine="420" w:firstLineChars="0"/>
        <w:rPr>
          <w:ins w:id="1339" w:author="周婷" w:date="2020-08-26T14:01:10Z"/>
          <w:rFonts w:hint="eastAsia"/>
          <w:b/>
          <w:bCs/>
          <w:lang w:val="en-US" w:eastAsia="zh-CN"/>
        </w:rPr>
      </w:pPr>
      <w:ins w:id="1340" w:author="周婷" w:date="2020-08-26T14:00:34Z">
        <w:r>
          <w:rPr>
            <w:rFonts w:hint="eastAsia" w:eastAsia="宋体"/>
            <w:b/>
            <w:bCs/>
            <w:lang w:val="en-US" w:eastAsia="zh-CN"/>
          </w:rPr>
          <w:t>情况二</w:t>
        </w:r>
      </w:ins>
      <w:ins w:id="1341" w:author="周婷" w:date="2020-08-26T14:00:35Z">
        <w:r>
          <w:rPr>
            <w:rFonts w:hint="eastAsia" w:eastAsia="宋体"/>
            <w:b/>
            <w:bCs/>
            <w:lang w:val="en-US" w:eastAsia="zh-CN"/>
          </w:rPr>
          <w:t>：</w:t>
        </w:r>
      </w:ins>
      <w:ins w:id="1342" w:author="周婷" w:date="2020-08-26T14:00:40Z">
        <w:r>
          <w:rPr>
            <w:rFonts w:hint="eastAsia" w:eastAsia="宋体"/>
            <w:b/>
            <w:bCs/>
            <w:lang w:val="en-US" w:eastAsia="zh-CN"/>
          </w:rPr>
          <w:t>报表</w:t>
        </w:r>
      </w:ins>
      <w:ins w:id="1343" w:author="周婷" w:date="2020-08-26T14:00:41Z">
        <w:r>
          <w:rPr>
            <w:rFonts w:hint="eastAsia" w:eastAsia="宋体"/>
            <w:b/>
            <w:bCs/>
            <w:lang w:val="en-US" w:eastAsia="zh-CN"/>
          </w:rPr>
          <w:t>不需要</w:t>
        </w:r>
      </w:ins>
      <w:ins w:id="1344" w:author="周婷" w:date="2020-08-26T14:00:42Z">
        <w:r>
          <w:rPr>
            <w:rFonts w:hint="eastAsia" w:eastAsia="宋体"/>
            <w:b/>
            <w:bCs/>
            <w:lang w:val="en-US" w:eastAsia="zh-CN"/>
          </w:rPr>
          <w:t>填列</w:t>
        </w:r>
      </w:ins>
      <w:ins w:id="1345" w:author="周婷" w:date="2020-08-26T14:00:43Z">
        <w:r>
          <w:rPr>
            <w:rFonts w:hint="eastAsia" w:eastAsia="宋体"/>
            <w:b/>
            <w:bCs/>
            <w:lang w:val="en-US" w:eastAsia="zh-CN"/>
          </w:rPr>
          <w:t>，</w:t>
        </w:r>
      </w:ins>
      <w:ins w:id="1346" w:author="周婷" w:date="2020-08-26T14:00:44Z">
        <w:r>
          <w:rPr>
            <w:rFonts w:hint="eastAsia" w:eastAsia="宋体"/>
            <w:b/>
            <w:bCs/>
            <w:lang w:val="en-US" w:eastAsia="zh-CN"/>
          </w:rPr>
          <w:t>可</w:t>
        </w:r>
      </w:ins>
      <w:ins w:id="1347" w:author="周婷" w:date="2020-08-26T14:00:45Z">
        <w:r>
          <w:rPr>
            <w:rFonts w:hint="eastAsia" w:eastAsia="宋体"/>
            <w:b/>
            <w:bCs/>
            <w:lang w:val="en-US" w:eastAsia="zh-CN"/>
          </w:rPr>
          <w:t>直接</w:t>
        </w:r>
      </w:ins>
      <w:ins w:id="1348" w:author="周婷" w:date="2020-08-26T14:00:46Z">
        <w:r>
          <w:rPr>
            <w:rFonts w:hint="eastAsia" w:eastAsia="宋体"/>
            <w:b/>
            <w:bCs/>
            <w:lang w:val="en-US" w:eastAsia="zh-CN"/>
          </w:rPr>
          <w:t>提交</w:t>
        </w:r>
      </w:ins>
      <w:ins w:id="1349" w:author="周婷" w:date="2020-08-26T14:00:49Z">
        <w:r>
          <w:rPr>
            <w:rFonts w:hint="eastAsia" w:eastAsia="宋体"/>
            <w:b/>
            <w:bCs/>
            <w:lang w:val="en-US" w:eastAsia="zh-CN"/>
          </w:rPr>
          <w:t>（</w:t>
        </w:r>
      </w:ins>
      <w:ins w:id="1350" w:author="周婷" w:date="2020-08-26T14:00:50Z">
        <w:r>
          <w:rPr>
            <w:rFonts w:hint="eastAsia" w:eastAsia="宋体"/>
            <w:b/>
            <w:bCs/>
            <w:lang w:val="en-US" w:eastAsia="zh-CN"/>
          </w:rPr>
          <w:t>包括</w:t>
        </w:r>
      </w:ins>
      <w:ins w:id="1351" w:author="周婷" w:date="2020-08-26T14:00:54Z">
        <w:r>
          <w:rPr>
            <w:rFonts w:hint="eastAsia" w:eastAsia="宋体"/>
            <w:b/>
            <w:bCs/>
            <w:lang w:val="en-US" w:eastAsia="zh-CN"/>
          </w:rPr>
          <w:t>补录和</w:t>
        </w:r>
      </w:ins>
      <w:ins w:id="1352" w:author="周婷" w:date="2020-08-26T14:00:58Z">
        <w:r>
          <w:rPr>
            <w:rFonts w:hint="eastAsia" w:eastAsia="宋体"/>
            <w:b/>
            <w:bCs/>
            <w:lang w:val="en-US" w:eastAsia="zh-CN"/>
          </w:rPr>
          <w:t>系统</w:t>
        </w:r>
      </w:ins>
      <w:ins w:id="1353" w:author="周婷" w:date="2020-08-26T14:00:59Z">
        <w:r>
          <w:rPr>
            <w:rFonts w:hint="eastAsia" w:eastAsia="宋体"/>
            <w:b/>
            <w:bCs/>
            <w:lang w:val="en-US" w:eastAsia="zh-CN"/>
          </w:rPr>
          <w:t>计算的</w:t>
        </w:r>
      </w:ins>
      <w:ins w:id="1354" w:author="周婷" w:date="2020-08-26T14:01:00Z">
        <w:r>
          <w:rPr>
            <w:rFonts w:hint="eastAsia" w:eastAsia="宋体"/>
            <w:b/>
            <w:bCs/>
            <w:lang w:val="en-US" w:eastAsia="zh-CN"/>
          </w:rPr>
          <w:t>报表</w:t>
        </w:r>
      </w:ins>
      <w:ins w:id="1355" w:author="周婷" w:date="2020-08-26T14:00:49Z">
        <w:r>
          <w:rPr>
            <w:rFonts w:hint="eastAsia" w:eastAsia="宋体"/>
            <w:b/>
            <w:bCs/>
            <w:lang w:val="en-US" w:eastAsia="zh-CN"/>
          </w:rPr>
          <w:t>）</w:t>
        </w:r>
      </w:ins>
    </w:p>
    <w:p>
      <w:pPr>
        <w:ind w:firstLine="420" w:firstLineChars="0"/>
        <w:rPr>
          <w:ins w:id="1356" w:author="周婷" w:date="2020-08-26T14:01:50Z"/>
          <w:rFonts w:hint="eastAsia"/>
          <w:lang w:val="en-US" w:eastAsia="zh-CN"/>
        </w:rPr>
      </w:pPr>
      <w:ins w:id="1357" w:author="周婷" w:date="2020-08-26T14:01:10Z">
        <w:r>
          <w:rPr>
            <w:rFonts w:hint="eastAsia" w:eastAsia="宋体"/>
            <w:lang w:val="en-US" w:eastAsia="zh-CN"/>
          </w:rPr>
          <w:t>点击任务后的“提交”按钮，查看报表。报表右上角有</w:t>
        </w:r>
      </w:ins>
      <w:ins w:id="1358" w:author="周婷" w:date="2020-08-27T16:25:34Z">
        <w:r>
          <w:rPr>
            <w:rFonts w:hint="eastAsia" w:eastAsia="宋体"/>
            <w:lang w:val="en-US" w:eastAsia="zh-CN"/>
          </w:rPr>
          <w:t>“刷新”“保存”、</w:t>
        </w:r>
      </w:ins>
      <w:ins w:id="1359" w:author="周婷" w:date="2020-08-26T14:01:10Z">
        <w:r>
          <w:rPr>
            <w:rFonts w:hint="eastAsia" w:eastAsia="宋体"/>
            <w:lang w:val="en-US" w:eastAsia="zh-CN"/>
          </w:rPr>
          <w:t>“提交”、“导出”、“撤回”按钮。</w:t>
        </w:r>
      </w:ins>
    </w:p>
    <w:p>
      <w:pPr>
        <w:ind w:firstLine="420" w:firstLineChars="0"/>
        <w:rPr>
          <w:ins w:id="1360" w:author="周婷" w:date="2020-08-27T16:26:06Z"/>
          <w:rFonts w:hint="eastAsia" w:eastAsia="宋体"/>
          <w:lang w:val="en-US" w:eastAsia="zh-CN"/>
        </w:rPr>
      </w:pPr>
      <w:ins w:id="1361" w:author="周婷" w:date="2020-08-26T14:01:51Z">
        <w:r>
          <w:rPr>
            <w:rFonts w:hint="eastAsia" w:eastAsia="宋体"/>
            <w:lang w:val="en-US" w:eastAsia="zh-CN"/>
          </w:rPr>
          <w:t>点击“提交”按钮直接提交，报表数据冻结，报送任务扭转到下一阶段，如果没有下一阶段，则完成报送。</w:t>
        </w:r>
      </w:ins>
    </w:p>
    <w:p>
      <w:pPr>
        <w:ind w:firstLine="420" w:firstLineChars="0"/>
        <w:rPr>
          <w:ins w:id="1362" w:author="周婷" w:date="2020-08-28T13:18:06Z"/>
          <w:rFonts w:hint="eastAsia" w:eastAsia="宋体"/>
          <w:lang w:val="en-US" w:eastAsia="zh-CN"/>
        </w:rPr>
      </w:pPr>
      <w:ins w:id="1363" w:author="周婷" w:date="2020-08-28T13:18:06Z">
        <w:r>
          <w:rPr>
            <w:rFonts w:hint="eastAsia" w:eastAsia="宋体"/>
            <w:lang w:val="en-US" w:eastAsia="zh-CN"/>
          </w:rPr>
          <w:t>点击“刷新”按钮，刷新获取最新的报表数据。</w:t>
        </w:r>
      </w:ins>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364" w:author="周婷" w:date="2020-08-28T13:17:53Z"/>
        </w:trPr>
        <w:tc>
          <w:tcPr>
            <w:tcW w:w="2463" w:type="dxa"/>
          </w:tcPr>
          <w:p>
            <w:pPr>
              <w:rPr>
                <w:ins w:id="1365" w:author="周婷" w:date="2020-08-28T13:17:53Z"/>
                <w:rFonts w:hint="eastAsia" w:eastAsia="宋体"/>
                <w:b/>
                <w:bCs/>
                <w:vertAlign w:val="baseline"/>
                <w:lang w:val="en-US" w:eastAsia="zh-CN"/>
              </w:rPr>
            </w:pPr>
            <w:ins w:id="1366" w:author="周婷" w:date="2020-08-28T13:17:53Z">
              <w:r>
                <w:rPr>
                  <w:rFonts w:hint="eastAsia"/>
                  <w:b/>
                  <w:bCs/>
                  <w:vertAlign w:val="baseline"/>
                  <w:lang w:val="en-US" w:eastAsia="zh-CN"/>
                </w:rPr>
                <w:t>场景</w:t>
              </w:r>
            </w:ins>
          </w:p>
        </w:tc>
        <w:tc>
          <w:tcPr>
            <w:tcW w:w="2463" w:type="dxa"/>
          </w:tcPr>
          <w:p>
            <w:pPr>
              <w:rPr>
                <w:ins w:id="1367" w:author="周婷" w:date="2020-08-28T13:17:53Z"/>
                <w:rFonts w:hint="eastAsia" w:eastAsia="宋体"/>
                <w:b/>
                <w:bCs/>
                <w:vertAlign w:val="baseline"/>
                <w:lang w:val="en-US" w:eastAsia="zh-CN"/>
              </w:rPr>
            </w:pPr>
            <w:ins w:id="1368" w:author="周婷" w:date="2020-08-28T13:17:53Z">
              <w:r>
                <w:rPr>
                  <w:rFonts w:hint="eastAsia"/>
                  <w:b/>
                  <w:bCs/>
                  <w:vertAlign w:val="baseline"/>
                  <w:lang w:val="en-US" w:eastAsia="zh-CN"/>
                </w:rPr>
                <w:t>是否可以亮色（可操作）</w:t>
              </w:r>
            </w:ins>
          </w:p>
        </w:tc>
        <w:tc>
          <w:tcPr>
            <w:tcW w:w="2464" w:type="dxa"/>
          </w:tcPr>
          <w:p>
            <w:pPr>
              <w:rPr>
                <w:ins w:id="1369" w:author="周婷" w:date="2020-08-28T13:17:53Z"/>
                <w:rFonts w:hint="eastAsia" w:eastAsia="宋体"/>
                <w:b/>
                <w:bCs/>
                <w:vertAlign w:val="baseline"/>
                <w:lang w:val="en-US" w:eastAsia="zh-CN"/>
              </w:rPr>
            </w:pPr>
            <w:ins w:id="1370" w:author="周婷" w:date="2020-08-28T13:17:53Z">
              <w:r>
                <w:rPr>
                  <w:rFonts w:hint="eastAsia"/>
                  <w:b/>
                  <w:bCs/>
                  <w:vertAlign w:val="baseline"/>
                  <w:lang w:val="en-US" w:eastAsia="zh-CN"/>
                </w:rPr>
                <w:t>操作前效果</w:t>
              </w:r>
            </w:ins>
          </w:p>
        </w:tc>
        <w:tc>
          <w:tcPr>
            <w:tcW w:w="2464" w:type="dxa"/>
          </w:tcPr>
          <w:p>
            <w:pPr>
              <w:rPr>
                <w:ins w:id="1371" w:author="周婷" w:date="2020-08-28T13:17:53Z"/>
                <w:rFonts w:hint="eastAsia" w:eastAsia="宋体"/>
                <w:b/>
                <w:bCs/>
                <w:vertAlign w:val="baseline"/>
                <w:lang w:val="en-US" w:eastAsia="zh-CN"/>
              </w:rPr>
            </w:pPr>
            <w:ins w:id="1372" w:author="周婷" w:date="2020-08-28T13:17:53Z">
              <w:r>
                <w:rPr>
                  <w:rFonts w:hint="eastAsia"/>
                  <w:b/>
                  <w:bCs/>
                  <w:vertAlign w:val="baseline"/>
                  <w:lang w:val="en-US" w:eastAsia="zh-CN"/>
                </w:rPr>
                <w:t>操作后效果</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373" w:author="周婷" w:date="2020-08-28T13:17:53Z"/>
        </w:trPr>
        <w:tc>
          <w:tcPr>
            <w:tcW w:w="2463" w:type="dxa"/>
          </w:tcPr>
          <w:p>
            <w:pPr>
              <w:rPr>
                <w:ins w:id="1374" w:author="周婷" w:date="2020-08-28T13:17:53Z"/>
                <w:rFonts w:hint="default" w:eastAsia="宋体"/>
                <w:vertAlign w:val="baseline"/>
                <w:lang w:val="en-US" w:eastAsia="zh-CN"/>
              </w:rPr>
            </w:pPr>
            <w:ins w:id="1375" w:author="周婷" w:date="2020-08-28T13:17:53Z">
              <w:r>
                <w:rPr>
                  <w:rFonts w:hint="eastAsia"/>
                  <w:vertAlign w:val="baseline"/>
                  <w:lang w:val="en-US" w:eastAsia="zh-CN"/>
                </w:rPr>
                <w:t>提交人员刚收到提交任务，未处理过</w:t>
              </w:r>
            </w:ins>
          </w:p>
        </w:tc>
        <w:tc>
          <w:tcPr>
            <w:tcW w:w="2463" w:type="dxa"/>
          </w:tcPr>
          <w:p>
            <w:pPr>
              <w:rPr>
                <w:ins w:id="1376" w:author="周婷" w:date="2020-08-28T13:17:53Z"/>
                <w:rFonts w:hint="eastAsia" w:eastAsia="宋体"/>
                <w:vertAlign w:val="baseline"/>
                <w:lang w:val="en-US" w:eastAsia="zh-CN"/>
              </w:rPr>
            </w:pPr>
            <w:ins w:id="1377" w:author="周婷" w:date="2020-08-28T13:17:53Z">
              <w:r>
                <w:rPr>
                  <w:rFonts w:hint="eastAsia"/>
                  <w:vertAlign w:val="baseline"/>
                  <w:lang w:val="en-US" w:eastAsia="zh-CN"/>
                </w:rPr>
                <w:t>否</w:t>
              </w:r>
            </w:ins>
          </w:p>
        </w:tc>
        <w:tc>
          <w:tcPr>
            <w:tcW w:w="2464" w:type="dxa"/>
          </w:tcPr>
          <w:p>
            <w:pPr>
              <w:rPr>
                <w:ins w:id="1378" w:author="周婷" w:date="2020-08-28T13:17:53Z"/>
                <w:rFonts w:hint="eastAsia" w:eastAsia="宋体"/>
                <w:vertAlign w:val="baseline"/>
                <w:lang w:val="en-US" w:eastAsia="zh-CN"/>
              </w:rPr>
            </w:pPr>
          </w:p>
        </w:tc>
        <w:tc>
          <w:tcPr>
            <w:tcW w:w="2464" w:type="dxa"/>
          </w:tcPr>
          <w:p>
            <w:pPr>
              <w:rPr>
                <w:ins w:id="1379" w:author="周婷" w:date="2020-08-28T13:17:53Z"/>
                <w:rFonts w:hint="eastAsia" w:eastAsia="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380" w:author="周婷" w:date="2020-08-28T13:19:16Z"/>
        </w:trPr>
        <w:tc>
          <w:tcPr>
            <w:tcW w:w="2463" w:type="dxa"/>
          </w:tcPr>
          <w:p>
            <w:pPr>
              <w:rPr>
                <w:ins w:id="1381" w:author="周婷" w:date="2020-08-28T13:19:16Z"/>
                <w:rFonts w:hint="eastAsia"/>
                <w:vertAlign w:val="baseline"/>
                <w:lang w:val="en-US" w:eastAsia="zh-CN"/>
              </w:rPr>
            </w:pPr>
            <w:ins w:id="1382" w:author="周婷" w:date="2020-08-28T13:19:24Z">
              <w:r>
                <w:rPr>
                  <w:rFonts w:hint="eastAsia"/>
                  <w:vertAlign w:val="baseline"/>
                  <w:lang w:val="en-US" w:eastAsia="zh-CN"/>
                </w:rPr>
                <w:t>提交人员收到提交任务且提交后</w:t>
              </w:r>
            </w:ins>
          </w:p>
        </w:tc>
        <w:tc>
          <w:tcPr>
            <w:tcW w:w="2463" w:type="dxa"/>
          </w:tcPr>
          <w:p>
            <w:pPr>
              <w:rPr>
                <w:ins w:id="1383" w:author="周婷" w:date="2020-08-28T13:19:16Z"/>
                <w:rFonts w:hint="eastAsia"/>
                <w:vertAlign w:val="baseline"/>
                <w:lang w:val="en-US" w:eastAsia="zh-CN"/>
              </w:rPr>
            </w:pPr>
            <w:ins w:id="1384" w:author="周婷" w:date="2020-08-28T13:19:26Z">
              <w:r>
                <w:rPr>
                  <w:rFonts w:hint="eastAsia"/>
                  <w:vertAlign w:val="baseline"/>
                  <w:lang w:val="en-US" w:eastAsia="zh-CN"/>
                </w:rPr>
                <w:t>否</w:t>
              </w:r>
            </w:ins>
          </w:p>
        </w:tc>
        <w:tc>
          <w:tcPr>
            <w:tcW w:w="2464" w:type="dxa"/>
          </w:tcPr>
          <w:p>
            <w:pPr>
              <w:rPr>
                <w:ins w:id="1385" w:author="周婷" w:date="2020-08-28T13:19:16Z"/>
                <w:rFonts w:hint="eastAsia" w:eastAsia="宋体"/>
                <w:vertAlign w:val="baseline"/>
                <w:lang w:val="en-US" w:eastAsia="zh-CN"/>
              </w:rPr>
            </w:pPr>
          </w:p>
        </w:tc>
        <w:tc>
          <w:tcPr>
            <w:tcW w:w="2464" w:type="dxa"/>
          </w:tcPr>
          <w:p>
            <w:pPr>
              <w:rPr>
                <w:ins w:id="1386" w:author="周婷" w:date="2020-08-28T13:19:16Z"/>
                <w:rFonts w:hint="eastAsia" w:eastAsia="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387" w:author="周婷" w:date="2020-08-28T13:17:53Z"/>
        </w:trPr>
        <w:tc>
          <w:tcPr>
            <w:tcW w:w="2463" w:type="dxa"/>
            <w:vAlign w:val="top"/>
          </w:tcPr>
          <w:p>
            <w:pPr>
              <w:rPr>
                <w:ins w:id="1388" w:author="周婷" w:date="2020-08-28T13:17:53Z"/>
                <w:rFonts w:hint="eastAsia" w:ascii="宋体" w:hAnsi="宋体" w:eastAsia="宋体" w:cs="宋体"/>
                <w:sz w:val="24"/>
                <w:szCs w:val="24"/>
                <w:vertAlign w:val="baseline"/>
                <w:lang w:val="en-US" w:eastAsia="zh-CN" w:bidi="ar-SA"/>
              </w:rPr>
            </w:pPr>
            <w:ins w:id="1389" w:author="周婷" w:date="2020-08-28T13:18:39Z">
              <w:r>
                <w:rPr>
                  <w:rFonts w:hint="eastAsia"/>
                  <w:vertAlign w:val="baseline"/>
                  <w:lang w:val="en-US" w:eastAsia="zh-CN"/>
                </w:rPr>
                <w:t>提交人员收到提交任务且提交且撤回后</w:t>
              </w:r>
            </w:ins>
          </w:p>
        </w:tc>
        <w:tc>
          <w:tcPr>
            <w:tcW w:w="2463" w:type="dxa"/>
            <w:vAlign w:val="top"/>
          </w:tcPr>
          <w:p>
            <w:pPr>
              <w:rPr>
                <w:ins w:id="1390" w:author="周婷" w:date="2020-08-28T13:17:53Z"/>
                <w:rFonts w:hint="eastAsia" w:ascii="宋体" w:hAnsi="宋体" w:eastAsia="宋体" w:cs="宋体"/>
                <w:sz w:val="24"/>
                <w:szCs w:val="24"/>
                <w:vertAlign w:val="baseline"/>
                <w:lang w:val="en-US" w:eastAsia="zh-CN" w:bidi="ar-SA"/>
              </w:rPr>
            </w:pPr>
            <w:ins w:id="1391" w:author="周婷" w:date="2020-08-28T13:18:50Z">
              <w:r>
                <w:rPr>
                  <w:rFonts w:hint="eastAsia"/>
                  <w:vertAlign w:val="baseline"/>
                  <w:lang w:val="en-US" w:eastAsia="zh-CN"/>
                </w:rPr>
                <w:t>是</w:t>
              </w:r>
            </w:ins>
          </w:p>
        </w:tc>
        <w:tc>
          <w:tcPr>
            <w:tcW w:w="2464" w:type="dxa"/>
            <w:vAlign w:val="top"/>
          </w:tcPr>
          <w:p>
            <w:pPr>
              <w:rPr>
                <w:ins w:id="1392" w:author="周婷" w:date="2020-08-28T13:17:53Z"/>
                <w:rFonts w:hint="eastAsia" w:ascii="宋体" w:hAnsi="宋体" w:eastAsia="宋体" w:cs="宋体"/>
                <w:sz w:val="24"/>
                <w:szCs w:val="24"/>
                <w:vertAlign w:val="baseline"/>
                <w:lang w:val="en-US" w:eastAsia="zh-CN" w:bidi="ar-SA"/>
              </w:rPr>
            </w:pPr>
            <w:ins w:id="1393" w:author="周婷" w:date="2020-08-28T13:19:02Z">
              <w:r>
                <w:rPr>
                  <w:rFonts w:hint="eastAsia"/>
                  <w:vertAlign w:val="baseline"/>
                  <w:lang w:val="en-US" w:eastAsia="zh-CN"/>
                </w:rPr>
                <w:t>展示上一次提交的数据</w:t>
              </w:r>
            </w:ins>
          </w:p>
        </w:tc>
        <w:tc>
          <w:tcPr>
            <w:tcW w:w="2464" w:type="dxa"/>
            <w:vAlign w:val="top"/>
          </w:tcPr>
          <w:p>
            <w:pPr>
              <w:rPr>
                <w:ins w:id="1394" w:author="周婷" w:date="2020-08-28T13:17:53Z"/>
                <w:rFonts w:hint="eastAsia" w:ascii="宋体" w:hAnsi="宋体" w:eastAsia="宋体" w:cs="宋体"/>
                <w:sz w:val="24"/>
                <w:szCs w:val="24"/>
                <w:vertAlign w:val="baseline"/>
                <w:lang w:val="en-US" w:eastAsia="zh-CN" w:bidi="ar-SA"/>
              </w:rPr>
            </w:pPr>
            <w:ins w:id="1395" w:author="周婷" w:date="2020-08-28T13:19:10Z">
              <w:r>
                <w:rPr>
                  <w:rFonts w:hint="eastAsia"/>
                  <w:vertAlign w:val="baseline"/>
                  <w:lang w:val="en-US" w:eastAsia="zh-CN"/>
                </w:rPr>
                <w:t>根据计算逻辑获取最新的数据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396" w:author="周婷" w:date="2020-08-28T13:18:28Z"/>
        </w:trPr>
        <w:tc>
          <w:tcPr>
            <w:tcW w:w="2463" w:type="dxa"/>
            <w:vAlign w:val="top"/>
          </w:tcPr>
          <w:p>
            <w:pPr>
              <w:rPr>
                <w:ins w:id="1397" w:author="周婷" w:date="2020-08-28T13:18:28Z"/>
                <w:rFonts w:hint="eastAsia" w:ascii="宋体" w:hAnsi="宋体" w:eastAsia="宋体" w:cs="宋体"/>
                <w:sz w:val="24"/>
                <w:szCs w:val="24"/>
                <w:vertAlign w:val="baseline"/>
                <w:lang w:val="en-US" w:eastAsia="zh-CN" w:bidi="ar-SA"/>
              </w:rPr>
            </w:pPr>
            <w:ins w:id="1398" w:author="周婷" w:date="2020-08-28T13:18:42Z">
              <w:r>
                <w:rPr>
                  <w:rFonts w:hint="eastAsia"/>
                  <w:vertAlign w:val="baseline"/>
                  <w:lang w:val="en-US" w:eastAsia="zh-CN"/>
                </w:rPr>
                <w:t>提交人员收到提交任务且提交且被退回后</w:t>
              </w:r>
            </w:ins>
          </w:p>
        </w:tc>
        <w:tc>
          <w:tcPr>
            <w:tcW w:w="2463" w:type="dxa"/>
            <w:vAlign w:val="top"/>
          </w:tcPr>
          <w:p>
            <w:pPr>
              <w:rPr>
                <w:ins w:id="1399" w:author="周婷" w:date="2020-08-28T13:18:28Z"/>
                <w:rFonts w:hint="eastAsia" w:ascii="宋体" w:hAnsi="宋体" w:eastAsia="宋体" w:cs="宋体"/>
                <w:sz w:val="24"/>
                <w:szCs w:val="24"/>
                <w:vertAlign w:val="baseline"/>
                <w:lang w:val="en-US" w:eastAsia="zh-CN" w:bidi="ar-SA"/>
              </w:rPr>
            </w:pPr>
            <w:ins w:id="1400" w:author="周婷" w:date="2020-08-28T13:18:53Z">
              <w:r>
                <w:rPr>
                  <w:rFonts w:hint="eastAsia"/>
                  <w:vertAlign w:val="baseline"/>
                  <w:lang w:val="en-US" w:eastAsia="zh-CN"/>
                </w:rPr>
                <w:t>是</w:t>
              </w:r>
            </w:ins>
          </w:p>
        </w:tc>
        <w:tc>
          <w:tcPr>
            <w:tcW w:w="2464" w:type="dxa"/>
            <w:vAlign w:val="top"/>
          </w:tcPr>
          <w:p>
            <w:pPr>
              <w:rPr>
                <w:ins w:id="1401" w:author="周婷" w:date="2020-08-28T13:18:28Z"/>
                <w:rFonts w:hint="eastAsia" w:ascii="宋体" w:hAnsi="宋体" w:eastAsia="宋体" w:cs="宋体"/>
                <w:sz w:val="24"/>
                <w:szCs w:val="24"/>
                <w:vertAlign w:val="baseline"/>
                <w:lang w:val="en-US" w:eastAsia="zh-CN" w:bidi="ar-SA"/>
              </w:rPr>
            </w:pPr>
            <w:ins w:id="1402" w:author="周婷" w:date="2020-08-28T13:19:05Z">
              <w:r>
                <w:rPr>
                  <w:rFonts w:hint="eastAsia"/>
                  <w:vertAlign w:val="baseline"/>
                  <w:lang w:val="en-US" w:eastAsia="zh-CN"/>
                </w:rPr>
                <w:t>如果集团审核人员没有修改过，则展示上一次提交的数据；如果集团审核人员修改过，则展示集团审核人员最后一次修改后的数据</w:t>
              </w:r>
            </w:ins>
          </w:p>
        </w:tc>
        <w:tc>
          <w:tcPr>
            <w:tcW w:w="2464" w:type="dxa"/>
            <w:vAlign w:val="top"/>
          </w:tcPr>
          <w:p>
            <w:pPr>
              <w:rPr>
                <w:ins w:id="1403" w:author="周婷" w:date="2020-08-28T13:18:28Z"/>
                <w:rFonts w:hint="eastAsia" w:ascii="宋体" w:hAnsi="宋体" w:eastAsia="宋体" w:cs="宋体"/>
                <w:sz w:val="24"/>
                <w:szCs w:val="24"/>
                <w:vertAlign w:val="baseline"/>
                <w:lang w:val="en-US" w:eastAsia="zh-CN" w:bidi="ar-SA"/>
              </w:rPr>
            </w:pPr>
            <w:ins w:id="1404" w:author="周婷" w:date="2020-08-28T13:19:13Z">
              <w:r>
                <w:rPr>
                  <w:rFonts w:hint="eastAsia"/>
                  <w:vertAlign w:val="baseline"/>
                  <w:lang w:val="en-US" w:eastAsia="zh-CN"/>
                </w:rPr>
                <w:t>根据计算逻辑获取最新的数据</w:t>
              </w:r>
            </w:ins>
          </w:p>
        </w:tc>
      </w:tr>
    </w:tbl>
    <w:p>
      <w:pPr>
        <w:ind w:firstLine="0" w:firstLineChars="0"/>
        <w:rPr>
          <w:ins w:id="1405" w:author="周婷" w:date="2020-08-28T13:17:49Z"/>
          <w:rFonts w:hint="eastAsia" w:eastAsia="宋体"/>
          <w:lang w:val="en-US" w:eastAsia="zh-CN"/>
        </w:rPr>
      </w:pPr>
    </w:p>
    <w:p>
      <w:pPr>
        <w:ind w:firstLine="420" w:firstLineChars="0"/>
        <w:rPr>
          <w:ins w:id="1406" w:author="周婷" w:date="2020-08-26T14:01:53Z"/>
          <w:rFonts w:hint="eastAsia" w:eastAsia="宋体"/>
          <w:lang w:val="en-US" w:eastAsia="zh-CN"/>
        </w:rPr>
      </w:pPr>
      <w:ins w:id="1407" w:author="周婷" w:date="2020-08-27T16:27:26Z">
        <w:r>
          <w:rPr>
            <w:rFonts w:hint="eastAsia"/>
            <w:lang w:val="en-US" w:eastAsia="zh-CN"/>
          </w:rPr>
          <w:t>“</w:t>
        </w:r>
      </w:ins>
      <w:ins w:id="1408" w:author="周婷" w:date="2020-08-27T16:27:28Z">
        <w:r>
          <w:rPr>
            <w:rFonts w:hint="eastAsia"/>
            <w:lang w:val="en-US" w:eastAsia="zh-CN"/>
          </w:rPr>
          <w:t>保存</w:t>
        </w:r>
      </w:ins>
      <w:ins w:id="1409" w:author="周婷" w:date="2020-08-27T16:27:26Z">
        <w:r>
          <w:rPr>
            <w:rFonts w:hint="eastAsia"/>
            <w:lang w:val="en-US" w:eastAsia="zh-CN"/>
          </w:rPr>
          <w:t>”</w:t>
        </w:r>
      </w:ins>
      <w:ins w:id="1410" w:author="周婷" w:date="2020-08-27T16:26:24Z">
        <w:r>
          <w:rPr>
            <w:rFonts w:hint="eastAsia" w:eastAsia="宋体"/>
            <w:lang w:val="en-US" w:eastAsia="zh-CN"/>
          </w:rPr>
          <w:t>按钮</w:t>
        </w:r>
      </w:ins>
      <w:ins w:id="1411" w:author="周婷" w:date="2020-08-27T16:26:28Z">
        <w:r>
          <w:rPr>
            <w:rFonts w:hint="eastAsia"/>
            <w:lang w:val="en-US" w:eastAsia="zh-CN"/>
          </w:rPr>
          <w:t>是</w:t>
        </w:r>
      </w:ins>
      <w:ins w:id="1412" w:author="周婷" w:date="2020-08-27T16:26:29Z">
        <w:r>
          <w:rPr>
            <w:rFonts w:hint="eastAsia"/>
            <w:lang w:val="en-US" w:eastAsia="zh-CN"/>
          </w:rPr>
          <w:t>灰色</w:t>
        </w:r>
      </w:ins>
      <w:ins w:id="1413" w:author="周婷" w:date="2020-08-27T16:26:30Z">
        <w:r>
          <w:rPr>
            <w:rFonts w:hint="eastAsia"/>
            <w:lang w:val="en-US" w:eastAsia="zh-CN"/>
          </w:rPr>
          <w:t>，</w:t>
        </w:r>
      </w:ins>
      <w:ins w:id="1414" w:author="周婷" w:date="2020-08-27T16:26:31Z">
        <w:r>
          <w:rPr>
            <w:rFonts w:hint="eastAsia"/>
            <w:lang w:val="en-US" w:eastAsia="zh-CN"/>
          </w:rPr>
          <w:t>因为</w:t>
        </w:r>
      </w:ins>
      <w:ins w:id="1415" w:author="周婷" w:date="2020-08-27T16:27:32Z">
        <w:r>
          <w:rPr>
            <w:rFonts w:hint="eastAsia"/>
            <w:lang w:val="en-US" w:eastAsia="zh-CN"/>
          </w:rPr>
          <w:t>报表</w:t>
        </w:r>
      </w:ins>
      <w:ins w:id="1416" w:author="周婷" w:date="2020-08-27T16:27:33Z">
        <w:r>
          <w:rPr>
            <w:rFonts w:hint="eastAsia"/>
            <w:lang w:val="en-US" w:eastAsia="zh-CN"/>
          </w:rPr>
          <w:t>不需要</w:t>
        </w:r>
      </w:ins>
      <w:ins w:id="1417" w:author="周婷" w:date="2020-08-27T16:27:36Z">
        <w:r>
          <w:rPr>
            <w:rFonts w:hint="eastAsia"/>
            <w:lang w:val="en-US" w:eastAsia="zh-CN"/>
          </w:rPr>
          <w:t>填列</w:t>
        </w:r>
      </w:ins>
      <w:ins w:id="1418" w:author="周婷" w:date="2020-08-27T16:27:40Z">
        <w:r>
          <w:rPr>
            <w:rFonts w:hint="eastAsia"/>
            <w:lang w:val="en-US" w:eastAsia="zh-CN"/>
          </w:rPr>
          <w:t>。</w:t>
        </w:r>
      </w:ins>
    </w:p>
    <w:p>
      <w:pPr>
        <w:ind w:firstLine="420" w:firstLineChars="0"/>
        <w:rPr>
          <w:ins w:id="1419" w:author="周婷" w:date="2020-08-26T14:02:04Z"/>
          <w:rFonts w:hint="eastAsia"/>
          <w:lang w:val="en-US" w:eastAsia="zh-CN"/>
        </w:rPr>
      </w:pPr>
      <w:ins w:id="1420" w:author="周婷" w:date="2020-08-26T14:02:06Z">
        <w:r>
          <w:rPr>
            <w:rFonts w:hint="eastAsia" w:eastAsia="宋体"/>
            <w:lang w:val="en-US" w:eastAsia="zh-CN"/>
          </w:rPr>
          <w:t>点击</w:t>
        </w:r>
      </w:ins>
      <w:ins w:id="1421" w:author="周婷" w:date="2020-08-26T14:02:04Z">
        <w:r>
          <w:rPr>
            <w:rFonts w:hint="eastAsia" w:eastAsia="宋体"/>
            <w:lang w:val="en-US" w:eastAsia="zh-CN"/>
          </w:rPr>
          <w:t>“导出”按钮，导出报表数据。</w:t>
        </w:r>
      </w:ins>
    </w:p>
    <w:p>
      <w:pPr>
        <w:ind w:firstLine="420" w:firstLineChars="0"/>
        <w:rPr>
          <w:rFonts w:hint="eastAsia"/>
          <w:lang w:val="en-US" w:eastAsia="zh-CN"/>
        </w:rPr>
      </w:pPr>
      <w:ins w:id="1422" w:author="周婷" w:date="2020-08-26T14:02:14Z">
        <w:r>
          <w:rPr>
            <w:rFonts w:hint="eastAsia" w:eastAsia="宋体"/>
            <w:lang w:val="en-US" w:eastAsia="zh-CN"/>
          </w:rPr>
          <w:t>“撤回”按钮在未提交前灰色，点击无效果。</w:t>
        </w:r>
      </w:ins>
    </w:p>
    <w:p>
      <w:pPr>
        <w:pStyle w:val="8"/>
        <w:numPr>
          <w:ilvl w:val="6"/>
          <w:numId w:val="0"/>
        </w:numPr>
        <w:ind w:leftChars="0"/>
        <w:rPr>
          <w:rFonts w:hint="eastAsia"/>
          <w:sz w:val="21"/>
          <w:lang w:val="en-US" w:eastAsia="zh-CN"/>
        </w:rPr>
      </w:pPr>
      <w:r>
        <w:rPr>
          <w:rFonts w:hint="eastAsia" w:eastAsia="宋体"/>
          <w:sz w:val="21"/>
          <w:lang w:val="en-US" w:eastAsia="zh-CN"/>
        </w:rPr>
        <w:t>2)</w:t>
      </w:r>
      <w:del w:id="1423" w:author="周婷" w:date="2020-08-27T16:24:00Z">
        <w:r>
          <w:rPr>
            <w:rFonts w:hint="eastAsia" w:eastAsia="宋体"/>
            <w:sz w:val="21"/>
            <w:lang w:val="en-US" w:eastAsia="zh-CN"/>
          </w:rPr>
          <w:delText>撤回</w:delText>
        </w:r>
      </w:del>
      <w:ins w:id="1424" w:author="周婷" w:date="2020-08-27T16:24:00Z">
        <w:r>
          <w:rPr>
            <w:rFonts w:hint="eastAsia"/>
            <w:sz w:val="21"/>
            <w:lang w:val="en-US" w:eastAsia="zh-CN"/>
          </w:rPr>
          <w:t>提交</w:t>
        </w:r>
      </w:ins>
      <w:ins w:id="1425" w:author="周婷" w:date="2020-08-27T16:24:01Z">
        <w:r>
          <w:rPr>
            <w:rFonts w:hint="eastAsia"/>
            <w:sz w:val="21"/>
            <w:lang w:val="en-US" w:eastAsia="zh-CN"/>
          </w:rPr>
          <w:t>人员</w:t>
        </w:r>
      </w:ins>
      <w:ins w:id="1426" w:author="周婷" w:date="2020-08-27T16:24:02Z">
        <w:r>
          <w:rPr>
            <w:rFonts w:hint="eastAsia"/>
            <w:sz w:val="21"/>
            <w:lang w:val="en-US" w:eastAsia="zh-CN"/>
          </w:rPr>
          <w:t>提交</w:t>
        </w:r>
      </w:ins>
      <w:ins w:id="1427" w:author="周婷" w:date="2020-08-27T16:24:04Z">
        <w:r>
          <w:rPr>
            <w:rFonts w:hint="eastAsia"/>
            <w:sz w:val="21"/>
            <w:lang w:val="en-US" w:eastAsia="zh-CN"/>
          </w:rPr>
          <w:t>后</w:t>
        </w:r>
      </w:ins>
      <w:ins w:id="1428" w:author="周婷" w:date="2020-08-27T16:24:05Z">
        <w:r>
          <w:rPr>
            <w:rFonts w:hint="eastAsia"/>
            <w:sz w:val="21"/>
            <w:lang w:val="en-US" w:eastAsia="zh-CN"/>
          </w:rPr>
          <w:t>按钮</w:t>
        </w:r>
      </w:ins>
    </w:p>
    <w:p>
      <w:pPr>
        <w:ind w:firstLine="420" w:firstLineChars="0"/>
        <w:rPr>
          <w:del w:id="1429" w:author="周婷" w:date="2020-08-27T16:32:44Z"/>
          <w:rFonts w:hint="eastAsia"/>
          <w:lang w:val="en-US" w:eastAsia="zh-CN"/>
        </w:rPr>
      </w:pPr>
      <w:r>
        <w:rPr>
          <w:rFonts w:hint="eastAsia" w:eastAsia="宋体"/>
          <w:lang w:val="en-US" w:eastAsia="zh-CN"/>
        </w:rPr>
        <w:t>前提：报送提交人员已提交</w:t>
      </w:r>
      <w:ins w:id="1430" w:author="周婷" w:date="2020-08-27T16:06:39Z">
        <w:r>
          <w:rPr>
            <w:rFonts w:hint="eastAsia" w:eastAsia="宋体"/>
            <w:lang w:val="en-US" w:eastAsia="zh-CN"/>
          </w:rPr>
          <w:t>，</w:t>
        </w:r>
      </w:ins>
    </w:p>
    <w:p>
      <w:pPr>
        <w:ind w:firstLine="420" w:firstLineChars="0"/>
        <w:rPr>
          <w:rFonts w:hint="eastAsia"/>
          <w:lang w:val="en-US" w:eastAsia="zh-CN"/>
        </w:rPr>
      </w:pPr>
      <w:del w:id="1431" w:author="周婷" w:date="2020-08-27T16:32:44Z">
        <w:r>
          <w:rPr>
            <w:rFonts w:hint="eastAsia" w:eastAsia="宋体"/>
            <w:lang w:val="en-US" w:eastAsia="zh-CN"/>
          </w:rPr>
          <w:delText>点击任务后的“查看”按钮</w:delText>
        </w:r>
      </w:del>
      <w:ins w:id="1432" w:author="周婷" w:date="2020-08-27T16:32:44Z">
        <w:r>
          <w:rPr>
            <w:rFonts w:hint="eastAsia"/>
            <w:lang w:val="en-US" w:eastAsia="zh-CN"/>
          </w:rPr>
          <w:t>点击</w:t>
        </w:r>
      </w:ins>
      <w:ins w:id="1433" w:author="周婷" w:date="2020-08-27T16:32:45Z">
        <w:r>
          <w:rPr>
            <w:rFonts w:hint="eastAsia"/>
            <w:lang w:val="en-US" w:eastAsia="zh-CN"/>
          </w:rPr>
          <w:t>报表名称</w:t>
        </w:r>
      </w:ins>
      <w:del w:id="1434" w:author="周婷" w:date="2020-08-27T16:32:47Z">
        <w:r>
          <w:rPr>
            <w:rFonts w:hint="eastAsia" w:eastAsia="宋体"/>
            <w:lang w:val="en-US" w:eastAsia="zh-CN"/>
          </w:rPr>
          <w:delText>，</w:delText>
        </w:r>
      </w:del>
      <w:r>
        <w:rPr>
          <w:rFonts w:hint="eastAsia" w:eastAsia="宋体"/>
          <w:lang w:val="en-US" w:eastAsia="zh-CN"/>
        </w:rPr>
        <w:t>展示报表。报表右上角有</w:t>
      </w:r>
      <w:ins w:id="1435" w:author="周婷" w:date="2020-08-27T16:20:01Z">
        <w:r>
          <w:rPr>
            <w:rFonts w:hint="eastAsia"/>
            <w:lang w:val="en-US" w:eastAsia="zh-CN"/>
          </w:rPr>
          <w:t>“刷新”、“保存”、</w:t>
        </w:r>
      </w:ins>
      <w:r>
        <w:rPr>
          <w:rFonts w:hint="eastAsia" w:eastAsia="宋体"/>
          <w:lang w:val="en-US" w:eastAsia="zh-CN"/>
        </w:rPr>
        <w:t>“提交”、“导出”、“撤回”按钮。</w:t>
      </w:r>
    </w:p>
    <w:p>
      <w:pPr>
        <w:rPr>
          <w:rFonts w:hint="eastAsia"/>
          <w:lang w:val="en-US" w:eastAsia="zh-CN"/>
        </w:rPr>
      </w:pPr>
      <w:r>
        <w:drawing>
          <wp:inline distT="0" distB="0" distL="114300" distR="114300">
            <wp:extent cx="6113780" cy="2329180"/>
            <wp:effectExtent l="0" t="0" r="1270" b="1397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36"/>
                    <a:stretch>
                      <a:fillRect/>
                    </a:stretch>
                  </pic:blipFill>
                  <pic:spPr>
                    <a:xfrm>
                      <a:off x="0" y="0"/>
                      <a:ext cx="6113780" cy="2329180"/>
                    </a:xfrm>
                    <a:prstGeom prst="rect">
                      <a:avLst/>
                    </a:prstGeom>
                    <a:noFill/>
                    <a:ln>
                      <a:noFill/>
                    </a:ln>
                  </pic:spPr>
                </pic:pic>
              </a:graphicData>
            </a:graphic>
          </wp:inline>
        </w:drawing>
      </w:r>
    </w:p>
    <w:p>
      <w:pPr>
        <w:ind w:firstLine="420" w:firstLineChars="0"/>
        <w:rPr>
          <w:ins w:id="1436" w:author="周婷" w:date="2020-08-27T16:20:09Z"/>
          <w:rFonts w:hint="eastAsia" w:eastAsia="宋体"/>
          <w:lang w:val="en-US" w:eastAsia="zh-CN"/>
        </w:rPr>
      </w:pPr>
      <w:r>
        <w:rPr>
          <w:rFonts w:hint="eastAsia" w:eastAsia="宋体"/>
          <w:lang w:val="en-US" w:eastAsia="zh-CN"/>
        </w:rPr>
        <w:t>报表右上角“</w:t>
      </w:r>
      <w:del w:id="1437" w:author="周婷" w:date="2020-08-27T16:22:28Z">
        <w:r>
          <w:rPr>
            <w:rFonts w:hint="eastAsia" w:eastAsia="宋体"/>
            <w:lang w:val="en-US" w:eastAsia="zh-CN"/>
          </w:rPr>
          <w:delText>提交</w:delText>
        </w:r>
      </w:del>
      <w:ins w:id="1438" w:author="周婷" w:date="2020-08-27T16:22:28Z">
        <w:r>
          <w:rPr>
            <w:rFonts w:hint="eastAsia"/>
            <w:lang w:val="en-US" w:eastAsia="zh-CN"/>
          </w:rPr>
          <w:t>刷新</w:t>
        </w:r>
      </w:ins>
      <w:r>
        <w:rPr>
          <w:rFonts w:hint="eastAsia" w:eastAsia="宋体"/>
          <w:lang w:val="en-US" w:eastAsia="zh-CN"/>
        </w:rPr>
        <w:t>”按钮在</w:t>
      </w:r>
      <w:del w:id="1439" w:author="周婷" w:date="2020-08-27T16:22:38Z">
        <w:r>
          <w:rPr>
            <w:rFonts w:hint="eastAsia" w:eastAsia="宋体"/>
            <w:lang w:val="en-US" w:eastAsia="zh-CN"/>
          </w:rPr>
          <w:delText>未提交</w:delText>
        </w:r>
      </w:del>
      <w:ins w:id="1440" w:author="周婷" w:date="2020-08-27T16:22:38Z">
        <w:r>
          <w:rPr>
            <w:rFonts w:hint="eastAsia"/>
            <w:lang w:val="en-US" w:eastAsia="zh-CN"/>
          </w:rPr>
          <w:t>提交</w:t>
        </w:r>
      </w:ins>
      <w:ins w:id="1441" w:author="周婷" w:date="2020-08-27T16:22:40Z">
        <w:r>
          <w:rPr>
            <w:rFonts w:hint="eastAsia"/>
            <w:lang w:val="en-US" w:eastAsia="zh-CN"/>
          </w:rPr>
          <w:t>后</w:t>
        </w:r>
      </w:ins>
      <w:del w:id="1442" w:author="周婷" w:date="2020-08-27T16:22:43Z">
        <w:r>
          <w:rPr>
            <w:rFonts w:hint="eastAsia" w:eastAsia="宋体"/>
            <w:lang w:val="en-US" w:eastAsia="zh-CN"/>
          </w:rPr>
          <w:delText>前</w:delText>
        </w:r>
      </w:del>
      <w:r>
        <w:rPr>
          <w:rFonts w:hint="eastAsia" w:eastAsia="宋体"/>
          <w:lang w:val="en-US" w:eastAsia="zh-CN"/>
        </w:rPr>
        <w:t>灰色，点击无效果。</w:t>
      </w:r>
    </w:p>
    <w:p>
      <w:pPr>
        <w:ind w:firstLine="420" w:firstLineChars="0"/>
        <w:rPr>
          <w:ins w:id="1443" w:author="周婷" w:date="2020-08-27T16:20:09Z"/>
          <w:rFonts w:hint="eastAsia"/>
          <w:lang w:val="en-US" w:eastAsia="zh-CN"/>
        </w:rPr>
      </w:pPr>
      <w:ins w:id="1444" w:author="周婷" w:date="2020-08-27T16:20:09Z">
        <w:r>
          <w:rPr>
            <w:rFonts w:hint="eastAsia" w:eastAsia="宋体"/>
            <w:lang w:val="en-US" w:eastAsia="zh-CN"/>
          </w:rPr>
          <w:t>报表右上角“</w:t>
        </w:r>
      </w:ins>
      <w:ins w:id="1445" w:author="周婷" w:date="2020-08-27T16:23:00Z">
        <w:r>
          <w:rPr>
            <w:rFonts w:hint="eastAsia"/>
            <w:lang w:val="en-US" w:eastAsia="zh-CN"/>
          </w:rPr>
          <w:t>保存</w:t>
        </w:r>
      </w:ins>
      <w:ins w:id="1446" w:author="周婷" w:date="2020-08-27T16:20:09Z">
        <w:r>
          <w:rPr>
            <w:rFonts w:hint="eastAsia" w:eastAsia="宋体"/>
            <w:lang w:val="en-US" w:eastAsia="zh-CN"/>
          </w:rPr>
          <w:t>”按钮在</w:t>
        </w:r>
      </w:ins>
      <w:ins w:id="1447" w:author="周婷" w:date="2020-08-27T16:22:49Z">
        <w:r>
          <w:rPr>
            <w:rFonts w:hint="eastAsia"/>
            <w:lang w:val="en-US" w:eastAsia="zh-CN"/>
          </w:rPr>
          <w:t>提交后</w:t>
        </w:r>
      </w:ins>
      <w:ins w:id="1448" w:author="周婷" w:date="2020-08-27T16:20:09Z">
        <w:r>
          <w:rPr>
            <w:rFonts w:hint="eastAsia" w:eastAsia="宋体"/>
            <w:lang w:val="en-US" w:eastAsia="zh-CN"/>
          </w:rPr>
          <w:t>灰色，点击无效果。</w:t>
        </w:r>
      </w:ins>
    </w:p>
    <w:p>
      <w:pPr>
        <w:ind w:firstLine="420" w:firstLineChars="0"/>
        <w:rPr>
          <w:rFonts w:hint="eastAsia" w:eastAsia="宋体"/>
          <w:lang w:val="en-US" w:eastAsia="zh-CN"/>
        </w:rPr>
      </w:pPr>
      <w:ins w:id="1449" w:author="周婷" w:date="2020-08-27T16:22:53Z">
        <w:r>
          <w:rPr>
            <w:rFonts w:hint="eastAsia" w:eastAsia="宋体"/>
            <w:lang w:val="en-US" w:eastAsia="zh-CN"/>
          </w:rPr>
          <w:t>报表右上角“提交”按钮在</w:t>
        </w:r>
      </w:ins>
      <w:ins w:id="1450" w:author="周婷" w:date="2020-08-27T16:22:53Z">
        <w:r>
          <w:rPr>
            <w:rFonts w:hint="eastAsia"/>
            <w:lang w:val="en-US" w:eastAsia="zh-CN"/>
          </w:rPr>
          <w:t>提交后</w:t>
        </w:r>
      </w:ins>
      <w:ins w:id="1451" w:author="周婷" w:date="2020-08-27T16:22:53Z">
        <w:r>
          <w:rPr>
            <w:rFonts w:hint="eastAsia" w:eastAsia="宋体"/>
            <w:lang w:val="en-US" w:eastAsia="zh-CN"/>
          </w:rPr>
          <w:t>灰色，点击无效果。</w:t>
        </w:r>
      </w:ins>
    </w:p>
    <w:p>
      <w:pPr>
        <w:ind w:firstLine="420" w:firstLineChars="0"/>
        <w:rPr>
          <w:rFonts w:hint="eastAsia"/>
          <w:lang w:eastAsia="zh-CN"/>
        </w:rPr>
      </w:pPr>
      <w:ins w:id="1452" w:author="周婷" w:date="2020-08-27T16:29:58Z">
        <w:r>
          <w:rPr>
            <w:rFonts w:hint="eastAsia" w:eastAsia="宋体"/>
            <w:lang w:val="en-US" w:eastAsia="zh-CN"/>
          </w:rPr>
          <w:t>如果下一阶段审核人员未通过审核，</w:t>
        </w:r>
      </w:ins>
      <w:r>
        <w:rPr>
          <w:rFonts w:hint="eastAsia" w:eastAsia="宋体"/>
          <w:lang w:val="en-US" w:eastAsia="zh-CN"/>
        </w:rPr>
        <w:t>点击报表右上角“撤回”按钮，</w:t>
      </w:r>
      <w:del w:id="1453" w:author="周婷" w:date="2020-08-27T16:29:56Z">
        <w:r>
          <w:rPr>
            <w:rFonts w:hint="eastAsia" w:eastAsia="宋体"/>
            <w:lang w:val="en-US" w:eastAsia="zh-CN"/>
          </w:rPr>
          <w:delText>如果下一阶段审核人员未通过审核，</w:delText>
        </w:r>
      </w:del>
      <w:r>
        <w:rPr>
          <w:rFonts w:hint="eastAsia" w:eastAsia="宋体"/>
          <w:lang w:val="en-US" w:eastAsia="zh-CN"/>
        </w:rPr>
        <w:t>则确认撤回后解除报表数据冻结，报送任务状态扭转扭转为“</w:t>
      </w:r>
      <w:bookmarkStart w:id="99" w:name="_GoBack"/>
      <w:bookmarkEnd w:id="99"/>
      <w:r>
        <w:rPr>
          <w:rFonts w:hint="eastAsia" w:eastAsia="宋体"/>
          <w:lang w:val="en-US" w:eastAsia="zh-CN"/>
        </w:rPr>
        <w:t>待提交”</w:t>
      </w:r>
      <w:r>
        <w:rPr>
          <w:rFonts w:hint="eastAsia" w:eastAsia="宋体"/>
          <w:lang w:eastAsia="zh-CN"/>
        </w:rPr>
        <w:t>。如果下一阶段审核人员已通过审核，则</w:t>
      </w:r>
      <w:ins w:id="1454" w:author="周婷" w:date="2020-08-27T16:30:08Z">
        <w:r>
          <w:rPr>
            <w:rFonts w:hint="eastAsia" w:eastAsia="宋体"/>
            <w:lang w:val="en-US" w:eastAsia="zh-CN"/>
          </w:rPr>
          <w:t>“撤回”按钮</w:t>
        </w:r>
      </w:ins>
      <w:ins w:id="1455" w:author="周婷" w:date="2020-08-27T16:30:10Z">
        <w:r>
          <w:rPr>
            <w:rFonts w:hint="eastAsia"/>
            <w:lang w:val="en-US" w:eastAsia="zh-CN"/>
          </w:rPr>
          <w:t>灰色</w:t>
        </w:r>
      </w:ins>
      <w:ins w:id="1456" w:author="周婷" w:date="2020-08-27T16:30:11Z">
        <w:r>
          <w:rPr>
            <w:rFonts w:hint="eastAsia"/>
            <w:lang w:val="en-US" w:eastAsia="zh-CN"/>
          </w:rPr>
          <w:t>，</w:t>
        </w:r>
      </w:ins>
      <w:del w:id="1457" w:author="周婷" w:date="2020-08-27T16:30:18Z">
        <w:r>
          <w:rPr>
            <w:rFonts w:hint="eastAsia" w:eastAsia="宋体"/>
            <w:lang w:eastAsia="zh-CN"/>
          </w:rPr>
          <w:delText>无法撤回，</w:delText>
        </w:r>
      </w:del>
      <w:del w:id="1458" w:author="周婷" w:date="2020-08-27T16:30:18Z">
        <w:r>
          <w:rPr>
            <w:rFonts w:hint="eastAsia" w:eastAsia="宋体"/>
          </w:rPr>
          <w:delText>系统进行提示</w:delText>
        </w:r>
      </w:del>
      <w:del w:id="1459" w:author="周婷" w:date="2020-08-27T16:30:18Z">
        <w:r>
          <w:rPr>
            <w:rFonts w:hint="eastAsia" w:eastAsia="宋体"/>
            <w:lang w:eastAsia="zh-CN"/>
          </w:rPr>
          <w:delText>“报表已经通过审核，无法撤回”</w:delText>
        </w:r>
      </w:del>
      <w:ins w:id="1460" w:author="周婷" w:date="2020-08-27T16:30:18Z">
        <w:r>
          <w:rPr>
            <w:rFonts w:hint="eastAsia"/>
            <w:lang w:eastAsia="zh-CN"/>
          </w:rPr>
          <w:t>点击</w:t>
        </w:r>
      </w:ins>
      <w:ins w:id="1461" w:author="周婷" w:date="2020-08-27T16:30:20Z">
        <w:r>
          <w:rPr>
            <w:rFonts w:hint="eastAsia"/>
            <w:lang w:eastAsia="zh-CN"/>
          </w:rPr>
          <w:t>无效果</w:t>
        </w:r>
      </w:ins>
      <w:ins w:id="1462" w:author="周婷" w:date="2020-08-27T16:30:24Z">
        <w:r>
          <w:rPr>
            <w:rFonts w:hint="eastAsia"/>
            <w:lang w:eastAsia="zh-CN"/>
          </w:rPr>
          <w:t>。</w:t>
        </w:r>
      </w:ins>
    </w:p>
    <w:p>
      <w:pPr>
        <w:ind w:firstLine="420" w:firstLineChars="0"/>
        <w:rPr>
          <w:rFonts w:hint="eastAsia"/>
          <w:lang w:val="en-US" w:eastAsia="zh-CN"/>
        </w:rPr>
      </w:pPr>
      <w:r>
        <w:rPr>
          <w:rFonts w:hint="eastAsia" w:eastAsia="宋体"/>
          <w:lang w:eastAsia="zh-CN"/>
        </w:rPr>
        <w:t>点击</w:t>
      </w:r>
      <w:r>
        <w:rPr>
          <w:rFonts w:hint="eastAsia" w:eastAsia="宋体"/>
          <w:lang w:val="en-US" w:eastAsia="zh-CN"/>
        </w:rPr>
        <w:t>报表右上角“导出”按钮，导出报表数据。</w:t>
      </w:r>
    </w:p>
    <w:p>
      <w:pPr>
        <w:pStyle w:val="8"/>
        <w:numPr>
          <w:ilvl w:val="6"/>
          <w:numId w:val="0"/>
        </w:numPr>
        <w:ind w:leftChars="0"/>
        <w:rPr>
          <w:rFonts w:hint="eastAsia"/>
          <w:sz w:val="21"/>
          <w:lang w:val="en-US" w:eastAsia="zh-CN"/>
        </w:rPr>
      </w:pPr>
      <w:r>
        <w:rPr>
          <w:rFonts w:hint="eastAsia" w:eastAsia="宋体"/>
          <w:sz w:val="21"/>
          <w:lang w:val="en-US" w:eastAsia="zh-CN"/>
        </w:rPr>
        <w:t>3)审核</w:t>
      </w:r>
      <w:ins w:id="1463" w:author="周婷" w:date="2020-08-27T16:24:09Z">
        <w:r>
          <w:rPr>
            <w:rFonts w:hint="eastAsia"/>
            <w:sz w:val="21"/>
            <w:lang w:val="en-US" w:eastAsia="zh-CN"/>
          </w:rPr>
          <w:t>人员</w:t>
        </w:r>
      </w:ins>
      <w:ins w:id="1464" w:author="周婷" w:date="2020-08-27T16:24:23Z">
        <w:r>
          <w:rPr>
            <w:rFonts w:hint="eastAsia"/>
            <w:sz w:val="21"/>
            <w:lang w:val="en-US" w:eastAsia="zh-CN"/>
          </w:rPr>
          <w:t>审核</w:t>
        </w:r>
      </w:ins>
      <w:ins w:id="1465" w:author="周婷" w:date="2020-08-27T16:24:24Z">
        <w:r>
          <w:rPr>
            <w:rFonts w:hint="eastAsia"/>
            <w:sz w:val="21"/>
            <w:lang w:val="en-US" w:eastAsia="zh-CN"/>
          </w:rPr>
          <w:t>前</w:t>
        </w:r>
      </w:ins>
      <w:ins w:id="1466" w:author="周婷" w:date="2020-08-27T16:24:25Z">
        <w:r>
          <w:rPr>
            <w:rFonts w:hint="eastAsia"/>
            <w:sz w:val="21"/>
            <w:lang w:val="en-US" w:eastAsia="zh-CN"/>
          </w:rPr>
          <w:t>按钮</w:t>
        </w:r>
      </w:ins>
    </w:p>
    <w:p>
      <w:pPr>
        <w:ind w:firstLine="420" w:firstLineChars="0"/>
        <w:rPr>
          <w:rFonts w:hint="eastAsia"/>
          <w:lang w:val="en-US" w:eastAsia="zh-CN"/>
        </w:rPr>
      </w:pPr>
      <w:r>
        <w:rPr>
          <w:rFonts w:hint="eastAsia" w:eastAsia="宋体"/>
          <w:lang w:val="en-US" w:eastAsia="zh-CN"/>
        </w:rPr>
        <w:t>前提：报送提交人员均已提交，报送审核人员进行审核</w:t>
      </w:r>
    </w:p>
    <w:p>
      <w:pPr>
        <w:ind w:firstLine="420" w:firstLineChars="0"/>
        <w:rPr>
          <w:rFonts w:hint="eastAsia"/>
          <w:lang w:val="en-US" w:eastAsia="zh-CN"/>
        </w:rPr>
      </w:pPr>
      <w:r>
        <w:rPr>
          <w:rFonts w:hint="eastAsia" w:eastAsia="宋体"/>
          <w:lang w:val="en-US" w:eastAsia="zh-CN"/>
        </w:rPr>
        <w:t>点击</w:t>
      </w:r>
      <w:del w:id="1467" w:author="周婷" w:date="2020-08-27T16:31:24Z">
        <w:r>
          <w:rPr>
            <w:rFonts w:hint="eastAsia" w:eastAsia="宋体"/>
            <w:lang w:val="en-US" w:eastAsia="zh-CN"/>
          </w:rPr>
          <w:delText>任务后的“审核”按钮，</w:delText>
        </w:r>
      </w:del>
      <w:ins w:id="1468" w:author="周婷" w:date="2020-08-27T16:31:24Z">
        <w:r>
          <w:rPr>
            <w:rFonts w:hint="eastAsia"/>
            <w:lang w:val="en-US" w:eastAsia="zh-CN"/>
          </w:rPr>
          <w:t>报表</w:t>
        </w:r>
      </w:ins>
      <w:ins w:id="1469" w:author="周婷" w:date="2020-08-27T16:31:25Z">
        <w:r>
          <w:rPr>
            <w:rFonts w:hint="eastAsia"/>
            <w:lang w:val="en-US" w:eastAsia="zh-CN"/>
          </w:rPr>
          <w:t>名称</w:t>
        </w:r>
      </w:ins>
      <w:r>
        <w:rPr>
          <w:rFonts w:hint="eastAsia" w:eastAsia="宋体"/>
          <w:lang w:val="en-US" w:eastAsia="zh-CN"/>
        </w:rPr>
        <w:t>展示报表。</w:t>
      </w:r>
      <w:ins w:id="1470" w:author="周婷" w:date="2020-08-28T10:10:35Z">
        <w:r>
          <w:rPr>
            <w:rFonts w:hint="eastAsia"/>
            <w:lang w:val="en-US" w:eastAsia="zh-CN"/>
          </w:rPr>
          <w:t>普通</w:t>
        </w:r>
      </w:ins>
      <w:ins w:id="1471" w:author="周婷" w:date="2020-08-28T10:10:38Z">
        <w:r>
          <w:rPr>
            <w:rFonts w:hint="eastAsia"/>
            <w:lang w:val="en-US" w:eastAsia="zh-CN"/>
          </w:rPr>
          <w:t>的</w:t>
        </w:r>
      </w:ins>
      <w:ins w:id="1472" w:author="周婷" w:date="2020-08-28T10:10:40Z">
        <w:r>
          <w:rPr>
            <w:rFonts w:hint="eastAsia"/>
            <w:lang w:val="en-US" w:eastAsia="zh-CN"/>
          </w:rPr>
          <w:t>审核</w:t>
        </w:r>
      </w:ins>
      <w:ins w:id="1473" w:author="周婷" w:date="2020-08-28T10:10:41Z">
        <w:r>
          <w:rPr>
            <w:rFonts w:hint="eastAsia"/>
            <w:lang w:val="en-US" w:eastAsia="zh-CN"/>
          </w:rPr>
          <w:t>人</w:t>
        </w:r>
      </w:ins>
      <w:ins w:id="1474" w:author="周婷" w:date="2020-08-28T10:10:42Z">
        <w:r>
          <w:rPr>
            <w:rFonts w:hint="eastAsia"/>
            <w:lang w:val="en-US" w:eastAsia="zh-CN"/>
          </w:rPr>
          <w:t>员</w:t>
        </w:r>
      </w:ins>
      <w:ins w:id="1475" w:author="周婷" w:date="2020-08-28T10:10:53Z">
        <w:r>
          <w:rPr>
            <w:rFonts w:hint="eastAsia"/>
            <w:lang w:val="en-US" w:eastAsia="zh-CN"/>
          </w:rPr>
          <w:t>可以</w:t>
        </w:r>
      </w:ins>
      <w:ins w:id="1476" w:author="周婷" w:date="2020-08-28T10:10:55Z">
        <w:r>
          <w:rPr>
            <w:rFonts w:hint="eastAsia"/>
            <w:lang w:val="en-US" w:eastAsia="zh-CN"/>
          </w:rPr>
          <w:t>看到</w:t>
        </w:r>
      </w:ins>
      <w:r>
        <w:rPr>
          <w:rFonts w:hint="eastAsia" w:eastAsia="宋体"/>
          <w:lang w:val="en-US" w:eastAsia="zh-CN"/>
        </w:rPr>
        <w:t>报表右上角有“审核”、“导出”按钮。</w:t>
      </w:r>
      <w:ins w:id="1477" w:author="周婷" w:date="2020-08-28T10:11:04Z">
        <w:r>
          <w:rPr>
            <w:rFonts w:hint="eastAsia"/>
            <w:lang w:val="en-US" w:eastAsia="zh-CN"/>
          </w:rPr>
          <w:t>集团</w:t>
        </w:r>
      </w:ins>
      <w:ins w:id="1478" w:author="周婷" w:date="2020-08-28T10:11:08Z">
        <w:r>
          <w:rPr>
            <w:rFonts w:hint="eastAsia"/>
            <w:lang w:val="en-US" w:eastAsia="zh-CN"/>
          </w:rPr>
          <w:t>审</w:t>
        </w:r>
      </w:ins>
      <w:ins w:id="1479" w:author="周婷" w:date="2020-08-28T10:11:09Z">
        <w:r>
          <w:rPr>
            <w:rFonts w:hint="eastAsia"/>
            <w:lang w:val="en-US" w:eastAsia="zh-CN"/>
          </w:rPr>
          <w:t>核</w:t>
        </w:r>
      </w:ins>
      <w:ins w:id="1480" w:author="周婷" w:date="2020-08-28T10:11:10Z">
        <w:r>
          <w:rPr>
            <w:rFonts w:hint="eastAsia"/>
            <w:lang w:val="en-US" w:eastAsia="zh-CN"/>
          </w:rPr>
          <w:t>人员</w:t>
        </w:r>
      </w:ins>
      <w:ins w:id="1481" w:author="周婷" w:date="2020-08-28T12:50:37Z">
        <w:r>
          <w:rPr>
            <w:rFonts w:hint="eastAsia"/>
            <w:lang w:val="en-US" w:eastAsia="zh-CN"/>
          </w:rPr>
          <w:t>除了</w:t>
        </w:r>
      </w:ins>
      <w:ins w:id="1482" w:author="周婷" w:date="2020-08-28T12:50:39Z">
        <w:r>
          <w:rPr>
            <w:rFonts w:hint="eastAsia"/>
            <w:lang w:val="en-US" w:eastAsia="zh-CN"/>
          </w:rPr>
          <w:t>看到</w:t>
        </w:r>
      </w:ins>
      <w:ins w:id="1483" w:author="周婷" w:date="2020-08-28T12:50:43Z">
        <w:r>
          <w:rPr>
            <w:rFonts w:hint="eastAsia"/>
            <w:lang w:val="en-US" w:eastAsia="zh-CN"/>
          </w:rPr>
          <w:t>“</w:t>
        </w:r>
      </w:ins>
      <w:ins w:id="1484" w:author="周婷" w:date="2020-08-28T12:51:06Z">
        <w:r>
          <w:rPr>
            <w:rFonts w:hint="eastAsia"/>
            <w:lang w:val="en-US" w:eastAsia="zh-CN"/>
          </w:rPr>
          <w:t>审核</w:t>
        </w:r>
      </w:ins>
      <w:ins w:id="1485" w:author="周婷" w:date="2020-08-28T12:50:43Z">
        <w:r>
          <w:rPr>
            <w:rFonts w:hint="eastAsia"/>
            <w:lang w:val="en-US" w:eastAsia="zh-CN"/>
          </w:rPr>
          <w:t>”</w:t>
        </w:r>
      </w:ins>
      <w:ins w:id="1486" w:author="周婷" w:date="2020-08-28T12:51:11Z">
        <w:r>
          <w:rPr>
            <w:rFonts w:hint="eastAsia"/>
            <w:lang w:val="en-US" w:eastAsia="zh-CN"/>
          </w:rPr>
          <w:t>、“</w:t>
        </w:r>
      </w:ins>
      <w:ins w:id="1487" w:author="周婷" w:date="2020-08-28T12:51:12Z">
        <w:r>
          <w:rPr>
            <w:rFonts w:hint="eastAsia"/>
            <w:lang w:val="en-US" w:eastAsia="zh-CN"/>
          </w:rPr>
          <w:t>导出</w:t>
        </w:r>
      </w:ins>
      <w:ins w:id="1488" w:author="周婷" w:date="2020-08-28T12:51:11Z">
        <w:r>
          <w:rPr>
            <w:rFonts w:hint="eastAsia"/>
            <w:lang w:val="en-US" w:eastAsia="zh-CN"/>
          </w:rPr>
          <w:t>”</w:t>
        </w:r>
      </w:ins>
      <w:ins w:id="1489" w:author="周婷" w:date="2020-08-28T12:51:15Z">
        <w:r>
          <w:rPr>
            <w:rFonts w:hint="eastAsia"/>
            <w:lang w:val="en-US" w:eastAsia="zh-CN"/>
          </w:rPr>
          <w:t>按钮</w:t>
        </w:r>
      </w:ins>
      <w:ins w:id="1490" w:author="周婷" w:date="2020-08-28T12:51:16Z">
        <w:r>
          <w:rPr>
            <w:rFonts w:hint="eastAsia"/>
            <w:lang w:val="en-US" w:eastAsia="zh-CN"/>
          </w:rPr>
          <w:t>，</w:t>
        </w:r>
      </w:ins>
      <w:ins w:id="1491" w:author="周婷" w:date="2020-08-28T10:11:12Z">
        <w:r>
          <w:rPr>
            <w:rFonts w:hint="eastAsia"/>
            <w:lang w:val="en-US" w:eastAsia="zh-CN"/>
          </w:rPr>
          <w:t>还能</w:t>
        </w:r>
      </w:ins>
      <w:ins w:id="1492" w:author="周婷" w:date="2020-08-28T10:11:13Z">
        <w:r>
          <w:rPr>
            <w:rFonts w:hint="eastAsia"/>
            <w:lang w:val="en-US" w:eastAsia="zh-CN"/>
          </w:rPr>
          <w:t>看到</w:t>
        </w:r>
      </w:ins>
      <w:ins w:id="1493" w:author="周婷" w:date="2020-08-28T10:11:17Z">
        <w:r>
          <w:rPr>
            <w:rFonts w:hint="eastAsia"/>
            <w:lang w:val="en-US" w:eastAsia="zh-CN"/>
          </w:rPr>
          <w:t>“</w:t>
        </w:r>
      </w:ins>
      <w:ins w:id="1494" w:author="周婷" w:date="2020-08-28T10:11:18Z">
        <w:r>
          <w:rPr>
            <w:rFonts w:hint="eastAsia"/>
            <w:lang w:val="en-US" w:eastAsia="zh-CN"/>
          </w:rPr>
          <w:t>编辑</w:t>
        </w:r>
      </w:ins>
      <w:ins w:id="1495" w:author="周婷" w:date="2020-08-28T10:11:17Z">
        <w:r>
          <w:rPr>
            <w:rFonts w:hint="eastAsia"/>
            <w:lang w:val="en-US" w:eastAsia="zh-CN"/>
          </w:rPr>
          <w:t>”</w:t>
        </w:r>
      </w:ins>
      <w:ins w:id="1496" w:author="周婷" w:date="2020-08-28T10:11:20Z">
        <w:r>
          <w:rPr>
            <w:rFonts w:hint="eastAsia"/>
            <w:lang w:val="en-US" w:eastAsia="zh-CN"/>
          </w:rPr>
          <w:t>按钮</w:t>
        </w:r>
      </w:ins>
      <w:ins w:id="1497" w:author="周婷" w:date="2020-08-28T12:51:21Z">
        <w:r>
          <w:rPr>
            <w:rFonts w:hint="eastAsia"/>
            <w:lang w:val="en-US" w:eastAsia="zh-CN"/>
          </w:rPr>
          <w:t>。</w:t>
        </w:r>
      </w:ins>
    </w:p>
    <w:p>
      <w:pPr>
        <w:rPr>
          <w:rFonts w:hint="eastAsia"/>
          <w:lang w:val="en-US" w:eastAsia="zh-CN"/>
        </w:rPr>
      </w:pPr>
      <w:r>
        <w:drawing>
          <wp:inline distT="0" distB="0" distL="114300" distR="114300">
            <wp:extent cx="6116320" cy="2348865"/>
            <wp:effectExtent l="0" t="0" r="17780" b="13335"/>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37"/>
                    <a:stretch>
                      <a:fillRect/>
                    </a:stretch>
                  </pic:blipFill>
                  <pic:spPr>
                    <a:xfrm>
                      <a:off x="0" y="0"/>
                      <a:ext cx="6116320" cy="2348865"/>
                    </a:xfrm>
                    <a:prstGeom prst="rect">
                      <a:avLst/>
                    </a:prstGeom>
                    <a:noFill/>
                    <a:ln>
                      <a:noFill/>
                    </a:ln>
                  </pic:spPr>
                </pic:pic>
              </a:graphicData>
            </a:graphic>
          </wp:inline>
        </w:drawing>
      </w:r>
    </w:p>
    <w:p>
      <w:pPr>
        <w:numPr>
          <w:ilvl w:val="-1"/>
          <w:numId w:val="0"/>
        </w:numPr>
        <w:ind w:firstLine="420"/>
        <w:rPr>
          <w:rFonts w:hint="eastAsia"/>
          <w:lang w:val="en-US" w:eastAsia="zh-CN"/>
        </w:rPr>
      </w:pPr>
      <w:r>
        <w:rPr>
          <w:rFonts w:hint="eastAsia" w:eastAsia="宋体"/>
          <w:lang w:eastAsia="zh-CN"/>
        </w:rPr>
        <w:t>点击右上角</w:t>
      </w:r>
      <w:r>
        <w:rPr>
          <w:rFonts w:hint="eastAsia" w:eastAsia="宋体"/>
          <w:lang w:val="en-US" w:eastAsia="zh-CN"/>
        </w:rPr>
        <w:t>“审核”</w:t>
      </w:r>
      <w:r>
        <w:rPr>
          <w:rFonts w:hint="eastAsia" w:eastAsia="宋体"/>
          <w:lang w:eastAsia="zh-CN"/>
        </w:rPr>
        <w:t>按钮，</w:t>
      </w:r>
      <w:r>
        <w:rPr>
          <w:rFonts w:hint="eastAsia" w:eastAsia="宋体"/>
          <w:lang w:val="en-US" w:eastAsia="zh-CN"/>
        </w:rPr>
        <w:t>弹窗展示审核确认框，审核通过后对应数据</w:t>
      </w:r>
      <w:ins w:id="1498" w:author="周婷" w:date="2020-08-28T10:08:50Z">
        <w:r>
          <w:rPr>
            <w:rFonts w:hint="eastAsia"/>
            <w:lang w:val="en-US" w:eastAsia="zh-CN"/>
          </w:rPr>
          <w:t>状态</w:t>
        </w:r>
      </w:ins>
      <w:ins w:id="1499" w:author="周婷" w:date="2020-08-26T14:08:34Z">
        <w:r>
          <w:rPr>
            <w:rFonts w:hint="eastAsia" w:eastAsia="宋体"/>
            <w:lang w:val="en-US" w:eastAsia="zh-CN"/>
          </w:rPr>
          <w:t>扭转到下一阶段，如果没有下一阶段，则完成报送。</w:t>
        </w:r>
      </w:ins>
      <w:del w:id="1500" w:author="周婷" w:date="2020-08-26T14:08:41Z">
        <w:r>
          <w:rPr>
            <w:rFonts w:hint="eastAsia" w:eastAsia="宋体"/>
            <w:lang w:val="en-US" w:eastAsia="zh-CN"/>
          </w:rPr>
          <w:delText>态变为待确认，</w:delText>
        </w:r>
      </w:del>
      <w:r>
        <w:rPr>
          <w:rFonts w:hint="eastAsia" w:eastAsia="宋体"/>
          <w:lang w:val="en-US" w:eastAsia="zh-CN"/>
        </w:rPr>
        <w:t>审核不通过则需要选择提交人员（提交人员有多个，默认展示最后一个提交的人员；否则暂时展示对应提交人员）、填写审核不通过原因，重新打开对应的报送提交任务。同时</w:t>
      </w:r>
      <w:ins w:id="1501" w:author="周婷" w:date="2020-08-26T14:09:03Z">
        <w:r>
          <w:rPr>
            <w:rFonts w:hint="eastAsia" w:eastAsia="宋体"/>
            <w:lang w:val="en-US" w:eastAsia="zh-CN"/>
          </w:rPr>
          <w:t>任务</w:t>
        </w:r>
      </w:ins>
      <w:ins w:id="1502" w:author="周婷" w:date="2020-08-26T14:09:05Z">
        <w:r>
          <w:rPr>
            <w:rFonts w:hint="eastAsia" w:eastAsia="宋体"/>
            <w:lang w:val="en-US" w:eastAsia="zh-CN"/>
          </w:rPr>
          <w:t>状态</w:t>
        </w:r>
      </w:ins>
      <w:ins w:id="1503" w:author="周婷" w:date="2020-08-26T14:09:06Z">
        <w:r>
          <w:rPr>
            <w:rFonts w:hint="eastAsia" w:eastAsia="宋体"/>
            <w:lang w:val="en-US" w:eastAsia="zh-CN"/>
          </w:rPr>
          <w:t>会</w:t>
        </w:r>
      </w:ins>
      <w:ins w:id="1504" w:author="周婷" w:date="2020-08-26T14:09:09Z">
        <w:r>
          <w:rPr>
            <w:rFonts w:hint="eastAsia" w:eastAsia="宋体"/>
            <w:lang w:val="en-US" w:eastAsia="zh-CN"/>
          </w:rPr>
          <w:t>扭转</w:t>
        </w:r>
      </w:ins>
      <w:ins w:id="1505" w:author="周婷" w:date="2020-08-26T14:09:10Z">
        <w:r>
          <w:rPr>
            <w:rFonts w:hint="eastAsia" w:eastAsia="宋体"/>
            <w:lang w:val="en-US" w:eastAsia="zh-CN"/>
          </w:rPr>
          <w:t>到</w:t>
        </w:r>
      </w:ins>
      <w:ins w:id="1506" w:author="周婷" w:date="2020-08-26T14:09:12Z">
        <w:r>
          <w:rPr>
            <w:rFonts w:hint="eastAsia" w:eastAsia="宋体"/>
            <w:lang w:val="en-US" w:eastAsia="zh-CN"/>
          </w:rPr>
          <w:t>上一</w:t>
        </w:r>
      </w:ins>
      <w:ins w:id="1507" w:author="周婷" w:date="2020-08-26T14:09:13Z">
        <w:r>
          <w:rPr>
            <w:rFonts w:hint="eastAsia" w:eastAsia="宋体"/>
            <w:lang w:val="en-US" w:eastAsia="zh-CN"/>
          </w:rPr>
          <w:t>阶段</w:t>
        </w:r>
      </w:ins>
      <w:ins w:id="1508" w:author="周婷" w:date="2020-08-26T14:09:14Z">
        <w:r>
          <w:rPr>
            <w:rFonts w:hint="eastAsia" w:eastAsia="宋体"/>
            <w:lang w:val="en-US" w:eastAsia="zh-CN"/>
          </w:rPr>
          <w:t>，</w:t>
        </w:r>
      </w:ins>
      <w:r>
        <w:rPr>
          <w:rFonts w:hint="eastAsia" w:eastAsia="宋体"/>
          <w:lang w:val="en-US" w:eastAsia="zh-CN"/>
        </w:rPr>
        <w:t>会发送邮件非对应的报送提交人员：“</w:t>
      </w:r>
      <w:r>
        <w:rPr>
          <w:rFonts w:hint="eastAsia" w:eastAsia="宋体"/>
        </w:rPr>
        <w:t>经分平台xx报表xx期数据的报送</w:t>
      </w:r>
      <w:r>
        <w:rPr>
          <w:rFonts w:hint="eastAsia" w:eastAsia="宋体"/>
          <w:lang w:eastAsia="zh-CN"/>
        </w:rPr>
        <w:t>报表审核未通过</w:t>
      </w:r>
      <w:r>
        <w:rPr>
          <w:rFonts w:hint="eastAsia" w:eastAsia="宋体"/>
        </w:rPr>
        <w:t>，</w:t>
      </w:r>
      <w:r>
        <w:rPr>
          <w:rFonts w:hint="eastAsia" w:eastAsia="宋体"/>
          <w:lang w:eastAsia="zh-CN"/>
        </w:rPr>
        <w:t>未通过原因：</w:t>
      </w:r>
      <w:r>
        <w:rPr>
          <w:rFonts w:hint="eastAsia" w:eastAsia="宋体"/>
          <w:lang w:val="en-US" w:eastAsia="zh-CN"/>
        </w:rPr>
        <w:t>XXXXXXX。</w:t>
      </w:r>
      <w:r>
        <w:rPr>
          <w:rFonts w:hint="eastAsia" w:eastAsia="宋体"/>
        </w:rPr>
        <w:t>请尽快处理</w:t>
      </w:r>
      <w:r>
        <w:rPr>
          <w:rFonts w:hint="eastAsia" w:eastAsia="宋体"/>
          <w:lang w:val="en-US" w:eastAsia="zh-CN"/>
        </w:rPr>
        <w:t>”</w:t>
      </w:r>
    </w:p>
    <w:p>
      <w:pPr>
        <w:numPr>
          <w:ilvl w:val="-1"/>
          <w:numId w:val="0"/>
        </w:numPr>
      </w:pPr>
      <w:r>
        <w:drawing>
          <wp:inline distT="0" distB="0" distL="114300" distR="114300">
            <wp:extent cx="4810125" cy="1781175"/>
            <wp:effectExtent l="0" t="0" r="9525" b="9525"/>
            <wp:docPr id="7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2"/>
                    <pic:cNvPicPr>
                      <a:picLocks noChangeAspect="1"/>
                    </pic:cNvPicPr>
                  </pic:nvPicPr>
                  <pic:blipFill>
                    <a:blip r:embed="rId38"/>
                    <a:stretch>
                      <a:fillRect/>
                    </a:stretch>
                  </pic:blipFill>
                  <pic:spPr>
                    <a:xfrm>
                      <a:off x="0" y="0"/>
                      <a:ext cx="4810125" cy="1781175"/>
                    </a:xfrm>
                    <a:prstGeom prst="rect">
                      <a:avLst/>
                    </a:prstGeom>
                    <a:noFill/>
                    <a:ln>
                      <a:noFill/>
                    </a:ln>
                  </pic:spPr>
                </pic:pic>
              </a:graphicData>
            </a:graphic>
          </wp:inline>
        </w:drawing>
      </w:r>
    </w:p>
    <w:p>
      <w:pPr>
        <w:numPr>
          <w:ilvl w:val="-1"/>
          <w:numId w:val="0"/>
        </w:numPr>
        <w:rPr>
          <w:rFonts w:hint="eastAsia"/>
          <w:lang w:val="en-US" w:eastAsia="zh-CN"/>
        </w:rPr>
      </w:pPr>
      <w:r>
        <w:drawing>
          <wp:inline distT="0" distB="0" distL="114300" distR="114300">
            <wp:extent cx="4857750" cy="3171825"/>
            <wp:effectExtent l="0" t="0" r="0" b="952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9"/>
                    <a:stretch>
                      <a:fillRect/>
                    </a:stretch>
                  </pic:blipFill>
                  <pic:spPr>
                    <a:xfrm>
                      <a:off x="0" y="0"/>
                      <a:ext cx="4857750" cy="3171825"/>
                    </a:xfrm>
                    <a:prstGeom prst="rect">
                      <a:avLst/>
                    </a:prstGeom>
                    <a:noFill/>
                    <a:ln>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ins w:id="1509" w:author="周婷" w:date="2020-08-28T12:51:28Z"/>
          <w:rFonts w:hint="eastAsia" w:eastAsia="宋体"/>
          <w:lang w:eastAsia="zh-CN"/>
        </w:rPr>
      </w:pPr>
      <w:ins w:id="1510" w:author="周婷" w:date="2020-08-28T12:51:30Z">
        <w:r>
          <w:rPr>
            <w:rFonts w:hint="eastAsia"/>
            <w:lang w:eastAsia="zh-CN"/>
          </w:rPr>
          <w:t>点击</w:t>
        </w:r>
      </w:ins>
      <w:ins w:id="1511" w:author="周婷" w:date="2020-08-28T12:51:34Z">
        <w:r>
          <w:rPr>
            <w:rFonts w:hint="eastAsia"/>
            <w:lang w:eastAsia="zh-CN"/>
          </w:rPr>
          <w:t>报表</w:t>
        </w:r>
      </w:ins>
      <w:ins w:id="1512" w:author="周婷" w:date="2020-08-28T12:51:36Z">
        <w:r>
          <w:rPr>
            <w:rFonts w:hint="eastAsia"/>
            <w:lang w:eastAsia="zh-CN"/>
          </w:rPr>
          <w:t>右上角</w:t>
        </w:r>
      </w:ins>
      <w:ins w:id="1513" w:author="周婷" w:date="2020-08-28T12:51:37Z">
        <w:r>
          <w:rPr>
            <w:rFonts w:hint="eastAsia"/>
            <w:lang w:eastAsia="zh-CN"/>
          </w:rPr>
          <w:t>“</w:t>
        </w:r>
      </w:ins>
      <w:ins w:id="1514" w:author="周婷" w:date="2020-08-28T12:51:52Z">
        <w:r>
          <w:rPr>
            <w:rFonts w:hint="eastAsia"/>
            <w:lang w:eastAsia="zh-CN"/>
          </w:rPr>
          <w:t>编辑</w:t>
        </w:r>
      </w:ins>
      <w:ins w:id="1515" w:author="周婷" w:date="2020-08-28T12:51:37Z">
        <w:r>
          <w:rPr>
            <w:rFonts w:hint="eastAsia"/>
            <w:lang w:eastAsia="zh-CN"/>
          </w:rPr>
          <w:t>”</w:t>
        </w:r>
      </w:ins>
      <w:ins w:id="1516" w:author="周婷" w:date="2020-08-28T12:52:00Z">
        <w:r>
          <w:rPr>
            <w:rFonts w:hint="eastAsia"/>
            <w:lang w:eastAsia="zh-CN"/>
          </w:rPr>
          <w:t>按钮</w:t>
        </w:r>
      </w:ins>
      <w:ins w:id="1517" w:author="周婷" w:date="2020-08-28T12:52:02Z">
        <w:r>
          <w:rPr>
            <w:rFonts w:hint="eastAsia"/>
            <w:lang w:eastAsia="zh-CN"/>
          </w:rPr>
          <w:t>，</w:t>
        </w:r>
      </w:ins>
      <w:ins w:id="1518" w:author="周婷" w:date="2020-08-28T12:52:37Z">
        <w:r>
          <w:rPr>
            <w:rFonts w:hint="eastAsia"/>
            <w:lang w:eastAsia="zh-CN"/>
          </w:rPr>
          <w:t>可以</w:t>
        </w:r>
      </w:ins>
      <w:ins w:id="1519" w:author="周婷" w:date="2020-08-28T12:52:39Z">
        <w:r>
          <w:rPr>
            <w:rFonts w:hint="eastAsia"/>
            <w:lang w:eastAsia="zh-CN"/>
          </w:rPr>
          <w:t>编辑</w:t>
        </w:r>
      </w:ins>
      <w:ins w:id="1520" w:author="周婷" w:date="2020-08-28T12:52:47Z">
        <w:r>
          <w:rPr>
            <w:rFonts w:hint="eastAsia"/>
            <w:lang w:eastAsia="zh-CN"/>
          </w:rPr>
          <w:t>有权限</w:t>
        </w:r>
      </w:ins>
      <w:ins w:id="1521" w:author="周婷" w:date="2020-08-28T12:52:50Z">
        <w:r>
          <w:rPr>
            <w:rFonts w:hint="eastAsia"/>
            <w:lang w:eastAsia="zh-CN"/>
          </w:rPr>
          <w:t>编辑的</w:t>
        </w:r>
      </w:ins>
      <w:ins w:id="1522" w:author="周婷" w:date="2020-08-28T12:52:54Z">
        <w:r>
          <w:rPr>
            <w:rFonts w:hint="eastAsia"/>
            <w:lang w:eastAsia="zh-CN"/>
          </w:rPr>
          <w:t>指标</w:t>
        </w:r>
      </w:ins>
      <w:ins w:id="1523" w:author="周婷" w:date="2020-08-28T12:52:57Z">
        <w:r>
          <w:rPr>
            <w:rFonts w:hint="eastAsia"/>
            <w:lang w:eastAsia="zh-CN"/>
          </w:rPr>
          <w:t>，</w:t>
        </w:r>
      </w:ins>
      <w:ins w:id="1524" w:author="周婷" w:date="2020-08-28T12:54:03Z">
        <w:r>
          <w:rPr>
            <w:rFonts w:hint="eastAsia"/>
            <w:lang w:eastAsia="zh-CN"/>
          </w:rPr>
          <w:t>提交</w:t>
        </w:r>
      </w:ins>
      <w:ins w:id="1525" w:author="周婷" w:date="2020-08-28T12:54:05Z">
        <w:r>
          <w:rPr>
            <w:rFonts w:hint="eastAsia"/>
            <w:lang w:eastAsia="zh-CN"/>
          </w:rPr>
          <w:t>后</w:t>
        </w:r>
      </w:ins>
      <w:ins w:id="1526" w:author="周婷" w:date="2020-08-28T12:53:02Z">
        <w:r>
          <w:rPr>
            <w:rFonts w:hint="eastAsia"/>
            <w:lang w:eastAsia="zh-CN"/>
          </w:rPr>
          <w:t>以</w:t>
        </w:r>
      </w:ins>
      <w:ins w:id="1527" w:author="周婷" w:date="2020-08-28T12:53:04Z">
        <w:r>
          <w:rPr>
            <w:rFonts w:hint="eastAsia"/>
            <w:lang w:eastAsia="zh-CN"/>
          </w:rPr>
          <w:t>编辑</w:t>
        </w:r>
      </w:ins>
      <w:ins w:id="1528" w:author="周婷" w:date="2020-08-28T12:53:05Z">
        <w:r>
          <w:rPr>
            <w:rFonts w:hint="eastAsia"/>
            <w:lang w:eastAsia="zh-CN"/>
          </w:rPr>
          <w:t>后的</w:t>
        </w:r>
      </w:ins>
      <w:ins w:id="1529" w:author="周婷" w:date="2020-08-28T12:53:06Z">
        <w:r>
          <w:rPr>
            <w:rFonts w:hint="eastAsia"/>
            <w:lang w:eastAsia="zh-CN"/>
          </w:rPr>
          <w:t>数据</w:t>
        </w:r>
      </w:ins>
      <w:ins w:id="1530" w:author="周婷" w:date="2020-08-28T12:53:08Z">
        <w:r>
          <w:rPr>
            <w:rFonts w:hint="eastAsia"/>
            <w:lang w:eastAsia="zh-CN"/>
          </w:rPr>
          <w:t>为准</w:t>
        </w:r>
      </w:ins>
      <w:ins w:id="1531" w:author="周婷" w:date="2020-08-28T12:55:31Z">
        <w:r>
          <w:rPr>
            <w:rFonts w:hint="eastAsia"/>
            <w:lang w:eastAsia="zh-CN"/>
          </w:rPr>
          <w:t>。</w:t>
        </w:r>
      </w:ins>
    </w:p>
    <w:p>
      <w:pPr>
        <w:ind w:firstLine="420" w:firstLineChars="0"/>
        <w:rPr>
          <w:ins w:id="1532" w:author="周婷" w:date="2020-08-27T16:30:51Z"/>
          <w:rFonts w:hint="eastAsia" w:eastAsia="宋体"/>
          <w:lang w:val="en-US" w:eastAsia="zh-CN"/>
        </w:rPr>
      </w:pPr>
      <w:r>
        <w:rPr>
          <w:rFonts w:hint="eastAsia" w:eastAsia="宋体"/>
          <w:lang w:eastAsia="zh-CN"/>
        </w:rPr>
        <w:t>点击</w:t>
      </w:r>
      <w:r>
        <w:rPr>
          <w:rFonts w:hint="eastAsia" w:eastAsia="宋体"/>
          <w:lang w:val="en-US" w:eastAsia="zh-CN"/>
        </w:rPr>
        <w:t>报表右上角“导出”按钮，导出报表数据。</w:t>
      </w:r>
    </w:p>
    <w:p>
      <w:pPr>
        <w:pStyle w:val="8"/>
        <w:numPr>
          <w:ilvl w:val="6"/>
          <w:numId w:val="0"/>
        </w:numPr>
        <w:ind w:leftChars="0"/>
        <w:rPr>
          <w:ins w:id="1533" w:author="周婷" w:date="2020-08-27T16:30:52Z"/>
          <w:rFonts w:hint="eastAsia"/>
          <w:sz w:val="21"/>
          <w:lang w:val="en-US" w:eastAsia="zh-CN"/>
        </w:rPr>
      </w:pPr>
      <w:ins w:id="1534" w:author="周婷" w:date="2020-08-27T16:30:52Z">
        <w:r>
          <w:rPr>
            <w:rFonts w:hint="eastAsia" w:eastAsia="宋体"/>
            <w:sz w:val="21"/>
            <w:lang w:val="en-US" w:eastAsia="zh-CN"/>
          </w:rPr>
          <w:t>3)审核</w:t>
        </w:r>
      </w:ins>
      <w:ins w:id="1535" w:author="周婷" w:date="2020-08-27T16:30:52Z">
        <w:r>
          <w:rPr>
            <w:rFonts w:hint="eastAsia"/>
            <w:sz w:val="21"/>
            <w:lang w:val="en-US" w:eastAsia="zh-CN"/>
          </w:rPr>
          <w:t>人员审核</w:t>
        </w:r>
      </w:ins>
      <w:ins w:id="1536" w:author="周婷" w:date="2020-08-27T16:30:56Z">
        <w:r>
          <w:rPr>
            <w:rFonts w:hint="eastAsia"/>
            <w:sz w:val="21"/>
            <w:lang w:val="en-US" w:eastAsia="zh-CN"/>
          </w:rPr>
          <w:t>后</w:t>
        </w:r>
      </w:ins>
      <w:ins w:id="1537" w:author="周婷" w:date="2020-08-27T16:30:52Z">
        <w:r>
          <w:rPr>
            <w:rFonts w:hint="eastAsia"/>
            <w:sz w:val="21"/>
            <w:lang w:val="en-US" w:eastAsia="zh-CN"/>
          </w:rPr>
          <w:t>按钮</w:t>
        </w:r>
      </w:ins>
    </w:p>
    <w:p>
      <w:pPr>
        <w:ind w:firstLine="420" w:firstLineChars="0"/>
        <w:rPr>
          <w:ins w:id="1538" w:author="周婷" w:date="2020-08-27T16:31:47Z"/>
          <w:rFonts w:hint="eastAsia" w:eastAsia="宋体"/>
          <w:lang w:val="en-US" w:eastAsia="zh-CN"/>
        </w:rPr>
      </w:pPr>
      <w:ins w:id="1539" w:author="周婷" w:date="2020-08-27T16:31:16Z">
        <w:r>
          <w:rPr>
            <w:rFonts w:hint="eastAsia" w:eastAsia="宋体"/>
            <w:lang w:val="en-US" w:eastAsia="zh-CN"/>
          </w:rPr>
          <w:t>点击</w:t>
        </w:r>
      </w:ins>
      <w:ins w:id="1540" w:author="周婷" w:date="2020-08-27T16:31:33Z">
        <w:r>
          <w:rPr>
            <w:rFonts w:hint="eastAsia"/>
            <w:lang w:val="en-US" w:eastAsia="zh-CN"/>
          </w:rPr>
          <w:t>报表</w:t>
        </w:r>
      </w:ins>
      <w:ins w:id="1541" w:author="周婷" w:date="2020-08-27T16:31:34Z">
        <w:r>
          <w:rPr>
            <w:rFonts w:hint="eastAsia"/>
            <w:lang w:val="en-US" w:eastAsia="zh-CN"/>
          </w:rPr>
          <w:t>名称</w:t>
        </w:r>
      </w:ins>
      <w:ins w:id="1542" w:author="周婷" w:date="2020-08-27T16:31:16Z">
        <w:r>
          <w:rPr>
            <w:rFonts w:hint="eastAsia" w:eastAsia="宋体"/>
            <w:lang w:val="en-US" w:eastAsia="zh-CN"/>
          </w:rPr>
          <w:t>展示报表。报表右上角有“审核”、“导出”按钮。</w:t>
        </w:r>
      </w:ins>
    </w:p>
    <w:p>
      <w:pPr>
        <w:ind w:firstLine="420" w:firstLineChars="0"/>
        <w:rPr>
          <w:ins w:id="1543" w:author="周婷" w:date="2020-08-27T16:31:58Z"/>
          <w:rFonts w:hint="eastAsia" w:eastAsia="宋体"/>
          <w:lang w:val="en-US" w:eastAsia="zh-CN"/>
        </w:rPr>
      </w:pPr>
      <w:ins w:id="1544" w:author="周婷" w:date="2020-08-27T16:31:58Z">
        <w:r>
          <w:rPr>
            <w:rFonts w:hint="eastAsia" w:eastAsia="宋体"/>
            <w:lang w:val="en-US" w:eastAsia="zh-CN"/>
          </w:rPr>
          <w:t>报表右上角“</w:t>
        </w:r>
      </w:ins>
      <w:ins w:id="1545" w:author="周婷" w:date="2020-08-27T16:32:06Z">
        <w:r>
          <w:rPr>
            <w:rFonts w:hint="eastAsia"/>
            <w:lang w:val="en-US" w:eastAsia="zh-CN"/>
          </w:rPr>
          <w:t>审核</w:t>
        </w:r>
      </w:ins>
      <w:ins w:id="1546" w:author="周婷" w:date="2020-08-27T16:31:58Z">
        <w:r>
          <w:rPr>
            <w:rFonts w:hint="eastAsia" w:eastAsia="宋体"/>
            <w:lang w:val="en-US" w:eastAsia="zh-CN"/>
          </w:rPr>
          <w:t>”按钮在</w:t>
        </w:r>
      </w:ins>
      <w:ins w:id="1547" w:author="周婷" w:date="2020-08-27T16:32:13Z">
        <w:r>
          <w:rPr>
            <w:rFonts w:hint="eastAsia"/>
            <w:lang w:val="en-US" w:eastAsia="zh-CN"/>
          </w:rPr>
          <w:t>审核</w:t>
        </w:r>
      </w:ins>
      <w:ins w:id="1548" w:author="周婷" w:date="2020-08-27T16:31:58Z">
        <w:r>
          <w:rPr>
            <w:rFonts w:hint="eastAsia"/>
            <w:lang w:val="en-US" w:eastAsia="zh-CN"/>
          </w:rPr>
          <w:t>后</w:t>
        </w:r>
      </w:ins>
      <w:ins w:id="1549" w:author="周婷" w:date="2020-08-27T16:31:58Z">
        <w:r>
          <w:rPr>
            <w:rFonts w:hint="eastAsia" w:eastAsia="宋体"/>
            <w:lang w:val="en-US" w:eastAsia="zh-CN"/>
          </w:rPr>
          <w:t>灰色，点击无效果。</w:t>
        </w:r>
      </w:ins>
    </w:p>
    <w:p>
      <w:pPr>
        <w:ind w:firstLine="420" w:firstLineChars="0"/>
        <w:rPr>
          <w:ins w:id="1550" w:author="周婷" w:date="2020-08-27T16:31:45Z"/>
          <w:rFonts w:hint="eastAsia" w:eastAsia="宋体"/>
          <w:lang w:val="en-US" w:eastAsia="zh-CN"/>
        </w:rPr>
      </w:pPr>
      <w:ins w:id="1551" w:author="周婷" w:date="2020-08-27T16:31:45Z">
        <w:r>
          <w:rPr>
            <w:rFonts w:hint="eastAsia" w:eastAsia="宋体"/>
            <w:lang w:eastAsia="zh-CN"/>
          </w:rPr>
          <w:t>点击</w:t>
        </w:r>
      </w:ins>
      <w:ins w:id="1552" w:author="周婷" w:date="2020-08-27T16:31:45Z">
        <w:r>
          <w:rPr>
            <w:rFonts w:hint="eastAsia" w:eastAsia="宋体"/>
            <w:lang w:val="en-US" w:eastAsia="zh-CN"/>
          </w:rPr>
          <w:t>报表右上角“导出”按钮，导出报表数据。</w:t>
        </w:r>
      </w:ins>
    </w:p>
    <w:p>
      <w:pPr>
        <w:ind w:firstLine="420" w:firstLineChars="0"/>
        <w:rPr>
          <w:ins w:id="1553" w:author="周婷" w:date="2020-08-27T16:31:16Z"/>
          <w:rFonts w:hint="eastAsia" w:eastAsia="宋体"/>
          <w:lang w:val="en-US" w:eastAsia="zh-CN"/>
        </w:rPr>
      </w:pPr>
    </w:p>
    <w:p>
      <w:pPr>
        <w:ind w:firstLine="420" w:firstLineChars="0"/>
        <w:rPr>
          <w:ins w:id="1554" w:author="周婷" w:date="2020-08-27T16:30:52Z"/>
          <w:rFonts w:hint="eastAsia"/>
          <w:lang w:val="en-US" w:eastAsia="zh-CN"/>
        </w:rPr>
      </w:pPr>
    </w:p>
    <w:p>
      <w:pPr>
        <w:ind w:firstLine="0" w:firstLineChars="0"/>
        <w:rPr>
          <w:rFonts w:hint="eastAsia" w:eastAsia="宋体"/>
          <w:lang w:val="en-US" w:eastAsia="zh-CN"/>
        </w:rPr>
      </w:pPr>
    </w:p>
    <w:p>
      <w:pPr>
        <w:pStyle w:val="5"/>
        <w:numPr>
          <w:ilvl w:val="3"/>
          <w:numId w:val="10"/>
        </w:numPr>
        <w:bidi w:val="0"/>
        <w:ind w:left="864" w:leftChars="0" w:hanging="864" w:firstLineChars="0"/>
        <w:rPr>
          <w:rFonts w:hint="eastAsia"/>
          <w:lang w:eastAsia="zh-CN"/>
        </w:rPr>
      </w:pPr>
      <w:bookmarkStart w:id="41" w:name="_Toc16831"/>
      <w:r>
        <w:rPr>
          <w:rFonts w:hint="eastAsia" w:eastAsia="宋体"/>
          <w:lang w:eastAsia="zh-CN"/>
        </w:rPr>
        <w:t>邮件</w:t>
      </w:r>
      <w:bookmarkEnd w:id="41"/>
      <w:r>
        <w:rPr>
          <w:rFonts w:hint="eastAsia" w:eastAsia="宋体"/>
          <w:lang w:eastAsia="zh-CN"/>
        </w:rPr>
        <w:t>提醒</w:t>
      </w:r>
    </w:p>
    <w:p>
      <w:pPr>
        <w:spacing w:line="360" w:lineRule="auto"/>
        <w:ind w:firstLine="480" w:firstLineChars="200"/>
        <w:rPr>
          <w:rFonts w:hint="eastAsia"/>
          <w:lang w:eastAsia="zh-CN"/>
        </w:rPr>
      </w:pPr>
      <w:r>
        <w:rPr>
          <w:rFonts w:hint="eastAsia" w:eastAsia="宋体"/>
          <w:lang w:eastAsia="zh-CN"/>
        </w:rPr>
        <w:t>系统自动或者根据报送管理员设置的频率发送邮件提醒给提交人员、审核人员进行任务补录。</w:t>
      </w:r>
    </w:p>
    <w:p>
      <w:pPr>
        <w:pStyle w:val="6"/>
        <w:numPr>
          <w:ilvl w:val="4"/>
          <w:numId w:val="18"/>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参与者</w:t>
      </w:r>
    </w:p>
    <w:p>
      <w:pPr>
        <w:spacing w:line="360" w:lineRule="auto"/>
        <w:ind w:firstLine="480" w:firstLineChars="200"/>
        <w:rPr>
          <w:rFonts w:hint="eastAsia"/>
          <w:lang w:eastAsia="zh-CN"/>
        </w:rPr>
      </w:pPr>
      <w:r>
        <w:rPr>
          <w:rFonts w:hint="eastAsia" w:eastAsia="宋体"/>
          <w:lang w:eastAsia="zh-CN"/>
        </w:rPr>
        <w:t>报送提交人员、报送审核人员、报送管理员。</w:t>
      </w:r>
    </w:p>
    <w:p>
      <w:pPr>
        <w:pStyle w:val="6"/>
        <w:numPr>
          <w:ilvl w:val="4"/>
          <w:numId w:val="18"/>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输入与输出</w:t>
      </w:r>
    </w:p>
    <w:p>
      <w:pPr>
        <w:spacing w:line="360" w:lineRule="auto"/>
        <w:ind w:firstLine="480" w:firstLineChars="200"/>
        <w:rPr>
          <w:rFonts w:hint="eastAsia"/>
          <w:lang w:eastAsia="zh-CN"/>
        </w:rPr>
      </w:pPr>
      <w:r>
        <w:rPr>
          <w:rFonts w:hint="eastAsia" w:eastAsia="宋体"/>
          <w:lang w:eastAsia="zh-CN"/>
        </w:rPr>
        <w:t>输入：勾选邮件提醒，并设置时间</w:t>
      </w:r>
    </w:p>
    <w:p>
      <w:pPr>
        <w:spacing w:line="360" w:lineRule="auto"/>
        <w:ind w:firstLine="480" w:firstLineChars="200"/>
        <w:rPr>
          <w:rFonts w:hint="eastAsia"/>
          <w:lang w:eastAsia="zh-CN"/>
        </w:rPr>
      </w:pPr>
      <w:r>
        <w:rPr>
          <w:rFonts w:hint="eastAsia" w:eastAsia="宋体"/>
          <w:lang w:eastAsia="zh-CN"/>
        </w:rPr>
        <w:t>输出：邮件提醒</w:t>
      </w:r>
    </w:p>
    <w:p>
      <w:pPr>
        <w:pStyle w:val="6"/>
        <w:numPr>
          <w:ilvl w:val="4"/>
          <w:numId w:val="18"/>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前置条件与后置条件</w:t>
      </w:r>
    </w:p>
    <w:p>
      <w:pPr>
        <w:spacing w:line="360" w:lineRule="auto"/>
        <w:ind w:firstLine="480" w:firstLineChars="200"/>
        <w:rPr>
          <w:rFonts w:hint="eastAsia"/>
          <w:lang w:eastAsia="zh-CN"/>
        </w:rPr>
      </w:pPr>
      <w:r>
        <w:rPr>
          <w:rFonts w:hint="eastAsia" w:eastAsia="宋体"/>
          <w:lang w:eastAsia="zh-CN"/>
        </w:rPr>
        <w:t>前置条件：</w:t>
      </w:r>
    </w:p>
    <w:p>
      <w:pPr>
        <w:widowControl w:val="0"/>
        <w:numPr>
          <w:ilvl w:val="0"/>
          <w:numId w:val="19"/>
        </w:numPr>
        <w:tabs>
          <w:tab w:val="left" w:pos="312"/>
        </w:tabs>
        <w:adjustRightInd/>
        <w:snapToGrid/>
        <w:spacing w:after="0"/>
        <w:ind w:left="845" w:leftChars="0" w:hanging="425" w:firstLineChars="0"/>
        <w:jc w:val="both"/>
        <w:rPr>
          <w:rFonts w:hint="eastAsia"/>
          <w:lang w:eastAsia="zh-CN"/>
        </w:rPr>
      </w:pPr>
      <w:r>
        <w:rPr>
          <w:rFonts w:hint="eastAsia" w:eastAsia="宋体"/>
          <w:lang w:eastAsia="zh-CN"/>
        </w:rPr>
        <w:t>任务中已经选择提交人员、审核人员、报送管理员；</w:t>
      </w:r>
    </w:p>
    <w:p>
      <w:pPr>
        <w:widowControl w:val="0"/>
        <w:numPr>
          <w:ilvl w:val="0"/>
          <w:numId w:val="19"/>
        </w:numPr>
        <w:tabs>
          <w:tab w:val="left" w:pos="312"/>
        </w:tabs>
        <w:adjustRightInd/>
        <w:snapToGrid/>
        <w:spacing w:after="0"/>
        <w:ind w:left="845" w:leftChars="0" w:hanging="425" w:firstLineChars="0"/>
        <w:jc w:val="both"/>
        <w:rPr>
          <w:rFonts w:hint="eastAsia"/>
          <w:lang w:eastAsia="zh-CN"/>
        </w:rPr>
      </w:pPr>
      <w:r>
        <w:rPr>
          <w:rFonts w:hint="eastAsia" w:eastAsia="宋体"/>
          <w:lang w:eastAsia="zh-CN"/>
        </w:rPr>
        <w:t>系统中有保存该对应人员的邮件地址；</w:t>
      </w:r>
    </w:p>
    <w:p>
      <w:pPr>
        <w:widowControl w:val="0"/>
        <w:numPr>
          <w:ilvl w:val="0"/>
          <w:numId w:val="19"/>
        </w:numPr>
        <w:tabs>
          <w:tab w:val="left" w:pos="312"/>
        </w:tabs>
        <w:adjustRightInd/>
        <w:snapToGrid/>
        <w:spacing w:after="0"/>
        <w:ind w:left="845" w:leftChars="0" w:hanging="425" w:firstLineChars="0"/>
        <w:jc w:val="both"/>
        <w:rPr>
          <w:rFonts w:hint="eastAsia"/>
          <w:lang w:eastAsia="zh-CN"/>
        </w:rPr>
      </w:pPr>
      <w:r>
        <w:rPr>
          <w:rFonts w:hint="eastAsia" w:eastAsia="宋体"/>
          <w:lang w:val="en-US" w:eastAsia="zh-CN"/>
        </w:rPr>
        <w:t>系统有提前配置邮件提醒模板</w:t>
      </w:r>
      <w:r>
        <w:rPr>
          <w:rFonts w:hint="eastAsia" w:eastAsia="宋体"/>
          <w:lang w:eastAsia="zh-CN"/>
        </w:rPr>
        <w:t>。</w:t>
      </w:r>
    </w:p>
    <w:p>
      <w:pPr>
        <w:spacing w:line="360" w:lineRule="auto"/>
        <w:ind w:firstLine="480" w:firstLineChars="200"/>
        <w:rPr>
          <w:rFonts w:hint="eastAsia"/>
          <w:lang w:eastAsia="zh-CN"/>
        </w:rPr>
      </w:pPr>
      <w:r>
        <w:rPr>
          <w:rFonts w:hint="eastAsia" w:eastAsia="宋体"/>
          <w:lang w:eastAsia="zh-CN"/>
        </w:rPr>
        <w:t>后置条件：无。</w:t>
      </w:r>
    </w:p>
    <w:p>
      <w:pPr>
        <w:pStyle w:val="6"/>
        <w:numPr>
          <w:ilvl w:val="4"/>
          <w:numId w:val="18"/>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业务规则</w:t>
      </w:r>
    </w:p>
    <w:p>
      <w:pPr>
        <w:numPr>
          <w:ilvl w:val="0"/>
          <w:numId w:val="20"/>
        </w:numPr>
        <w:rPr>
          <w:rFonts w:hint="eastAsia"/>
          <w:lang w:val="en-US" w:eastAsia="zh-CN"/>
        </w:rPr>
      </w:pPr>
      <w:r>
        <w:rPr>
          <w:rFonts w:hint="eastAsia" w:eastAsia="宋体"/>
          <w:lang w:val="en-US" w:eastAsia="zh-CN"/>
        </w:rPr>
        <w:t>邮件提醒分为待办邮件提醒、临期邮件提醒、逾期邮件提醒（共3种）。</w:t>
      </w:r>
    </w:p>
    <w:p>
      <w:pPr>
        <w:numPr>
          <w:ilvl w:val="0"/>
          <w:numId w:val="20"/>
        </w:numPr>
        <w:rPr>
          <w:rFonts w:hint="eastAsia"/>
          <w:lang w:val="en-US" w:eastAsia="zh-CN"/>
        </w:rPr>
      </w:pPr>
      <w:r>
        <w:rPr>
          <w:rFonts w:hint="eastAsia" w:eastAsia="宋体"/>
          <w:lang w:val="en-US" w:eastAsia="zh-CN"/>
        </w:rPr>
        <w:t>邮件提醒的发送时间逻辑如下：</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Change w:id="1555" w:author="周婷" w:date="2020-08-26T18:25:52Z">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PrChange>
      </w:tblPr>
      <w:tblGrid>
        <w:gridCol w:w="696"/>
        <w:gridCol w:w="1208"/>
        <w:gridCol w:w="1992"/>
        <w:gridCol w:w="2040"/>
        <w:gridCol w:w="1965"/>
        <w:gridCol w:w="1951"/>
        <w:tblGridChange w:id="1556">
          <w:tblGrid>
            <w:gridCol w:w="696"/>
            <w:gridCol w:w="1208"/>
            <w:gridCol w:w="2023"/>
            <w:gridCol w:w="2023"/>
            <w:gridCol w:w="1951"/>
            <w:gridCol w:w="1951"/>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557" w:author="周婷" w:date="2020-08-26T18:25:52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c>
          <w:tcPr>
            <w:tcW w:w="696" w:type="dxa"/>
            <w:tcPrChange w:id="1558" w:author="周婷" w:date="2020-08-26T18:25:52Z">
              <w:tcPr>
                <w:tcW w:w="696" w:type="dxa"/>
              </w:tcPr>
            </w:tcPrChange>
          </w:tcPr>
          <w:p>
            <w:pPr>
              <w:numPr>
                <w:ilvl w:val="0"/>
                <w:numId w:val="0"/>
              </w:numPr>
              <w:rPr>
                <w:rFonts w:hint="eastAsia"/>
                <w:b/>
                <w:bCs/>
                <w:vertAlign w:val="baseline"/>
                <w:lang w:val="en-US" w:eastAsia="zh-CN"/>
              </w:rPr>
            </w:pPr>
            <w:r>
              <w:rPr>
                <w:rFonts w:hint="eastAsia" w:eastAsia="宋体"/>
                <w:b/>
                <w:bCs/>
                <w:vertAlign w:val="baseline"/>
                <w:lang w:val="en-US" w:eastAsia="zh-CN"/>
              </w:rPr>
              <w:t>邮件类型</w:t>
            </w:r>
          </w:p>
        </w:tc>
        <w:tc>
          <w:tcPr>
            <w:tcW w:w="1208" w:type="dxa"/>
            <w:tcPrChange w:id="1559" w:author="周婷" w:date="2020-08-26T18:25:52Z">
              <w:tcPr>
                <w:tcW w:w="1208" w:type="dxa"/>
              </w:tcPr>
            </w:tcPrChange>
          </w:tcPr>
          <w:p>
            <w:pPr>
              <w:numPr>
                <w:ilvl w:val="0"/>
                <w:numId w:val="0"/>
              </w:numPr>
              <w:rPr>
                <w:rFonts w:hint="eastAsia"/>
                <w:b/>
                <w:bCs/>
                <w:vertAlign w:val="baseline"/>
                <w:lang w:val="en-US" w:eastAsia="zh-CN"/>
              </w:rPr>
            </w:pPr>
            <w:r>
              <w:rPr>
                <w:rFonts w:hint="eastAsia" w:eastAsia="宋体"/>
                <w:b/>
                <w:bCs/>
                <w:vertAlign w:val="baseline"/>
                <w:lang w:val="en-US" w:eastAsia="zh-CN"/>
              </w:rPr>
              <w:t>发送前提</w:t>
            </w:r>
          </w:p>
        </w:tc>
        <w:tc>
          <w:tcPr>
            <w:tcW w:w="1992" w:type="dxa"/>
            <w:tcPrChange w:id="1560" w:author="周婷" w:date="2020-08-26T18:25:52Z">
              <w:tcPr>
                <w:tcW w:w="2023" w:type="dxa"/>
              </w:tcPr>
            </w:tcPrChange>
          </w:tcPr>
          <w:p>
            <w:pPr>
              <w:numPr>
                <w:ilvl w:val="0"/>
                <w:numId w:val="0"/>
              </w:numPr>
              <w:rPr>
                <w:ins w:id="1561" w:author="周婷" w:date="2020-08-26T18:25:39Z"/>
                <w:rFonts w:hint="eastAsia"/>
                <w:b/>
                <w:bCs/>
                <w:vertAlign w:val="baseline"/>
                <w:lang w:val="en-US" w:eastAsia="zh-CN"/>
              </w:rPr>
            </w:pPr>
            <w:ins w:id="1562" w:author="周婷" w:date="2020-08-26T17:23:47Z">
              <w:r>
                <w:rPr>
                  <w:rFonts w:hint="eastAsia" w:eastAsia="宋体"/>
                  <w:b/>
                  <w:bCs/>
                  <w:vertAlign w:val="baseline"/>
                  <w:lang w:val="en-US" w:eastAsia="zh-CN"/>
                </w:rPr>
                <w:t>首次</w:t>
              </w:r>
            </w:ins>
            <w:ins w:id="1563" w:author="周婷" w:date="2020-08-26T17:23:49Z">
              <w:r>
                <w:rPr>
                  <w:rFonts w:hint="eastAsia" w:eastAsia="宋体"/>
                  <w:b/>
                  <w:bCs/>
                  <w:vertAlign w:val="baseline"/>
                  <w:lang w:val="en-US" w:eastAsia="zh-CN"/>
                </w:rPr>
                <w:t>发</w:t>
              </w:r>
            </w:ins>
            <w:ins w:id="1564" w:author="周婷" w:date="2020-08-26T17:23:53Z">
              <w:r>
                <w:rPr>
                  <w:rFonts w:hint="eastAsia" w:eastAsia="宋体"/>
                  <w:b/>
                  <w:bCs/>
                  <w:vertAlign w:val="baseline"/>
                  <w:lang w:val="en-US" w:eastAsia="zh-CN"/>
                </w:rPr>
                <w:t>送</w:t>
              </w:r>
            </w:ins>
          </w:p>
          <w:p>
            <w:pPr>
              <w:numPr>
                <w:ilvl w:val="0"/>
                <w:numId w:val="0"/>
              </w:numPr>
              <w:rPr>
                <w:rFonts w:hint="eastAsia"/>
                <w:b/>
                <w:bCs/>
                <w:vertAlign w:val="baseline"/>
                <w:lang w:val="en-US" w:eastAsia="zh-CN"/>
              </w:rPr>
            </w:pPr>
            <w:ins w:id="1565" w:author="周婷" w:date="2020-08-26T17:46:03Z">
              <w:r>
                <w:rPr>
                  <w:rFonts w:hint="eastAsia" w:eastAsia="宋体"/>
                  <w:b/>
                  <w:bCs/>
                  <w:vertAlign w:val="baseline"/>
                  <w:lang w:val="en-US" w:eastAsia="zh-CN"/>
                </w:rPr>
                <w:t>邮件</w:t>
              </w:r>
            </w:ins>
            <w:ins w:id="1566" w:author="周婷" w:date="2020-08-26T17:46:06Z">
              <w:r>
                <w:rPr>
                  <w:rFonts w:hint="eastAsia" w:eastAsia="宋体"/>
                  <w:b/>
                  <w:bCs/>
                  <w:vertAlign w:val="baseline"/>
                  <w:lang w:val="en-US" w:eastAsia="zh-CN"/>
                </w:rPr>
                <w:t>提醒</w:t>
              </w:r>
            </w:ins>
            <w:ins w:id="1567" w:author="周婷" w:date="2020-08-26T17:23:54Z">
              <w:r>
                <w:rPr>
                  <w:rFonts w:hint="eastAsia" w:eastAsia="宋体"/>
                  <w:b/>
                  <w:bCs/>
                  <w:vertAlign w:val="baseline"/>
                  <w:lang w:val="en-US" w:eastAsia="zh-CN"/>
                </w:rPr>
                <w:t>时间</w:t>
              </w:r>
            </w:ins>
          </w:p>
        </w:tc>
        <w:tc>
          <w:tcPr>
            <w:tcW w:w="2040" w:type="dxa"/>
            <w:tcPrChange w:id="1568" w:author="周婷" w:date="2020-08-26T18:25:52Z">
              <w:tcPr>
                <w:tcW w:w="2023" w:type="dxa"/>
              </w:tcPr>
            </w:tcPrChange>
          </w:tcPr>
          <w:p>
            <w:pPr>
              <w:numPr>
                <w:ilvl w:val="0"/>
                <w:numId w:val="0"/>
              </w:numPr>
              <w:rPr>
                <w:ins w:id="1569" w:author="周婷" w:date="2020-08-26T18:25:41Z"/>
                <w:rFonts w:hint="eastAsia"/>
                <w:b/>
                <w:bCs/>
                <w:vertAlign w:val="baseline"/>
                <w:lang w:val="en-US" w:eastAsia="zh-CN"/>
              </w:rPr>
            </w:pPr>
            <w:del w:id="1570" w:author="周婷" w:date="2020-08-26T18:25:18Z">
              <w:r>
                <w:rPr>
                  <w:rFonts w:hint="eastAsia" w:eastAsia="宋体"/>
                  <w:b/>
                  <w:bCs/>
                  <w:vertAlign w:val="baseline"/>
                  <w:lang w:val="en-US" w:eastAsia="zh-CN"/>
                </w:rPr>
                <w:delText>发送时间</w:delText>
              </w:r>
            </w:del>
            <w:ins w:id="1571" w:author="周婷" w:date="2020-08-26T18:25:18Z">
              <w:r>
                <w:rPr>
                  <w:rFonts w:hint="eastAsia" w:eastAsia="宋体"/>
                  <w:b/>
                  <w:bCs/>
                  <w:vertAlign w:val="baseline"/>
                  <w:lang w:val="en-US" w:eastAsia="zh-CN"/>
                </w:rPr>
                <w:t>邮件</w:t>
              </w:r>
            </w:ins>
            <w:ins w:id="1572" w:author="周婷" w:date="2020-08-26T18:25:19Z">
              <w:r>
                <w:rPr>
                  <w:rFonts w:hint="eastAsia" w:eastAsia="宋体"/>
                  <w:b/>
                  <w:bCs/>
                  <w:vertAlign w:val="baseline"/>
                  <w:lang w:val="en-US" w:eastAsia="zh-CN"/>
                </w:rPr>
                <w:t>提醒</w:t>
              </w:r>
            </w:ins>
          </w:p>
          <w:p>
            <w:pPr>
              <w:numPr>
                <w:ilvl w:val="0"/>
                <w:numId w:val="0"/>
              </w:numPr>
              <w:rPr>
                <w:rFonts w:hint="eastAsia"/>
                <w:b/>
                <w:bCs/>
                <w:vertAlign w:val="baseline"/>
                <w:lang w:val="en-US" w:eastAsia="zh-CN"/>
              </w:rPr>
            </w:pPr>
            <w:ins w:id="1573" w:author="周婷" w:date="2020-08-26T18:25:20Z">
              <w:r>
                <w:rPr>
                  <w:rFonts w:hint="eastAsia" w:eastAsia="宋体"/>
                  <w:b/>
                  <w:bCs/>
                  <w:vertAlign w:val="baseline"/>
                  <w:lang w:val="en-US" w:eastAsia="zh-CN"/>
                </w:rPr>
                <w:t>间隔</w:t>
              </w:r>
            </w:ins>
            <w:ins w:id="1574" w:author="周婷" w:date="2020-08-26T18:25:21Z">
              <w:r>
                <w:rPr>
                  <w:rFonts w:hint="eastAsia" w:eastAsia="宋体"/>
                  <w:b/>
                  <w:bCs/>
                  <w:vertAlign w:val="baseline"/>
                  <w:lang w:val="en-US" w:eastAsia="zh-CN"/>
                </w:rPr>
                <w:t>时间</w:t>
              </w:r>
            </w:ins>
          </w:p>
        </w:tc>
        <w:tc>
          <w:tcPr>
            <w:tcW w:w="1965" w:type="dxa"/>
            <w:tcPrChange w:id="1575" w:author="周婷" w:date="2020-08-26T18:25:52Z">
              <w:tcPr>
                <w:tcW w:w="1951" w:type="dxa"/>
              </w:tcPr>
            </w:tcPrChange>
          </w:tcPr>
          <w:p>
            <w:pPr>
              <w:numPr>
                <w:ilvl w:val="0"/>
                <w:numId w:val="0"/>
              </w:numPr>
              <w:rPr>
                <w:ins w:id="1576" w:author="周婷" w:date="2020-08-26T18:25:42Z"/>
                <w:rFonts w:hint="eastAsia"/>
                <w:b/>
                <w:bCs/>
                <w:vertAlign w:val="baseline"/>
                <w:lang w:val="en-US" w:eastAsia="zh-CN"/>
              </w:rPr>
            </w:pPr>
            <w:ins w:id="1577" w:author="周婷" w:date="2020-08-26T18:24:59Z">
              <w:r>
                <w:rPr>
                  <w:rFonts w:hint="eastAsia" w:eastAsia="宋体"/>
                  <w:b/>
                  <w:bCs/>
                  <w:vertAlign w:val="baseline"/>
                  <w:lang w:val="en-US" w:eastAsia="zh-CN"/>
                </w:rPr>
                <w:t>邮件提醒</w:t>
              </w:r>
            </w:ins>
          </w:p>
          <w:p>
            <w:pPr>
              <w:numPr>
                <w:ilvl w:val="0"/>
                <w:numId w:val="0"/>
              </w:numPr>
              <w:rPr>
                <w:rFonts w:hint="eastAsia"/>
                <w:b/>
                <w:bCs/>
                <w:vertAlign w:val="baseline"/>
                <w:lang w:val="en-US" w:eastAsia="zh-CN"/>
              </w:rPr>
            </w:pPr>
            <w:ins w:id="1578" w:author="周婷" w:date="2020-08-26T17:45:07Z">
              <w:r>
                <w:rPr>
                  <w:rFonts w:hint="eastAsia" w:eastAsia="宋体"/>
                  <w:b/>
                  <w:bCs/>
                  <w:vertAlign w:val="baseline"/>
                  <w:lang w:val="en-US" w:eastAsia="zh-CN"/>
                </w:rPr>
                <w:t>结束</w:t>
              </w:r>
            </w:ins>
            <w:ins w:id="1579" w:author="周婷" w:date="2020-08-26T17:45:10Z">
              <w:r>
                <w:rPr>
                  <w:rFonts w:hint="eastAsia" w:eastAsia="宋体"/>
                  <w:b/>
                  <w:bCs/>
                  <w:vertAlign w:val="baseline"/>
                  <w:lang w:val="en-US" w:eastAsia="zh-CN"/>
                </w:rPr>
                <w:t>时间</w:t>
              </w:r>
            </w:ins>
          </w:p>
        </w:tc>
        <w:tc>
          <w:tcPr>
            <w:tcW w:w="1951" w:type="dxa"/>
            <w:tcPrChange w:id="1580" w:author="周婷" w:date="2020-08-26T18:25:52Z">
              <w:tcPr>
                <w:tcW w:w="1951" w:type="dxa"/>
              </w:tcPr>
            </w:tcPrChange>
          </w:tcPr>
          <w:p>
            <w:pPr>
              <w:numPr>
                <w:ilvl w:val="0"/>
                <w:numId w:val="0"/>
              </w:numPr>
              <w:rPr>
                <w:rFonts w:hint="eastAsia"/>
                <w:b/>
                <w:bCs/>
                <w:vertAlign w:val="baseline"/>
                <w:lang w:val="en-US" w:eastAsia="zh-CN"/>
              </w:rPr>
            </w:pPr>
            <w:r>
              <w:rPr>
                <w:rFonts w:hint="eastAsia" w:eastAsia="宋体"/>
                <w:b/>
                <w:bCs/>
                <w:vertAlign w:val="baseline"/>
                <w:lang w:val="en-US" w:eastAsia="zh-CN"/>
              </w:rPr>
              <w:t>收件人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581" w:author="周婷" w:date="2020-08-26T18:25:52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c>
          <w:tcPr>
            <w:tcW w:w="696" w:type="dxa"/>
            <w:tcPrChange w:id="1582" w:author="周婷" w:date="2020-08-26T18:25:52Z">
              <w:tcPr>
                <w:tcW w:w="696" w:type="dxa"/>
              </w:tcPr>
            </w:tcPrChange>
          </w:tcPr>
          <w:p>
            <w:pPr>
              <w:numPr>
                <w:ilvl w:val="0"/>
                <w:numId w:val="0"/>
              </w:numPr>
              <w:rPr>
                <w:rFonts w:hint="eastAsia"/>
                <w:vertAlign w:val="baseline"/>
                <w:lang w:val="en-US" w:eastAsia="zh-CN"/>
              </w:rPr>
            </w:pPr>
            <w:r>
              <w:rPr>
                <w:rFonts w:hint="eastAsia" w:eastAsia="宋体"/>
                <w:lang w:val="en-US" w:eastAsia="zh-CN"/>
              </w:rPr>
              <w:t>待办邮件提醒</w:t>
            </w:r>
          </w:p>
        </w:tc>
        <w:tc>
          <w:tcPr>
            <w:tcW w:w="1208" w:type="dxa"/>
            <w:tcPrChange w:id="1583" w:author="周婷" w:date="2020-08-26T18:25:52Z">
              <w:tcPr>
                <w:tcW w:w="1208" w:type="dxa"/>
              </w:tcPr>
            </w:tcPrChange>
          </w:tcPr>
          <w:p>
            <w:pPr>
              <w:numPr>
                <w:ilvl w:val="0"/>
                <w:numId w:val="0"/>
              </w:numPr>
              <w:rPr>
                <w:rFonts w:hint="default"/>
                <w:vertAlign w:val="baseline"/>
                <w:lang w:val="en-US" w:eastAsia="zh-CN"/>
              </w:rPr>
            </w:pPr>
            <w:r>
              <w:rPr>
                <w:rFonts w:hint="eastAsia" w:eastAsia="宋体"/>
                <w:vertAlign w:val="baseline"/>
                <w:lang w:val="en-US" w:eastAsia="zh-CN"/>
              </w:rPr>
              <w:t>在报送配置中勾选了“待办邮件提醒”</w:t>
            </w:r>
            <w:del w:id="1584" w:author="周婷" w:date="2020-08-26T17:45:28Z">
              <w:r>
                <w:rPr>
                  <w:rFonts w:hint="eastAsia" w:eastAsia="宋体"/>
                  <w:vertAlign w:val="baseline"/>
                  <w:lang w:val="en-US" w:eastAsia="zh-CN"/>
                </w:rPr>
                <w:delText>并设置了间隔频率</w:delText>
              </w:r>
            </w:del>
          </w:p>
        </w:tc>
        <w:tc>
          <w:tcPr>
            <w:tcW w:w="1992" w:type="dxa"/>
            <w:tcPrChange w:id="1585" w:author="周婷" w:date="2020-08-26T18:25:52Z">
              <w:tcPr>
                <w:tcW w:w="2023" w:type="dxa"/>
              </w:tcPr>
            </w:tcPrChange>
          </w:tcPr>
          <w:p>
            <w:pPr>
              <w:numPr>
                <w:ilvl w:val="0"/>
                <w:numId w:val="0"/>
              </w:numPr>
              <w:rPr>
                <w:rFonts w:hint="eastAsia"/>
                <w:vertAlign w:val="baseline"/>
                <w:lang w:val="en-US" w:eastAsia="zh-CN"/>
              </w:rPr>
            </w:pPr>
            <w:ins w:id="1586" w:author="周婷" w:date="2020-08-26T17:46:09Z">
              <w:r>
                <w:rPr>
                  <w:rFonts w:hint="eastAsia" w:eastAsia="宋体"/>
                  <w:vertAlign w:val="baseline"/>
                  <w:lang w:val="en-US" w:eastAsia="zh-CN"/>
                </w:rPr>
                <w:t>系统给用户生成了待处理的报送任务自动发送首次</w:t>
              </w:r>
            </w:ins>
            <w:ins w:id="1587" w:author="周婷" w:date="2020-08-26T18:36:36Z">
              <w:r>
                <w:rPr>
                  <w:rFonts w:hint="eastAsia" w:eastAsia="宋体"/>
                  <w:vertAlign w:val="baseline"/>
                  <w:lang w:val="en-US" w:eastAsia="zh-CN"/>
                </w:rPr>
                <w:t>待办</w:t>
              </w:r>
            </w:ins>
            <w:ins w:id="1588" w:author="周婷" w:date="2020-08-26T17:46:09Z">
              <w:r>
                <w:rPr>
                  <w:rFonts w:hint="eastAsia" w:eastAsia="宋体"/>
                  <w:vertAlign w:val="baseline"/>
                  <w:lang w:val="en-US" w:eastAsia="zh-CN"/>
                </w:rPr>
                <w:t>邮件提醒</w:t>
              </w:r>
            </w:ins>
          </w:p>
        </w:tc>
        <w:tc>
          <w:tcPr>
            <w:tcW w:w="2040" w:type="dxa"/>
            <w:tcPrChange w:id="1589" w:author="周婷" w:date="2020-08-26T18:25:52Z">
              <w:tcPr>
                <w:tcW w:w="2023" w:type="dxa"/>
              </w:tcPr>
            </w:tcPrChange>
          </w:tcPr>
          <w:p>
            <w:pPr>
              <w:numPr>
                <w:ilvl w:val="0"/>
                <w:numId w:val="0"/>
              </w:numPr>
              <w:rPr>
                <w:rFonts w:hint="eastAsia" w:eastAsia="宋体"/>
                <w:vertAlign w:val="baseline"/>
                <w:lang w:val="en-US" w:eastAsia="zh-CN"/>
              </w:rPr>
            </w:pPr>
            <w:ins w:id="1590" w:author="周婷" w:date="2020-08-26T18:36:46Z">
              <w:r>
                <w:rPr>
                  <w:rFonts w:hint="eastAsia" w:eastAsia="宋体"/>
                  <w:vertAlign w:val="baseline"/>
                  <w:lang w:val="en-US" w:eastAsia="zh-CN"/>
                </w:rPr>
                <w:t>首次待办邮件提醒</w:t>
              </w:r>
            </w:ins>
            <w:del w:id="1591" w:author="周婷" w:date="2020-08-26T18:36:21Z">
              <w:r>
                <w:rPr>
                  <w:rFonts w:hint="eastAsia" w:eastAsia="宋体"/>
                  <w:vertAlign w:val="baseline"/>
                  <w:lang w:val="en-US" w:eastAsia="zh-CN"/>
                </w:rPr>
                <w:delText>系统给用户生成了待处理的报送任务就自动发送首次邮件提醒，</w:delText>
              </w:r>
            </w:del>
            <w:r>
              <w:rPr>
                <w:rFonts w:hint="eastAsia" w:eastAsia="宋体"/>
                <w:vertAlign w:val="baseline"/>
                <w:lang w:val="en-US" w:eastAsia="zh-CN"/>
              </w:rPr>
              <w:t>之后每隔X</w:t>
            </w:r>
            <w:ins w:id="1592" w:author="周婷" w:date="2020-08-26T18:36:53Z">
              <w:r>
                <w:rPr>
                  <w:rFonts w:hint="eastAsia" w:eastAsia="宋体"/>
                  <w:vertAlign w:val="baseline"/>
                  <w:lang w:val="en-US" w:eastAsia="zh-CN"/>
                </w:rPr>
                <w:t>天</w:t>
              </w:r>
            </w:ins>
            <w:del w:id="1593" w:author="周婷" w:date="2020-08-26T18:36:51Z">
              <w:r>
                <w:rPr>
                  <w:rFonts w:hint="eastAsia" w:eastAsia="宋体"/>
                  <w:vertAlign w:val="baseline"/>
                  <w:lang w:val="en-US" w:eastAsia="zh-CN"/>
                </w:rPr>
                <w:delText>h</w:delText>
              </w:r>
            </w:del>
            <w:r>
              <w:rPr>
                <w:rFonts w:hint="eastAsia" w:eastAsia="宋体"/>
                <w:vertAlign w:val="baseline"/>
                <w:lang w:val="en-US" w:eastAsia="zh-CN"/>
              </w:rPr>
              <w:t>(报送配置中设置)提醒一次</w:t>
            </w:r>
            <w:del w:id="1594" w:author="周婷" w:date="2020-08-26T18:39:29Z">
              <w:r>
                <w:rPr>
                  <w:rFonts w:hint="eastAsia" w:eastAsia="宋体"/>
                  <w:vertAlign w:val="baseline"/>
                  <w:lang w:val="en-US" w:eastAsia="zh-CN"/>
                </w:rPr>
                <w:delText>，</w:delText>
              </w:r>
            </w:del>
            <w:del w:id="1595" w:author="周婷" w:date="2020-08-26T18:39:05Z">
              <w:r>
                <w:rPr>
                  <w:rFonts w:hint="eastAsia" w:eastAsia="宋体"/>
                </w:rPr>
                <w:delText>直到</w:delText>
              </w:r>
            </w:del>
            <w:del w:id="1596" w:author="周婷" w:date="2020-08-26T18:39:05Z">
              <w:r>
                <w:rPr>
                  <w:rFonts w:hint="eastAsia" w:eastAsia="宋体"/>
                  <w:lang w:eastAsia="zh-CN"/>
                </w:rPr>
                <w:delText>首次临期邮件发出</w:delText>
              </w:r>
            </w:del>
          </w:p>
        </w:tc>
        <w:tc>
          <w:tcPr>
            <w:tcW w:w="1965" w:type="dxa"/>
            <w:tcPrChange w:id="1597" w:author="周婷" w:date="2020-08-26T18:25:52Z">
              <w:tcPr>
                <w:tcW w:w="1951" w:type="dxa"/>
              </w:tcPr>
            </w:tcPrChange>
          </w:tcPr>
          <w:p>
            <w:pPr>
              <w:numPr>
                <w:ilvl w:val="0"/>
                <w:numId w:val="0"/>
              </w:numPr>
              <w:rPr>
                <w:rFonts w:hint="eastAsia"/>
                <w:vertAlign w:val="baseline"/>
                <w:lang w:val="en-US" w:eastAsia="zh-CN"/>
              </w:rPr>
            </w:pPr>
            <w:ins w:id="1598" w:author="周婷" w:date="2020-08-26T18:39:06Z">
              <w:r>
                <w:rPr>
                  <w:rFonts w:hint="eastAsia" w:eastAsia="宋体"/>
                </w:rPr>
                <w:t>直到</w:t>
              </w:r>
            </w:ins>
            <w:ins w:id="1599" w:author="周婷" w:date="2020-08-26T18:39:06Z">
              <w:r>
                <w:rPr>
                  <w:rFonts w:hint="eastAsia" w:eastAsia="宋体"/>
                  <w:lang w:eastAsia="zh-CN"/>
                </w:rPr>
                <w:t>首次临期邮件发出或处理任务</w:t>
              </w:r>
            </w:ins>
            <w:ins w:id="1600" w:author="周婷" w:date="2020-08-26T18:39:18Z">
              <w:r>
                <w:rPr>
                  <w:rFonts w:hint="eastAsia" w:eastAsia="宋体"/>
                  <w:lang w:eastAsia="zh-CN"/>
                </w:rPr>
                <w:t>后</w:t>
              </w:r>
            </w:ins>
            <w:ins w:id="1601" w:author="周婷" w:date="2020-08-26T18:39:19Z">
              <w:r>
                <w:rPr>
                  <w:rFonts w:hint="eastAsia" w:eastAsia="宋体"/>
                  <w:lang w:eastAsia="zh-CN"/>
                </w:rPr>
                <w:t>不再</w:t>
              </w:r>
            </w:ins>
            <w:ins w:id="1602" w:author="周婷" w:date="2020-08-26T18:39:20Z">
              <w:r>
                <w:rPr>
                  <w:rFonts w:hint="eastAsia" w:eastAsia="宋体"/>
                  <w:lang w:eastAsia="zh-CN"/>
                </w:rPr>
                <w:t>发送</w:t>
              </w:r>
            </w:ins>
            <w:ins w:id="1603" w:author="周婷" w:date="2020-08-26T18:39:24Z">
              <w:r>
                <w:rPr>
                  <w:rFonts w:hint="eastAsia" w:eastAsia="宋体"/>
                  <w:lang w:eastAsia="zh-CN"/>
                </w:rPr>
                <w:t>待办</w:t>
              </w:r>
            </w:ins>
            <w:ins w:id="1604" w:author="周婷" w:date="2020-08-26T18:39:25Z">
              <w:r>
                <w:rPr>
                  <w:rFonts w:hint="eastAsia" w:eastAsia="宋体"/>
                  <w:lang w:eastAsia="zh-CN"/>
                </w:rPr>
                <w:t>邮件</w:t>
              </w:r>
            </w:ins>
            <w:ins w:id="1605" w:author="周婷" w:date="2020-08-26T18:39:27Z">
              <w:r>
                <w:rPr>
                  <w:rFonts w:hint="eastAsia" w:eastAsia="宋体"/>
                  <w:lang w:eastAsia="zh-CN"/>
                </w:rPr>
                <w:t>提醒</w:t>
              </w:r>
            </w:ins>
          </w:p>
        </w:tc>
        <w:tc>
          <w:tcPr>
            <w:tcW w:w="1951" w:type="dxa"/>
            <w:tcPrChange w:id="1606" w:author="周婷" w:date="2020-08-26T18:25:52Z">
              <w:tcPr>
                <w:tcW w:w="1951" w:type="dxa"/>
              </w:tcPr>
            </w:tcPrChange>
          </w:tcPr>
          <w:p>
            <w:pPr>
              <w:numPr>
                <w:ilvl w:val="0"/>
                <w:numId w:val="0"/>
              </w:numPr>
              <w:rPr>
                <w:rFonts w:hint="eastAsia"/>
                <w:vertAlign w:val="baseline"/>
                <w:lang w:val="en-US" w:eastAsia="zh-CN"/>
              </w:rPr>
            </w:pPr>
            <w:ins w:id="1607" w:author="周婷" w:date="2020-08-26T19:57:00Z">
              <w:r>
                <w:rPr>
                  <w:rFonts w:hint="eastAsia" w:eastAsia="宋体"/>
                  <w:vertAlign w:val="baseline"/>
                  <w:lang w:val="en-US" w:eastAsia="zh-CN"/>
                </w:rPr>
                <w:t>待处理任务的处理人</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608" w:author="周婷" w:date="2020-08-26T18:25:52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c>
          <w:tcPr>
            <w:tcW w:w="696" w:type="dxa"/>
            <w:tcPrChange w:id="1609" w:author="周婷" w:date="2020-08-26T18:25:52Z">
              <w:tcPr>
                <w:tcW w:w="696" w:type="dxa"/>
              </w:tcPr>
            </w:tcPrChange>
          </w:tcPr>
          <w:p>
            <w:pPr>
              <w:numPr>
                <w:ilvl w:val="0"/>
                <w:numId w:val="0"/>
              </w:numPr>
              <w:rPr>
                <w:rFonts w:hint="eastAsia"/>
                <w:vertAlign w:val="baseline"/>
                <w:lang w:val="en-US" w:eastAsia="zh-CN"/>
              </w:rPr>
            </w:pPr>
            <w:r>
              <w:rPr>
                <w:rFonts w:hint="eastAsia" w:eastAsia="宋体"/>
                <w:lang w:val="en-US" w:eastAsia="zh-CN"/>
              </w:rPr>
              <w:t>临期邮件提醒</w:t>
            </w:r>
          </w:p>
        </w:tc>
        <w:tc>
          <w:tcPr>
            <w:tcW w:w="1208" w:type="dxa"/>
            <w:vAlign w:val="top"/>
            <w:tcPrChange w:id="1610" w:author="周婷" w:date="2020-08-26T18:25:52Z">
              <w:tcPr>
                <w:tcW w:w="1208" w:type="dxa"/>
                <w:vAlign w:val="top"/>
              </w:tcPr>
            </w:tcPrChange>
          </w:tcPr>
          <w:p>
            <w:pPr>
              <w:numPr>
                <w:ilvl w:val="0"/>
                <w:numId w:val="0"/>
              </w:numPr>
              <w:ind w:left="0" w:leftChars="0" w:firstLine="0" w:firstLineChars="0"/>
              <w:rPr>
                <w:rFonts w:hint="eastAsia" w:ascii="宋体" w:hAnsi="宋体" w:eastAsia="宋体" w:cs="宋体"/>
                <w:sz w:val="24"/>
                <w:szCs w:val="24"/>
                <w:vertAlign w:val="baseline"/>
                <w:lang w:val="en-US" w:eastAsia="zh-CN" w:bidi="ar-SA"/>
              </w:rPr>
            </w:pPr>
            <w:r>
              <w:rPr>
                <w:rFonts w:hint="eastAsia" w:eastAsia="宋体"/>
                <w:vertAlign w:val="baseline"/>
                <w:lang w:val="en-US" w:eastAsia="zh-CN"/>
              </w:rPr>
              <w:t>在报送配置中勾选了“临期邮件提醒”并设置了间隔频率</w:t>
            </w:r>
          </w:p>
        </w:tc>
        <w:tc>
          <w:tcPr>
            <w:tcW w:w="1992" w:type="dxa"/>
            <w:tcPrChange w:id="1611" w:author="周婷" w:date="2020-08-26T18:25:52Z">
              <w:tcPr>
                <w:tcW w:w="2023" w:type="dxa"/>
              </w:tcPr>
            </w:tcPrChange>
          </w:tcPr>
          <w:p>
            <w:pPr>
              <w:numPr>
                <w:ilvl w:val="0"/>
                <w:numId w:val="0"/>
              </w:numPr>
              <w:rPr>
                <w:rFonts w:hint="eastAsia"/>
                <w:vertAlign w:val="baseline"/>
                <w:lang w:val="en-US" w:eastAsia="zh-CN"/>
              </w:rPr>
            </w:pPr>
            <w:ins w:id="1612" w:author="周婷" w:date="2020-08-26T18:35:44Z">
              <w:r>
                <w:rPr>
                  <w:rFonts w:hint="eastAsia" w:eastAsia="宋体"/>
                  <w:vertAlign w:val="baseline"/>
                  <w:lang w:val="en-US" w:eastAsia="zh-CN"/>
                </w:rPr>
                <w:t>任务开始时间和任务结束时间间隔大于72小时的，任务截止时间前72小时发送首次临期提醒；任务开始时间和任务结束时间间隔小于等于72小时的，任务截止时间前24小时发送首次临期提醒</w:t>
              </w:r>
            </w:ins>
          </w:p>
        </w:tc>
        <w:tc>
          <w:tcPr>
            <w:tcW w:w="2040" w:type="dxa"/>
            <w:tcPrChange w:id="1613" w:author="周婷" w:date="2020-08-26T18:25:52Z">
              <w:tcPr>
                <w:tcW w:w="2023" w:type="dxa"/>
              </w:tcPr>
            </w:tcPrChange>
          </w:tcPr>
          <w:p>
            <w:pPr>
              <w:numPr>
                <w:ilvl w:val="0"/>
                <w:numId w:val="0"/>
              </w:numPr>
              <w:rPr>
                <w:rFonts w:hint="eastAsia" w:eastAsia="宋体"/>
                <w:vertAlign w:val="baseline"/>
                <w:lang w:val="en-US" w:eastAsia="zh-CN"/>
              </w:rPr>
            </w:pPr>
            <w:ins w:id="1614" w:author="周婷" w:date="2020-08-26T19:31:59Z">
              <w:r>
                <w:rPr>
                  <w:rFonts w:hint="eastAsia" w:eastAsia="宋体"/>
                  <w:vertAlign w:val="baseline"/>
                  <w:lang w:val="en-US" w:eastAsia="zh-CN"/>
                </w:rPr>
                <w:t>如果</w:t>
              </w:r>
            </w:ins>
            <w:ins w:id="1615" w:author="周婷" w:date="2020-08-26T19:32:01Z">
              <w:r>
                <w:rPr>
                  <w:rFonts w:hint="eastAsia" w:eastAsia="宋体"/>
                  <w:vertAlign w:val="baseline"/>
                  <w:lang w:val="en-US" w:eastAsia="zh-CN"/>
                </w:rPr>
                <w:t>是</w:t>
              </w:r>
            </w:ins>
            <w:ins w:id="1616" w:author="周婷" w:date="2020-08-26T19:31:54Z">
              <w:r>
                <w:rPr>
                  <w:rFonts w:hint="eastAsia" w:eastAsia="宋体"/>
                  <w:vertAlign w:val="baseline"/>
                  <w:lang w:val="en-US" w:eastAsia="zh-CN"/>
                </w:rPr>
                <w:t>距离任务截至时间24小时-72小时</w:t>
              </w:r>
            </w:ins>
            <w:ins w:id="1617" w:author="周婷" w:date="2020-08-26T19:31:56Z">
              <w:r>
                <w:rPr>
                  <w:rFonts w:hint="eastAsia" w:eastAsia="宋体"/>
                  <w:vertAlign w:val="baseline"/>
                  <w:lang w:val="en-US" w:eastAsia="zh-CN"/>
                </w:rPr>
                <w:t>，</w:t>
              </w:r>
            </w:ins>
            <w:ins w:id="1618" w:author="周婷" w:date="2020-08-26T18:40:31Z">
              <w:r>
                <w:rPr>
                  <w:rFonts w:hint="eastAsia" w:eastAsia="宋体"/>
                  <w:vertAlign w:val="baseline"/>
                  <w:lang w:val="en-US" w:eastAsia="zh-CN"/>
                </w:rPr>
                <w:t>首次</w:t>
              </w:r>
            </w:ins>
            <w:ins w:id="1619" w:author="周婷" w:date="2020-08-26T18:40:33Z">
              <w:r>
                <w:rPr>
                  <w:rFonts w:hint="eastAsia" w:eastAsia="宋体"/>
                  <w:vertAlign w:val="baseline"/>
                  <w:lang w:val="en-US" w:eastAsia="zh-CN"/>
                </w:rPr>
                <w:t>临期</w:t>
              </w:r>
            </w:ins>
            <w:ins w:id="1620" w:author="周婷" w:date="2020-08-26T18:40:31Z">
              <w:r>
                <w:rPr>
                  <w:rFonts w:hint="eastAsia" w:eastAsia="宋体"/>
                  <w:vertAlign w:val="baseline"/>
                  <w:lang w:val="en-US" w:eastAsia="zh-CN"/>
                </w:rPr>
                <w:t>邮件提醒</w:t>
              </w:r>
            </w:ins>
            <w:del w:id="1621" w:author="周婷" w:date="2020-08-26T18:39:44Z">
              <w:r>
                <w:rPr>
                  <w:rFonts w:hint="eastAsia" w:eastAsia="宋体"/>
                  <w:vertAlign w:val="baseline"/>
                  <w:lang w:val="en-US" w:eastAsia="zh-CN"/>
                </w:rPr>
                <w:delText>报送任务截止时间前48小时还未处理，系统自动发送首次邮件提醒，</w:delText>
              </w:r>
            </w:del>
            <w:r>
              <w:rPr>
                <w:rFonts w:hint="eastAsia" w:eastAsia="宋体"/>
                <w:vertAlign w:val="baseline"/>
                <w:lang w:val="en-US" w:eastAsia="zh-CN"/>
              </w:rPr>
              <w:t>之后每隔X</w:t>
            </w:r>
            <w:del w:id="1622" w:author="周婷" w:date="2020-08-26T18:40:39Z">
              <w:r>
                <w:rPr>
                  <w:rFonts w:hint="eastAsia" w:eastAsia="宋体"/>
                  <w:vertAlign w:val="baseline"/>
                  <w:lang w:val="en-US" w:eastAsia="zh-CN"/>
                </w:rPr>
                <w:delText>h</w:delText>
              </w:r>
            </w:del>
            <w:ins w:id="1623" w:author="周婷" w:date="2020-08-26T18:40:39Z">
              <w:r>
                <w:rPr>
                  <w:rFonts w:hint="eastAsia" w:eastAsia="宋体"/>
                  <w:vertAlign w:val="baseline"/>
                  <w:lang w:val="en-US" w:eastAsia="zh-CN"/>
                </w:rPr>
                <w:t>小时</w:t>
              </w:r>
            </w:ins>
            <w:r>
              <w:rPr>
                <w:rFonts w:hint="eastAsia" w:eastAsia="宋体"/>
                <w:vertAlign w:val="baseline"/>
                <w:lang w:val="en-US" w:eastAsia="zh-CN"/>
              </w:rPr>
              <w:t>(报送配置中设置)提醒一次</w:t>
            </w:r>
            <w:del w:id="1624" w:author="周婷" w:date="2020-08-26T19:32:24Z">
              <w:r>
                <w:rPr>
                  <w:rFonts w:hint="eastAsia" w:eastAsia="宋体"/>
                  <w:vertAlign w:val="baseline"/>
                  <w:lang w:val="en-US" w:eastAsia="zh-CN"/>
                </w:rPr>
                <w:delText>，</w:delText>
              </w:r>
            </w:del>
            <w:ins w:id="1625" w:author="周婷" w:date="2020-08-26T19:32:24Z">
              <w:r>
                <w:rPr>
                  <w:rFonts w:hint="eastAsia" w:eastAsia="宋体"/>
                  <w:vertAlign w:val="baseline"/>
                  <w:lang w:val="en-US" w:eastAsia="zh-CN"/>
                </w:rPr>
                <w:t>；</w:t>
              </w:r>
            </w:ins>
            <w:ins w:id="1626" w:author="周婷" w:date="2020-08-26T19:32:30Z">
              <w:r>
                <w:rPr>
                  <w:rFonts w:hint="eastAsia" w:eastAsia="宋体"/>
                  <w:vertAlign w:val="baseline"/>
                  <w:lang w:val="en-US" w:eastAsia="zh-CN"/>
                </w:rPr>
                <w:t>如果是距离任务截至时间</w:t>
              </w:r>
            </w:ins>
            <w:ins w:id="1627" w:author="周婷" w:date="2020-08-26T19:32:41Z">
              <w:r>
                <w:rPr>
                  <w:rFonts w:hint="eastAsia" w:eastAsia="宋体"/>
                  <w:vertAlign w:val="baseline"/>
                  <w:lang w:val="en-US" w:eastAsia="zh-CN"/>
                </w:rPr>
                <w:t>0小时-24小时</w:t>
              </w:r>
            </w:ins>
            <w:ins w:id="1628" w:author="周婷" w:date="2020-08-26T19:32:30Z">
              <w:r>
                <w:rPr>
                  <w:rFonts w:hint="eastAsia" w:eastAsia="宋体"/>
                  <w:vertAlign w:val="baseline"/>
                  <w:lang w:val="en-US" w:eastAsia="zh-CN"/>
                </w:rPr>
                <w:t>，每隔X小时(报送配置中设置)提醒一次</w:t>
              </w:r>
            </w:ins>
            <w:del w:id="1629" w:author="周婷" w:date="2020-08-26T19:32:58Z">
              <w:r>
                <w:rPr>
                  <w:rFonts w:hint="eastAsia" w:eastAsia="宋体"/>
                </w:rPr>
                <w:delText>直到</w:delText>
              </w:r>
            </w:del>
            <w:del w:id="1630" w:author="周婷" w:date="2020-08-26T19:32:58Z">
              <w:r>
                <w:rPr>
                  <w:rFonts w:hint="eastAsia" w:eastAsia="宋体"/>
                  <w:lang w:eastAsia="zh-CN"/>
                </w:rPr>
                <w:delText>任务截止</w:delText>
              </w:r>
            </w:del>
          </w:p>
        </w:tc>
        <w:tc>
          <w:tcPr>
            <w:tcW w:w="1965" w:type="dxa"/>
            <w:tcPrChange w:id="1631" w:author="周婷" w:date="2020-08-26T18:25:52Z">
              <w:tcPr>
                <w:tcW w:w="1951" w:type="dxa"/>
              </w:tcPr>
            </w:tcPrChange>
          </w:tcPr>
          <w:p>
            <w:pPr>
              <w:numPr>
                <w:ilvl w:val="0"/>
                <w:numId w:val="0"/>
              </w:numPr>
              <w:rPr>
                <w:rFonts w:hint="eastAsia"/>
                <w:vertAlign w:val="baseline"/>
                <w:lang w:val="en-US" w:eastAsia="zh-CN"/>
              </w:rPr>
            </w:pPr>
            <w:ins w:id="1632" w:author="周婷" w:date="2020-08-26T19:33:30Z">
              <w:r>
                <w:rPr>
                  <w:rFonts w:hint="eastAsia" w:eastAsia="宋体"/>
                </w:rPr>
                <w:t>直到</w:t>
              </w:r>
            </w:ins>
            <w:ins w:id="1633" w:author="周婷" w:date="2020-08-26T19:33:30Z">
              <w:r>
                <w:rPr>
                  <w:rFonts w:hint="eastAsia" w:eastAsia="宋体"/>
                  <w:lang w:eastAsia="zh-CN"/>
                </w:rPr>
                <w:t>任务截止</w:t>
              </w:r>
            </w:ins>
            <w:ins w:id="1634" w:author="周婷" w:date="2020-08-26T19:33:41Z">
              <w:r>
                <w:rPr>
                  <w:rFonts w:hint="eastAsia" w:eastAsia="宋体"/>
                  <w:vertAlign w:val="baseline"/>
                  <w:lang w:val="en-US" w:eastAsia="zh-CN"/>
                </w:rPr>
                <w:t>时间</w:t>
              </w:r>
            </w:ins>
            <w:ins w:id="1635" w:author="周婷" w:date="2020-08-26T19:34:08Z">
              <w:r>
                <w:rPr>
                  <w:rFonts w:hint="eastAsia" w:eastAsia="宋体"/>
                  <w:lang w:eastAsia="zh-CN"/>
                </w:rPr>
                <w:t>或处理任务后不再发送</w:t>
              </w:r>
            </w:ins>
            <w:ins w:id="1636" w:author="周婷" w:date="2020-08-26T19:34:13Z">
              <w:r>
                <w:rPr>
                  <w:rFonts w:hint="eastAsia" w:eastAsia="宋体"/>
                  <w:lang w:eastAsia="zh-CN"/>
                </w:rPr>
                <w:t>临期</w:t>
              </w:r>
            </w:ins>
            <w:ins w:id="1637" w:author="周婷" w:date="2020-08-26T19:34:08Z">
              <w:r>
                <w:rPr>
                  <w:rFonts w:hint="eastAsia" w:eastAsia="宋体"/>
                  <w:lang w:eastAsia="zh-CN"/>
                </w:rPr>
                <w:t>邮件提醒</w:t>
              </w:r>
            </w:ins>
          </w:p>
        </w:tc>
        <w:tc>
          <w:tcPr>
            <w:tcW w:w="1951" w:type="dxa"/>
            <w:tcPrChange w:id="1638" w:author="周婷" w:date="2020-08-26T18:25:52Z">
              <w:tcPr>
                <w:tcW w:w="1951" w:type="dxa"/>
              </w:tcPr>
            </w:tcPrChange>
          </w:tcPr>
          <w:p>
            <w:pPr>
              <w:numPr>
                <w:ilvl w:val="0"/>
                <w:numId w:val="0"/>
              </w:numPr>
              <w:rPr>
                <w:rFonts w:hint="eastAsia"/>
                <w:vertAlign w:val="baseline"/>
                <w:lang w:val="en-US" w:eastAsia="zh-CN"/>
              </w:rPr>
            </w:pPr>
            <w:ins w:id="1639" w:author="周婷" w:date="2020-08-26T19:57:04Z">
              <w:r>
                <w:rPr>
                  <w:rFonts w:hint="eastAsia" w:eastAsia="宋体"/>
                  <w:vertAlign w:val="baseline"/>
                  <w:lang w:val="en-US" w:eastAsia="zh-CN"/>
                </w:rPr>
                <w:t>待处理任务的处理人</w:t>
              </w:r>
            </w:ins>
            <w:del w:id="1640" w:author="周婷" w:date="2020-08-26T19:57:04Z">
              <w:r>
                <w:rPr>
                  <w:rFonts w:hint="eastAsia" w:eastAsia="宋体"/>
                  <w:vertAlign w:val="baseline"/>
                  <w:lang w:val="en-US" w:eastAsia="zh-CN"/>
                </w:rPr>
                <w:delText>对应的报送提交人员、报送审核人员</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641" w:author="周婷" w:date="2020-08-26T18:25:52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c>
          <w:tcPr>
            <w:tcW w:w="696" w:type="dxa"/>
            <w:tcPrChange w:id="1642" w:author="周婷" w:date="2020-08-26T18:25:52Z">
              <w:tcPr>
                <w:tcW w:w="696" w:type="dxa"/>
              </w:tcPr>
            </w:tcPrChange>
          </w:tcPr>
          <w:p>
            <w:pPr>
              <w:numPr>
                <w:ilvl w:val="0"/>
                <w:numId w:val="0"/>
              </w:numPr>
              <w:rPr>
                <w:rFonts w:hint="eastAsia"/>
                <w:vertAlign w:val="baseline"/>
                <w:lang w:val="en-US" w:eastAsia="zh-CN"/>
              </w:rPr>
            </w:pPr>
            <w:r>
              <w:rPr>
                <w:rFonts w:hint="eastAsia" w:eastAsia="宋体"/>
                <w:lang w:val="en-US" w:eastAsia="zh-CN"/>
              </w:rPr>
              <w:t>逾期邮件提醒</w:t>
            </w:r>
          </w:p>
        </w:tc>
        <w:tc>
          <w:tcPr>
            <w:tcW w:w="1208" w:type="dxa"/>
            <w:vAlign w:val="top"/>
            <w:tcPrChange w:id="1643" w:author="周婷" w:date="2020-08-26T18:25:52Z">
              <w:tcPr>
                <w:tcW w:w="1208" w:type="dxa"/>
                <w:vAlign w:val="top"/>
              </w:tcPr>
            </w:tcPrChange>
          </w:tcPr>
          <w:p>
            <w:pPr>
              <w:numPr>
                <w:ilvl w:val="0"/>
                <w:numId w:val="0"/>
              </w:numPr>
              <w:ind w:left="0" w:leftChars="0" w:firstLine="0" w:firstLineChars="0"/>
              <w:rPr>
                <w:rFonts w:hint="eastAsia" w:ascii="宋体" w:hAnsi="宋体" w:eastAsia="宋体" w:cs="宋体"/>
                <w:sz w:val="24"/>
                <w:szCs w:val="24"/>
                <w:vertAlign w:val="baseline"/>
                <w:lang w:val="en-US" w:eastAsia="zh-CN" w:bidi="ar-SA"/>
              </w:rPr>
            </w:pPr>
            <w:r>
              <w:rPr>
                <w:rFonts w:hint="eastAsia" w:eastAsia="宋体"/>
                <w:vertAlign w:val="baseline"/>
                <w:lang w:val="en-US" w:eastAsia="zh-CN"/>
              </w:rPr>
              <w:t>在报送配置中勾选了“逾期邮件提醒”并设置了间隔频率</w:t>
            </w:r>
          </w:p>
        </w:tc>
        <w:tc>
          <w:tcPr>
            <w:tcW w:w="1992" w:type="dxa"/>
            <w:tcPrChange w:id="1644" w:author="周婷" w:date="2020-08-26T18:25:52Z">
              <w:tcPr>
                <w:tcW w:w="2023" w:type="dxa"/>
              </w:tcPr>
            </w:tcPrChange>
          </w:tcPr>
          <w:p>
            <w:pPr>
              <w:numPr>
                <w:ilvl w:val="0"/>
                <w:numId w:val="0"/>
              </w:numPr>
              <w:rPr>
                <w:rFonts w:hint="eastAsia"/>
                <w:vertAlign w:val="baseline"/>
                <w:lang w:val="en-US" w:eastAsia="zh-CN"/>
              </w:rPr>
            </w:pPr>
            <w:ins w:id="1645" w:author="周婷" w:date="2020-08-26T18:36:05Z">
              <w:r>
                <w:rPr>
                  <w:rFonts w:hint="eastAsia" w:eastAsia="宋体"/>
                  <w:vertAlign w:val="baseline"/>
                  <w:lang w:val="en-US" w:eastAsia="zh-CN"/>
                </w:rPr>
                <w:t>任务超过任务截至时间还未处理系统自动发送首次逾期提醒</w:t>
              </w:r>
            </w:ins>
          </w:p>
        </w:tc>
        <w:tc>
          <w:tcPr>
            <w:tcW w:w="2040" w:type="dxa"/>
            <w:tcPrChange w:id="1646" w:author="周婷" w:date="2020-08-26T18:25:52Z">
              <w:tcPr>
                <w:tcW w:w="2023" w:type="dxa"/>
              </w:tcPr>
            </w:tcPrChange>
          </w:tcPr>
          <w:p>
            <w:pPr>
              <w:numPr>
                <w:ilvl w:val="0"/>
                <w:numId w:val="0"/>
              </w:numPr>
              <w:rPr>
                <w:rFonts w:hint="eastAsia"/>
                <w:vertAlign w:val="baseline"/>
                <w:lang w:val="en-US" w:eastAsia="zh-CN"/>
              </w:rPr>
            </w:pPr>
            <w:ins w:id="1647" w:author="周婷" w:date="2020-08-26T19:34:36Z">
              <w:r>
                <w:rPr>
                  <w:rFonts w:hint="eastAsia" w:eastAsia="宋体"/>
                  <w:vertAlign w:val="baseline"/>
                  <w:lang w:val="en-US" w:eastAsia="zh-CN"/>
                </w:rPr>
                <w:t>如果</w:t>
              </w:r>
            </w:ins>
            <w:ins w:id="1648" w:author="周婷" w:date="2020-08-26T19:34:39Z">
              <w:r>
                <w:rPr>
                  <w:rFonts w:hint="eastAsia" w:eastAsia="宋体"/>
                  <w:vertAlign w:val="baseline"/>
                  <w:lang w:val="en-US" w:eastAsia="zh-CN"/>
                </w:rPr>
                <w:t>是</w:t>
              </w:r>
            </w:ins>
            <w:ins w:id="1649" w:author="周婷" w:date="2020-08-26T19:34:41Z">
              <w:r>
                <w:rPr>
                  <w:rFonts w:hint="eastAsia" w:eastAsia="宋体"/>
                  <w:vertAlign w:val="baseline"/>
                  <w:lang w:val="en-US" w:eastAsia="zh-CN"/>
                </w:rPr>
                <w:t>逾期24小时内</w:t>
              </w:r>
            </w:ins>
            <w:ins w:id="1650" w:author="周婷" w:date="2020-08-26T19:34:56Z">
              <w:r>
                <w:rPr>
                  <w:rFonts w:hint="eastAsia" w:eastAsia="宋体"/>
                  <w:vertAlign w:val="baseline"/>
                  <w:lang w:val="en-US" w:eastAsia="zh-CN"/>
                </w:rPr>
                <w:t>，首次</w:t>
              </w:r>
            </w:ins>
            <w:ins w:id="1651" w:author="周婷" w:date="2020-08-26T19:35:00Z">
              <w:r>
                <w:rPr>
                  <w:rFonts w:hint="eastAsia" w:eastAsia="宋体"/>
                  <w:vertAlign w:val="baseline"/>
                  <w:lang w:val="en-US" w:eastAsia="zh-CN"/>
                </w:rPr>
                <w:t>逾期</w:t>
              </w:r>
            </w:ins>
            <w:ins w:id="1652" w:author="周婷" w:date="2020-08-26T19:34:56Z">
              <w:r>
                <w:rPr>
                  <w:rFonts w:hint="eastAsia" w:eastAsia="宋体"/>
                  <w:vertAlign w:val="baseline"/>
                  <w:lang w:val="en-US" w:eastAsia="zh-CN"/>
                </w:rPr>
                <w:t>邮件提醒之后每隔X小时(报送配置中设置)提醒一次</w:t>
              </w:r>
            </w:ins>
            <w:ins w:id="1653" w:author="周婷" w:date="2020-08-26T19:35:08Z">
              <w:r>
                <w:rPr>
                  <w:rFonts w:hint="eastAsia" w:eastAsia="宋体"/>
                  <w:vertAlign w:val="baseline"/>
                  <w:lang w:val="en-US" w:eastAsia="zh-CN"/>
                </w:rPr>
                <w:t>；</w:t>
              </w:r>
            </w:ins>
            <w:ins w:id="1654" w:author="周婷" w:date="2020-08-26T19:35:15Z">
              <w:r>
                <w:rPr>
                  <w:rFonts w:hint="eastAsia" w:eastAsia="宋体"/>
                  <w:vertAlign w:val="baseline"/>
                  <w:lang w:val="en-US" w:eastAsia="zh-CN"/>
                </w:rPr>
                <w:t>如果是</w:t>
              </w:r>
            </w:ins>
            <w:ins w:id="1655" w:author="周婷" w:date="2020-08-26T19:35:24Z">
              <w:r>
                <w:rPr>
                  <w:rFonts w:hint="eastAsia" w:eastAsia="宋体"/>
                  <w:vertAlign w:val="baseline"/>
                  <w:lang w:val="en-US" w:eastAsia="zh-CN"/>
                </w:rPr>
                <w:t>逾期超过24小时</w:t>
              </w:r>
            </w:ins>
            <w:ins w:id="1656" w:author="周婷" w:date="2020-08-26T19:35:15Z">
              <w:r>
                <w:rPr>
                  <w:rFonts w:hint="eastAsia" w:eastAsia="宋体"/>
                  <w:vertAlign w:val="baseline"/>
                  <w:lang w:val="en-US" w:eastAsia="zh-CN"/>
                </w:rPr>
                <w:t>，每隔X小时(报送配置中设置)提醒一次</w:t>
              </w:r>
            </w:ins>
            <w:del w:id="1657" w:author="周婷" w:date="2020-08-26T19:36:21Z">
              <w:r>
                <w:rPr>
                  <w:rFonts w:hint="eastAsia" w:eastAsia="宋体"/>
                  <w:vertAlign w:val="baseline"/>
                  <w:lang w:val="en-US" w:eastAsia="zh-CN"/>
                </w:rPr>
                <w:delText>超过报送任务的截止时间还未完成，系统自动发送首次邮件提醒，之后每隔Xh(报送配置中设置)提醒一次，</w:delText>
              </w:r>
            </w:del>
            <w:del w:id="1658" w:author="周婷" w:date="2020-08-26T19:36:21Z">
              <w:r>
                <w:rPr>
                  <w:rFonts w:hint="eastAsia" w:eastAsia="宋体"/>
                </w:rPr>
                <w:delText>直到完成</w:delText>
              </w:r>
            </w:del>
            <w:del w:id="1659" w:author="周婷" w:date="2020-08-26T19:36:21Z">
              <w:r>
                <w:rPr>
                  <w:rFonts w:hint="eastAsia" w:eastAsia="宋体"/>
                  <w:lang w:eastAsia="zh-CN"/>
                </w:rPr>
                <w:delText>任务</w:delText>
              </w:r>
            </w:del>
          </w:p>
        </w:tc>
        <w:tc>
          <w:tcPr>
            <w:tcW w:w="1965" w:type="dxa"/>
            <w:tcPrChange w:id="1660" w:author="周婷" w:date="2020-08-26T18:25:52Z">
              <w:tcPr>
                <w:tcW w:w="1951" w:type="dxa"/>
              </w:tcPr>
            </w:tcPrChange>
          </w:tcPr>
          <w:p>
            <w:pPr>
              <w:numPr>
                <w:ilvl w:val="0"/>
                <w:numId w:val="0"/>
              </w:numPr>
              <w:rPr>
                <w:rFonts w:hint="eastAsia"/>
                <w:vertAlign w:val="baseline"/>
                <w:lang w:val="en-US" w:eastAsia="zh-CN"/>
              </w:rPr>
            </w:pPr>
            <w:ins w:id="1661" w:author="周婷" w:date="2020-08-26T19:35:56Z">
              <w:r>
                <w:rPr>
                  <w:rFonts w:hint="eastAsia" w:eastAsia="宋体"/>
                </w:rPr>
                <w:t>直到</w:t>
              </w:r>
            </w:ins>
            <w:ins w:id="1662" w:author="周婷" w:date="2020-08-26T19:35:56Z">
              <w:r>
                <w:rPr>
                  <w:rFonts w:hint="eastAsia" w:eastAsia="宋体"/>
                  <w:lang w:eastAsia="zh-CN"/>
                </w:rPr>
                <w:t>处理任务后不再发送临期邮件提醒</w:t>
              </w:r>
            </w:ins>
          </w:p>
        </w:tc>
        <w:tc>
          <w:tcPr>
            <w:tcW w:w="1951" w:type="dxa"/>
            <w:tcPrChange w:id="1663" w:author="周婷" w:date="2020-08-26T18:25:52Z">
              <w:tcPr>
                <w:tcW w:w="1951" w:type="dxa"/>
              </w:tcPr>
            </w:tcPrChange>
          </w:tcPr>
          <w:p>
            <w:pPr>
              <w:numPr>
                <w:ilvl w:val="0"/>
                <w:numId w:val="0"/>
              </w:numPr>
              <w:rPr>
                <w:rFonts w:hint="eastAsia"/>
                <w:vertAlign w:val="baseline"/>
                <w:lang w:val="en-US" w:eastAsia="zh-CN"/>
              </w:rPr>
            </w:pPr>
            <w:ins w:id="1664" w:author="周婷" w:date="2020-08-26T19:57:07Z">
              <w:r>
                <w:rPr>
                  <w:rFonts w:hint="eastAsia" w:eastAsia="宋体"/>
                  <w:vertAlign w:val="baseline"/>
                  <w:lang w:val="en-US" w:eastAsia="zh-CN"/>
                </w:rPr>
                <w:t>待处理任务的处理人</w:t>
              </w:r>
            </w:ins>
            <w:del w:id="1665" w:author="周婷" w:date="2020-08-26T19:57:07Z">
              <w:r>
                <w:rPr>
                  <w:rFonts w:hint="eastAsia" w:eastAsia="宋体"/>
                  <w:vertAlign w:val="baseline"/>
                  <w:lang w:val="en-US" w:eastAsia="zh-CN"/>
                </w:rPr>
                <w:delText>对应的报送提交人员、报送审核人员</w:delText>
              </w:r>
            </w:del>
            <w:r>
              <w:rPr>
                <w:rFonts w:hint="eastAsia" w:eastAsia="宋体"/>
                <w:vertAlign w:val="baseline"/>
                <w:lang w:val="en-US" w:eastAsia="zh-CN"/>
              </w:rPr>
              <w:t>和报送管理员</w:t>
            </w:r>
          </w:p>
        </w:tc>
      </w:tr>
    </w:tbl>
    <w:p>
      <w:pPr>
        <w:numPr>
          <w:ilvl w:val="0"/>
          <w:numId w:val="0"/>
        </w:numPr>
        <w:rPr>
          <w:rFonts w:hint="eastAsia"/>
          <w:lang w:val="en-US" w:eastAsia="zh-CN"/>
        </w:rPr>
      </w:pPr>
    </w:p>
    <w:p>
      <w:pPr>
        <w:numPr>
          <w:ilvl w:val="0"/>
          <w:numId w:val="20"/>
        </w:numPr>
        <w:rPr>
          <w:rFonts w:hint="eastAsia"/>
          <w:lang w:val="en-US" w:eastAsia="zh-CN"/>
        </w:rPr>
      </w:pPr>
      <w:r>
        <w:rPr>
          <w:rFonts w:hint="eastAsia" w:eastAsia="宋体"/>
          <w:lang w:val="en-US" w:eastAsia="zh-CN"/>
        </w:rPr>
        <w:t>邮件内容在同一数据服务门户进行配置。</w:t>
      </w:r>
    </w:p>
    <w:p>
      <w:pPr>
        <w:pStyle w:val="6"/>
        <w:numPr>
          <w:ilvl w:val="4"/>
          <w:numId w:val="18"/>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页面原型及页面规则</w:t>
      </w:r>
    </w:p>
    <w:p>
      <w:pPr>
        <w:numPr>
          <w:ilvl w:val="0"/>
          <w:numId w:val="0"/>
        </w:numPr>
        <w:rPr>
          <w:rFonts w:hint="eastAsia"/>
          <w:lang w:eastAsia="zh-CN"/>
        </w:rPr>
      </w:pPr>
      <w:r>
        <w:rPr>
          <w:rFonts w:hint="eastAsia" w:eastAsia="宋体"/>
          <w:lang w:val="en-US" w:eastAsia="zh-CN"/>
        </w:rPr>
        <w:t>邮件内容在同一数据服务门户进行配置。</w:t>
      </w:r>
    </w:p>
    <w:p>
      <w:pPr>
        <w:numPr>
          <w:ilvl w:val="0"/>
          <w:numId w:val="21"/>
        </w:numPr>
        <w:ind w:left="425" w:leftChars="0" w:hanging="425" w:firstLineChars="0"/>
        <w:rPr>
          <w:rFonts w:hint="eastAsia"/>
          <w:lang w:val="en-US" w:eastAsia="zh-CN"/>
        </w:rPr>
      </w:pPr>
      <w:r>
        <w:rPr>
          <w:rFonts w:hint="eastAsia" w:eastAsia="宋体"/>
          <w:lang w:val="en-US" w:eastAsia="zh-CN"/>
        </w:rPr>
        <w:t>邮件内容：在同一数据服务门户&gt;&gt;配置管理&gt;&gt;邮件模板配置中通过新增模板配置</w:t>
      </w:r>
      <w:r>
        <w:rPr>
          <w:rFonts w:hint="eastAsia" w:eastAsia="宋体"/>
          <w:lang w:eastAsia="zh-CN"/>
        </w:rPr>
        <w:t>“待办邮件提醒”、“临期邮件提醒”、“逾期邮件提醒”。</w:t>
      </w:r>
    </w:p>
    <w:p>
      <w:pPr>
        <w:numPr>
          <w:ilvl w:val="0"/>
          <w:numId w:val="0"/>
        </w:numPr>
        <w:ind w:left="420" w:leftChars="0"/>
      </w:pPr>
      <w:r>
        <w:drawing>
          <wp:inline distT="0" distB="0" distL="114300" distR="114300">
            <wp:extent cx="6111240" cy="3013710"/>
            <wp:effectExtent l="0" t="0" r="3810" b="15240"/>
            <wp:docPr id="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3"/>
                    <pic:cNvPicPr>
                      <a:picLocks noChangeAspect="1"/>
                    </pic:cNvPicPr>
                  </pic:nvPicPr>
                  <pic:blipFill>
                    <a:blip r:embed="rId40"/>
                    <a:stretch>
                      <a:fillRect/>
                    </a:stretch>
                  </pic:blipFill>
                  <pic:spPr>
                    <a:xfrm>
                      <a:off x="0" y="0"/>
                      <a:ext cx="6111240" cy="3013710"/>
                    </a:xfrm>
                    <a:prstGeom prst="rect">
                      <a:avLst/>
                    </a:prstGeom>
                    <a:noFill/>
                    <a:ln>
                      <a:noFill/>
                    </a:ln>
                  </pic:spPr>
                </pic:pic>
              </a:graphicData>
            </a:graphic>
          </wp:inline>
        </w:drawing>
      </w:r>
    </w:p>
    <w:p>
      <w:pPr>
        <w:numPr>
          <w:ilvl w:val="0"/>
          <w:numId w:val="0"/>
        </w:numPr>
        <w:ind w:left="420" w:leftChars="0"/>
        <w:rPr>
          <w:rFonts w:hint="eastAsia" w:eastAsia="宋体"/>
          <w:lang w:eastAsia="zh-CN"/>
        </w:rPr>
      </w:pPr>
      <w:r>
        <w:rPr>
          <w:rFonts w:hint="eastAsia" w:eastAsia="宋体"/>
          <w:lang w:eastAsia="zh-CN"/>
        </w:rPr>
        <w:t>注意：新增邮件模板的时候，所属子系统选择“经营分析平台”</w:t>
      </w:r>
    </w:p>
    <w:p>
      <w:pPr>
        <w:numPr>
          <w:ilvl w:val="0"/>
          <w:numId w:val="0"/>
        </w:numPr>
        <w:ind w:left="420" w:leftChars="0"/>
        <w:rPr>
          <w:rFonts w:hint="eastAsia"/>
          <w:lang w:val="en-US" w:eastAsia="zh-CN"/>
        </w:rPr>
      </w:pPr>
      <w:r>
        <w:rPr>
          <w:rFonts w:hint="eastAsia"/>
          <w:lang w:val="en-US" w:eastAsia="zh-CN"/>
        </w:rPr>
        <w:drawing>
          <wp:inline distT="0" distB="0" distL="114300" distR="114300">
            <wp:extent cx="5686425" cy="4162425"/>
            <wp:effectExtent l="0" t="0" r="9525" b="9525"/>
            <wp:docPr id="23" name="图片 23" descr="15940289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94028914(1)"/>
                    <pic:cNvPicPr>
                      <a:picLocks noChangeAspect="1"/>
                    </pic:cNvPicPr>
                  </pic:nvPicPr>
                  <pic:blipFill>
                    <a:blip r:embed="rId41"/>
                    <a:stretch>
                      <a:fillRect/>
                    </a:stretch>
                  </pic:blipFill>
                  <pic:spPr>
                    <a:xfrm>
                      <a:off x="0" y="0"/>
                      <a:ext cx="5686425" cy="4162425"/>
                    </a:xfrm>
                    <a:prstGeom prst="rect">
                      <a:avLst/>
                    </a:prstGeom>
                  </pic:spPr>
                </pic:pic>
              </a:graphicData>
            </a:graphic>
          </wp:inline>
        </w:drawing>
      </w:r>
    </w:p>
    <w:p>
      <w:pPr>
        <w:numPr>
          <w:ilvl w:val="0"/>
          <w:numId w:val="0"/>
        </w:numPr>
        <w:rPr>
          <w:ins w:id="1666" w:author="周婷" w:date="2020-08-26T20:09:04Z"/>
          <w:rFonts w:hint="eastAsia"/>
          <w:b/>
          <w:bCs/>
          <w:lang w:eastAsia="zh-CN"/>
        </w:rPr>
      </w:pPr>
      <w:ins w:id="1667" w:author="周婷" w:date="2020-08-26T20:09:04Z">
        <w:r>
          <w:rPr>
            <w:rFonts w:hint="eastAsia" w:eastAsia="宋体"/>
            <w:b/>
            <w:bCs/>
            <w:lang w:eastAsia="zh-CN"/>
          </w:rPr>
          <w:t>邮件提醒模板</w:t>
        </w:r>
      </w:ins>
    </w:p>
    <w:p>
      <w:pPr>
        <w:numPr>
          <w:ilvl w:val="0"/>
          <w:numId w:val="0"/>
        </w:numPr>
        <w:rPr>
          <w:ins w:id="1668" w:author="周婷" w:date="2020-08-26T20:09:04Z"/>
          <w:rFonts w:hint="eastAsia"/>
          <w:b w:val="0"/>
          <w:bCs w:val="0"/>
          <w:lang w:eastAsia="zh-CN"/>
        </w:rPr>
      </w:pPr>
      <w:ins w:id="1669" w:author="周婷" w:date="2020-08-26T20:09:04Z">
        <w:r>
          <w:rPr>
            <w:rFonts w:hint="eastAsia" w:eastAsia="宋体"/>
            <w:b w:val="0"/>
            <w:bCs w:val="0"/>
            <w:lang w:eastAsia="zh-CN"/>
          </w:rPr>
          <w:t>注意：</w:t>
        </w:r>
      </w:ins>
    </w:p>
    <w:p>
      <w:pPr>
        <w:numPr>
          <w:ilvl w:val="0"/>
          <w:numId w:val="0"/>
        </w:numPr>
        <w:rPr>
          <w:ins w:id="1670" w:author="周婷" w:date="2020-08-26T20:09:04Z"/>
          <w:rFonts w:hint="default"/>
          <w:b w:val="0"/>
          <w:bCs w:val="0"/>
          <w:lang w:val="en-US" w:eastAsia="zh-CN"/>
        </w:rPr>
      </w:pPr>
      <w:ins w:id="1671" w:author="周婷" w:date="2020-08-26T20:09:04Z">
        <w:r>
          <w:rPr>
            <w:rFonts w:hint="eastAsia" w:eastAsia="宋体"/>
            <w:b w:val="0"/>
            <w:bCs w:val="0"/>
            <w:lang w:val="en-US" w:eastAsia="zh-CN"/>
          </w:rPr>
          <w:t>1</w:t>
        </w:r>
      </w:ins>
      <w:ins w:id="1672" w:author="周婷" w:date="2020-08-26T20:09:04Z">
        <w:r>
          <w:rPr>
            <w:rFonts w:hint="eastAsia" w:eastAsia="宋体"/>
            <w:b w:val="0"/>
            <w:bCs w:val="0"/>
            <w:lang w:eastAsia="zh-CN"/>
          </w:rPr>
          <w:t>蓝色的内容表示动态取值，但是实际用户收到的邮件是黑色的文字。</w:t>
        </w:r>
      </w:ins>
    </w:p>
    <w:p>
      <w:pPr>
        <w:numPr>
          <w:ilvl w:val="0"/>
          <w:numId w:val="0"/>
        </w:numPr>
        <w:rPr>
          <w:ins w:id="1673" w:author="周婷" w:date="2020-08-26T20:09:04Z"/>
          <w:rFonts w:hint="eastAsia"/>
          <w:b w:val="0"/>
          <w:bCs w:val="0"/>
          <w:lang w:eastAsia="zh-CN"/>
        </w:rPr>
      </w:pPr>
      <w:ins w:id="1674" w:author="周婷" w:date="2020-08-26T20:09:04Z">
        <w:r>
          <w:rPr>
            <w:rFonts w:hint="eastAsia" w:eastAsia="宋体"/>
            <w:b w:val="0"/>
            <w:bCs w:val="0"/>
            <w:lang w:val="en-US" w:eastAsia="zh-CN"/>
          </w:rPr>
          <w:t>2</w:t>
        </w:r>
      </w:ins>
      <w:ins w:id="1675" w:author="周婷" w:date="2020-08-26T20:09:04Z">
        <w:r>
          <w:rPr>
            <w:rFonts w:hint="eastAsia" w:eastAsia="宋体"/>
            <w:b w:val="0"/>
            <w:bCs w:val="0"/>
            <w:lang w:eastAsia="zh-CN"/>
          </w:rPr>
          <w:t>紫色的内容是为了区分</w:t>
        </w:r>
      </w:ins>
      <w:ins w:id="1676" w:author="周婷" w:date="2020-08-26T20:09:04Z">
        <w:r>
          <w:rPr>
            <w:rFonts w:hint="eastAsia" w:eastAsia="宋体"/>
            <w:b w:val="0"/>
            <w:bCs w:val="0"/>
            <w:lang w:val="en-US" w:eastAsia="zh-CN"/>
          </w:rPr>
          <w:t>3个邮件模板的区别</w:t>
        </w:r>
      </w:ins>
      <w:ins w:id="1677" w:author="周婷" w:date="2020-08-26T20:09:04Z">
        <w:r>
          <w:rPr>
            <w:rFonts w:hint="eastAsia" w:eastAsia="宋体"/>
            <w:b w:val="0"/>
            <w:bCs w:val="0"/>
            <w:lang w:eastAsia="zh-CN"/>
          </w:rPr>
          <w:t>，但是实际用户收到的邮件是黑色的文字。</w:t>
        </w:r>
      </w:ins>
    </w:p>
    <w:p>
      <w:pPr>
        <w:numPr>
          <w:ilvl w:val="0"/>
          <w:numId w:val="0"/>
        </w:numPr>
        <w:rPr>
          <w:ins w:id="1678" w:author="周婷" w:date="2020-08-26T20:09:04Z"/>
          <w:rFonts w:hint="default"/>
          <w:b w:val="0"/>
          <w:bCs w:val="0"/>
          <w:lang w:val="en-US" w:eastAsia="zh-CN"/>
        </w:rPr>
      </w:pPr>
      <w:ins w:id="1679" w:author="周婷" w:date="2020-08-26T20:09:04Z">
        <w:r>
          <w:rPr>
            <w:rFonts w:hint="eastAsia" w:eastAsia="宋体"/>
            <w:b w:val="0"/>
            <w:bCs w:val="0"/>
            <w:lang w:val="en-US" w:eastAsia="zh-CN"/>
          </w:rPr>
          <w:t>3红色的内容用户收到的邮件看到的也是红色的</w:t>
        </w:r>
      </w:ins>
    </w:p>
    <w:p>
      <w:pPr>
        <w:numPr>
          <w:ilvl w:val="0"/>
          <w:numId w:val="0"/>
        </w:numPr>
        <w:rPr>
          <w:rFonts w:hint="eastAsia"/>
          <w:b/>
          <w:bCs/>
          <w:lang w:val="en-US" w:eastAsia="zh-CN"/>
        </w:rPr>
      </w:pPr>
    </w:p>
    <w:p>
      <w:pPr>
        <w:numPr>
          <w:ilvl w:val="0"/>
          <w:numId w:val="0"/>
        </w:numPr>
        <w:rPr>
          <w:rFonts w:hint="eastAsia"/>
          <w:b/>
          <w:bCs/>
          <w:lang w:eastAsia="zh-CN"/>
        </w:rPr>
      </w:pPr>
      <w:r>
        <w:rPr>
          <w:rFonts w:hint="eastAsia" w:eastAsia="宋体"/>
          <w:b/>
          <w:bCs/>
          <w:lang w:val="en-US" w:eastAsia="zh-CN"/>
        </w:rPr>
        <w:t>1）</w:t>
      </w:r>
      <w:r>
        <w:rPr>
          <w:rFonts w:hint="eastAsia" w:eastAsia="宋体"/>
          <w:b/>
          <w:bCs/>
          <w:lang w:eastAsia="zh-CN"/>
        </w:rPr>
        <w:t>待办邮件提醒模板</w:t>
      </w:r>
    </w:p>
    <w:p>
      <w:pPr>
        <w:numPr>
          <w:ilvl w:val="0"/>
          <w:numId w:val="0"/>
        </w:numPr>
        <w:rPr>
          <w:rFonts w:hint="eastAsia"/>
          <w:b/>
          <w:bCs/>
          <w:lang w:eastAsia="zh-CN"/>
        </w:rPr>
      </w:pPr>
    </w:p>
    <w:p>
      <w:pPr>
        <w:numPr>
          <w:ilvl w:val="0"/>
          <w:numId w:val="0"/>
        </w:numPr>
        <w:rPr>
          <w:rFonts w:hint="eastAsia"/>
          <w:b w:val="0"/>
          <w:bCs w:val="0"/>
          <w:lang w:eastAsia="zh-CN"/>
        </w:rPr>
      </w:pPr>
      <w:r>
        <w:rPr>
          <w:rFonts w:hint="eastAsia" w:eastAsia="宋体"/>
          <w:b/>
          <w:bCs/>
          <w:lang w:eastAsia="zh-CN"/>
        </w:rPr>
        <w:t>邮件主题</w:t>
      </w:r>
      <w:r>
        <w:rPr>
          <w:rFonts w:hint="eastAsia" w:eastAsia="宋体"/>
          <w:b w:val="0"/>
          <w:bCs w:val="0"/>
          <w:lang w:eastAsia="zh-CN"/>
        </w:rPr>
        <w:t xml:space="preserve">： </w:t>
      </w:r>
      <w:r>
        <w:rPr>
          <w:rFonts w:hint="eastAsia" w:ascii="宋体" w:hAnsi="宋体" w:eastAsia="宋体" w:cs="宋体"/>
          <w:b w:val="0"/>
          <w:i w:val="0"/>
          <w:caps w:val="0"/>
          <w:color w:val="0000FF"/>
          <w:spacing w:val="0"/>
          <w:kern w:val="0"/>
          <w:sz w:val="21"/>
          <w:szCs w:val="21"/>
          <w:shd w:val="clear" w:fill="FFFFFF"/>
          <w:lang w:val="en-US" w:eastAsia="zh-CN" w:bidi="ar"/>
        </w:rPr>
        <w:t>XX</w:t>
      </w:r>
      <w:r>
        <w:rPr>
          <w:rFonts w:hint="eastAsia" w:eastAsia="宋体"/>
          <w:b w:val="0"/>
          <w:bCs w:val="0"/>
          <w:lang w:eastAsia="zh-CN"/>
        </w:rPr>
        <w:t>报表</w:t>
      </w:r>
      <w:r>
        <w:rPr>
          <w:rFonts w:hint="eastAsia" w:ascii="宋体" w:hAnsi="宋体" w:eastAsia="宋体" w:cs="宋体"/>
          <w:b w:val="0"/>
          <w:i w:val="0"/>
          <w:caps w:val="0"/>
          <w:color w:val="0000FF"/>
          <w:spacing w:val="0"/>
          <w:kern w:val="0"/>
          <w:sz w:val="21"/>
          <w:szCs w:val="21"/>
          <w:shd w:val="clear" w:fill="FFFFFF"/>
          <w:lang w:val="en-US" w:eastAsia="zh-CN" w:bidi="ar"/>
        </w:rPr>
        <w:t>XX</w:t>
      </w:r>
      <w:r>
        <w:rPr>
          <w:rFonts w:hint="eastAsia" w:eastAsia="宋体"/>
          <w:b w:val="0"/>
          <w:bCs w:val="0"/>
          <w:lang w:eastAsia="zh-CN"/>
        </w:rPr>
        <w:t>数据期报送任务待办提醒</w:t>
      </w:r>
    </w:p>
    <w:p>
      <w:pPr>
        <w:numPr>
          <w:ilvl w:val="0"/>
          <w:numId w:val="0"/>
        </w:numPr>
        <w:rPr>
          <w:rFonts w:hint="default"/>
          <w:b/>
          <w:bCs/>
          <w:lang w:val="en-US" w:eastAsia="zh-CN"/>
        </w:rPr>
      </w:pPr>
      <w:r>
        <w:rPr>
          <w:rFonts w:hint="eastAsia" w:eastAsia="宋体"/>
          <w:b/>
          <w:bCs/>
          <w:lang w:val="en-US" w:eastAsia="zh-CN"/>
        </w:rPr>
        <w:t>邮件正文：</w:t>
      </w:r>
    </w:p>
    <w:p>
      <w:pPr>
        <w:keepNext w:val="0"/>
        <w:keepLines w:val="0"/>
        <w:widowControl/>
        <w:suppressLineNumbers w:val="0"/>
        <w:shd w:val="clear" w:fill="FFFFFF"/>
        <w:spacing w:line="315" w:lineRule="atLeast"/>
        <w:ind w:left="0" w:firstLine="0"/>
        <w:jc w:val="left"/>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尊敬的xx用户，</w:t>
      </w:r>
    </w:p>
    <w:p>
      <w:pPr>
        <w:keepNext w:val="0"/>
        <w:keepLines w:val="0"/>
        <w:widowControl/>
        <w:suppressLineNumbers w:val="0"/>
        <w:shd w:val="clear" w:fill="FFFFFF"/>
        <w:spacing w:line="315" w:lineRule="atLeast"/>
        <w:ind w:left="0" w:firstLine="420" w:firstLineChars="0"/>
        <w:jc w:val="left"/>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您好！</w:t>
      </w:r>
    </w:p>
    <w:p>
      <w:pPr>
        <w:keepNext w:val="0"/>
        <w:keepLines w:val="0"/>
        <w:widowControl/>
        <w:suppressLineNumbers w:val="0"/>
        <w:shd w:val="clear" w:fill="FFFFFF"/>
        <w:spacing w:line="315" w:lineRule="atLeast"/>
        <w:ind w:left="0" w:firstLine="420" w:firstLineChars="0"/>
        <w:jc w:val="left"/>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您有一条</w:t>
      </w:r>
      <w:r>
        <w:rPr>
          <w:rFonts w:hint="eastAsia" w:ascii="宋体" w:hAnsi="宋体" w:eastAsia="宋体" w:cs="宋体"/>
          <w:b w:val="0"/>
          <w:i w:val="0"/>
          <w:caps w:val="0"/>
          <w:color w:val="0000FF"/>
          <w:spacing w:val="0"/>
          <w:kern w:val="0"/>
          <w:sz w:val="21"/>
          <w:szCs w:val="21"/>
          <w:shd w:val="clear" w:fill="FFFFFF"/>
          <w:lang w:val="en-US" w:eastAsia="zh-CN" w:bidi="ar"/>
        </w:rPr>
        <w:t>XX（任务列表项的报表名称）</w:t>
      </w:r>
      <w:r>
        <w:rPr>
          <w:rFonts w:hint="eastAsia" w:ascii="宋体" w:hAnsi="宋体" w:eastAsia="宋体" w:cs="宋体"/>
          <w:b w:val="0"/>
          <w:i w:val="0"/>
          <w:caps w:val="0"/>
          <w:color w:val="000000"/>
          <w:spacing w:val="0"/>
          <w:kern w:val="0"/>
          <w:sz w:val="21"/>
          <w:szCs w:val="21"/>
          <w:shd w:val="clear" w:fill="FFFFFF"/>
          <w:lang w:val="en-US" w:eastAsia="zh-CN" w:bidi="ar"/>
        </w:rPr>
        <w:t>报表，数据期间为</w:t>
      </w:r>
      <w:r>
        <w:rPr>
          <w:rFonts w:hint="eastAsia" w:ascii="宋体" w:hAnsi="宋体" w:eastAsia="宋体" w:cs="宋体"/>
          <w:b w:val="0"/>
          <w:i w:val="0"/>
          <w:caps w:val="0"/>
          <w:color w:val="0000FF"/>
          <w:spacing w:val="0"/>
          <w:kern w:val="0"/>
          <w:sz w:val="21"/>
          <w:szCs w:val="21"/>
          <w:shd w:val="clear" w:fill="FFFFFF"/>
          <w:lang w:val="en-US" w:eastAsia="zh-CN" w:bidi="ar"/>
        </w:rPr>
        <w:t>XX（任务列表项的数据期间）</w:t>
      </w:r>
      <w:r>
        <w:rPr>
          <w:rFonts w:hint="eastAsia" w:ascii="宋体" w:hAnsi="宋体" w:eastAsia="宋体" w:cs="宋体"/>
          <w:b w:val="0"/>
          <w:i w:val="0"/>
          <w:caps w:val="0"/>
          <w:color w:val="000000"/>
          <w:spacing w:val="0"/>
          <w:kern w:val="0"/>
          <w:sz w:val="21"/>
          <w:szCs w:val="21"/>
          <w:shd w:val="clear" w:fill="FFFFFF"/>
          <w:lang w:val="en-US" w:eastAsia="zh-CN" w:bidi="ar"/>
        </w:rPr>
        <w:t>的报送任务</w:t>
      </w:r>
      <w:r>
        <w:rPr>
          <w:rFonts w:hint="eastAsia" w:ascii="宋体" w:hAnsi="宋体" w:eastAsia="宋体" w:cs="宋体"/>
          <w:b w:val="0"/>
          <w:i w:val="0"/>
          <w:caps w:val="0"/>
          <w:color w:val="7030A0"/>
          <w:spacing w:val="0"/>
          <w:kern w:val="0"/>
          <w:sz w:val="21"/>
          <w:szCs w:val="21"/>
          <w:shd w:val="clear" w:fill="FFFFFF"/>
          <w:lang w:val="en-US" w:eastAsia="zh-CN" w:bidi="ar"/>
        </w:rPr>
        <w:t>待处理</w:t>
      </w:r>
      <w:r>
        <w:rPr>
          <w:rFonts w:hint="eastAsia" w:ascii="宋体" w:hAnsi="宋体" w:eastAsia="宋体" w:cs="宋体"/>
          <w:b w:val="0"/>
          <w:i w:val="0"/>
          <w:caps w:val="0"/>
          <w:color w:val="000000"/>
          <w:spacing w:val="0"/>
          <w:kern w:val="0"/>
          <w:sz w:val="21"/>
          <w:szCs w:val="21"/>
          <w:shd w:val="clear" w:fill="FFFFFF"/>
          <w:lang w:val="en-US" w:eastAsia="zh-CN" w:bidi="ar"/>
        </w:rPr>
        <w:t>，截止完成时间为</w:t>
      </w:r>
      <w:r>
        <w:rPr>
          <w:rFonts w:hint="eastAsia" w:ascii="宋体" w:hAnsi="宋体" w:eastAsia="宋体" w:cs="宋体"/>
          <w:b w:val="0"/>
          <w:i w:val="0"/>
          <w:caps w:val="0"/>
          <w:color w:val="0000FF"/>
          <w:spacing w:val="0"/>
          <w:kern w:val="0"/>
          <w:sz w:val="21"/>
          <w:szCs w:val="21"/>
          <w:shd w:val="clear" w:fill="FFFFFF"/>
          <w:lang w:val="en-US" w:eastAsia="zh-CN" w:bidi="ar"/>
        </w:rPr>
        <w:t>XX（任务列表项的任务截止时间）</w:t>
      </w:r>
      <w:r>
        <w:rPr>
          <w:rFonts w:hint="eastAsia" w:ascii="宋体" w:hAnsi="宋体" w:eastAsia="宋体" w:cs="宋体"/>
          <w:b w:val="0"/>
          <w:i w:val="0"/>
          <w:caps w:val="0"/>
          <w:color w:val="000000"/>
          <w:spacing w:val="0"/>
          <w:kern w:val="0"/>
          <w:sz w:val="21"/>
          <w:szCs w:val="21"/>
          <w:shd w:val="clear" w:fill="FFFFFF"/>
          <w:lang w:val="en-US" w:eastAsia="zh-CN" w:bidi="ar"/>
        </w:rPr>
        <w:t>，请您尽快登陆经分平台处理，谢谢！</w:t>
      </w:r>
    </w:p>
    <w:p>
      <w:pPr>
        <w:keepNext w:val="0"/>
        <w:keepLines w:val="0"/>
        <w:widowControl/>
        <w:suppressLineNumbers w:val="0"/>
        <w:shd w:val="clear" w:fill="FFFFFF"/>
        <w:spacing w:line="315" w:lineRule="atLeast"/>
        <w:ind w:left="0" w:firstLine="0"/>
        <w:jc w:val="left"/>
        <w:rPr>
          <w:rFonts w:hint="eastAsia" w:ascii="宋体" w:hAnsi="宋体" w:eastAsia="宋体" w:cs="宋体"/>
          <w:b w:val="0"/>
          <w:i w:val="0"/>
          <w:caps w:val="0"/>
          <w:color w:val="0000FF"/>
          <w:spacing w:val="0"/>
          <w:kern w:val="0"/>
          <w:sz w:val="21"/>
          <w:szCs w:val="21"/>
          <w:shd w:val="clear" w:fill="FFFFFF"/>
          <w:lang w:val="en-US" w:eastAsia="zh-CN" w:bidi="ar"/>
        </w:rPr>
      </w:pPr>
      <w:r>
        <w:rPr>
          <w:rFonts w:hint="eastAsia" w:ascii="宋体" w:hAnsi="宋体" w:eastAsia="宋体" w:cs="宋体"/>
          <w:b w:val="0"/>
          <w:i w:val="0"/>
          <w:caps w:val="0"/>
          <w:color w:val="000000"/>
          <w:spacing w:val="0"/>
          <w:kern w:val="0"/>
          <w:sz w:val="21"/>
          <w:szCs w:val="21"/>
          <w:shd w:val="clear" w:fill="FFFFFF"/>
          <w:lang w:val="en-US" w:eastAsia="zh-CN" w:bidi="ar"/>
        </w:rPr>
        <w:t>详情点击：</w:t>
      </w:r>
      <w:r>
        <w:rPr>
          <w:rFonts w:hint="eastAsia" w:ascii="宋体" w:hAnsi="宋体" w:eastAsia="宋体" w:cs="宋体"/>
          <w:b w:val="0"/>
          <w:i w:val="0"/>
          <w:caps w:val="0"/>
          <w:color w:val="0000FF"/>
          <w:spacing w:val="0"/>
          <w:kern w:val="0"/>
          <w:sz w:val="21"/>
          <w:szCs w:val="21"/>
          <w:shd w:val="clear" w:fill="FFFFFF"/>
          <w:lang w:val="en-US" w:eastAsia="zh-CN" w:bidi="ar"/>
        </w:rPr>
        <w:t>任务列表页面的链接地址</w:t>
      </w:r>
    </w:p>
    <w:p>
      <w:pPr>
        <w:keepNext w:val="0"/>
        <w:keepLines w:val="0"/>
        <w:widowControl/>
        <w:suppressLineNumbers w:val="0"/>
        <w:shd w:val="clear" w:fill="FFFFFF"/>
        <w:spacing w:line="315" w:lineRule="atLeast"/>
        <w:ind w:left="0" w:firstLine="0"/>
        <w:jc w:val="left"/>
        <w:rPr>
          <w:rFonts w:hint="eastAsia" w:ascii="宋体" w:hAnsi="宋体" w:eastAsia="宋体" w:cs="宋体"/>
          <w:b w:val="0"/>
          <w:i w:val="0"/>
          <w:caps w:val="0"/>
          <w:color w:val="0000FF"/>
          <w:spacing w:val="0"/>
          <w:kern w:val="0"/>
          <w:sz w:val="21"/>
          <w:szCs w:val="21"/>
          <w:shd w:val="clear" w:fill="FFFFFF"/>
          <w:lang w:val="en-US" w:eastAsia="zh-CN" w:bidi="ar"/>
        </w:rPr>
      </w:pPr>
    </w:p>
    <w:p>
      <w:pPr>
        <w:numPr>
          <w:ilvl w:val="0"/>
          <w:numId w:val="0"/>
        </w:numPr>
        <w:rPr>
          <w:rFonts w:hint="eastAsia"/>
          <w:b/>
          <w:bCs/>
          <w:lang w:eastAsia="zh-CN"/>
        </w:rPr>
      </w:pPr>
      <w:r>
        <w:rPr>
          <w:rFonts w:hint="eastAsia" w:eastAsia="宋体"/>
          <w:b/>
          <w:bCs/>
          <w:lang w:val="en-US" w:eastAsia="zh-CN"/>
        </w:rPr>
        <w:t>2）</w:t>
      </w:r>
      <w:r>
        <w:rPr>
          <w:rFonts w:hint="eastAsia" w:eastAsia="宋体"/>
          <w:b/>
          <w:bCs/>
          <w:lang w:eastAsia="zh-CN"/>
        </w:rPr>
        <w:t>临期邮件提醒模板</w:t>
      </w:r>
    </w:p>
    <w:p>
      <w:pPr>
        <w:numPr>
          <w:ilvl w:val="0"/>
          <w:numId w:val="0"/>
        </w:numPr>
        <w:rPr>
          <w:rFonts w:hint="eastAsia"/>
          <w:lang w:val="en-US" w:eastAsia="zh-CN"/>
        </w:rPr>
      </w:pPr>
    </w:p>
    <w:p>
      <w:pPr>
        <w:numPr>
          <w:ilvl w:val="0"/>
          <w:numId w:val="0"/>
        </w:numPr>
        <w:rPr>
          <w:rFonts w:hint="eastAsia"/>
          <w:color w:val="FF0000"/>
          <w:lang w:val="en-US" w:eastAsia="zh-CN"/>
        </w:rPr>
      </w:pPr>
      <w:r>
        <w:rPr>
          <w:rFonts w:hint="eastAsia" w:eastAsia="宋体"/>
          <w:b/>
          <w:bCs/>
          <w:lang w:eastAsia="zh-CN"/>
        </w:rPr>
        <w:t>邮件主题</w:t>
      </w:r>
      <w:r>
        <w:rPr>
          <w:rFonts w:hint="eastAsia" w:eastAsia="宋体"/>
          <w:b w:val="0"/>
          <w:bCs w:val="0"/>
          <w:lang w:eastAsia="zh-CN"/>
        </w:rPr>
        <w:t>：</w:t>
      </w:r>
      <w:r>
        <w:rPr>
          <w:rFonts w:hint="eastAsia" w:eastAsia="宋体"/>
          <w:b w:val="0"/>
          <w:bCs w:val="0"/>
          <w:color w:val="FF0000"/>
          <w:lang w:eastAsia="zh-CN"/>
        </w:rPr>
        <w:t xml:space="preserve"> 重要性高!</w:t>
      </w:r>
      <w:r>
        <w:rPr>
          <w:rFonts w:hint="eastAsia" w:ascii="宋体" w:hAnsi="宋体" w:eastAsia="宋体" w:cs="宋体"/>
          <w:b w:val="0"/>
          <w:i w:val="0"/>
          <w:caps w:val="0"/>
          <w:color w:val="0000FF"/>
          <w:spacing w:val="0"/>
          <w:kern w:val="0"/>
          <w:sz w:val="21"/>
          <w:szCs w:val="21"/>
          <w:shd w:val="clear" w:fill="FFFFFF"/>
          <w:lang w:val="en-US" w:eastAsia="zh-CN" w:bidi="ar"/>
        </w:rPr>
        <w:t>XX</w:t>
      </w:r>
      <w:r>
        <w:rPr>
          <w:rFonts w:hint="eastAsia" w:eastAsia="宋体"/>
          <w:b w:val="0"/>
          <w:bCs w:val="0"/>
          <w:lang w:eastAsia="zh-CN"/>
        </w:rPr>
        <w:t>报表</w:t>
      </w:r>
      <w:r>
        <w:rPr>
          <w:rFonts w:hint="eastAsia" w:ascii="宋体" w:hAnsi="宋体" w:eastAsia="宋体" w:cs="宋体"/>
          <w:b w:val="0"/>
          <w:i w:val="0"/>
          <w:caps w:val="0"/>
          <w:color w:val="0000FF"/>
          <w:spacing w:val="0"/>
          <w:kern w:val="0"/>
          <w:sz w:val="21"/>
          <w:szCs w:val="21"/>
          <w:shd w:val="clear" w:fill="FFFFFF"/>
          <w:lang w:val="en-US" w:eastAsia="zh-CN" w:bidi="ar"/>
        </w:rPr>
        <w:t>XX</w:t>
      </w:r>
      <w:r>
        <w:rPr>
          <w:rFonts w:hint="eastAsia" w:eastAsia="宋体"/>
          <w:b w:val="0"/>
          <w:bCs w:val="0"/>
          <w:lang w:eastAsia="zh-CN"/>
        </w:rPr>
        <w:t>数据期报送任务临期提醒</w:t>
      </w:r>
    </w:p>
    <w:p>
      <w:pPr>
        <w:numPr>
          <w:ilvl w:val="0"/>
          <w:numId w:val="0"/>
        </w:numPr>
        <w:rPr>
          <w:rFonts w:hint="default"/>
          <w:b/>
          <w:bCs/>
          <w:lang w:val="en-US" w:eastAsia="zh-CN"/>
        </w:rPr>
      </w:pPr>
      <w:r>
        <w:rPr>
          <w:rFonts w:hint="eastAsia" w:eastAsia="宋体"/>
          <w:b/>
          <w:bCs/>
          <w:lang w:val="en-US" w:eastAsia="zh-CN"/>
        </w:rPr>
        <w:t>邮件正文：</w:t>
      </w:r>
    </w:p>
    <w:p>
      <w:pPr>
        <w:keepNext w:val="0"/>
        <w:keepLines w:val="0"/>
        <w:widowControl/>
        <w:suppressLineNumbers w:val="0"/>
        <w:shd w:val="clear" w:fill="FFFFFF"/>
        <w:spacing w:line="315" w:lineRule="atLeast"/>
        <w:ind w:left="0" w:firstLine="0"/>
        <w:jc w:val="left"/>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尊敬的</w:t>
      </w:r>
      <w:r>
        <w:rPr>
          <w:rFonts w:hint="eastAsia" w:ascii="宋体" w:hAnsi="宋体" w:eastAsia="宋体" w:cs="宋体"/>
          <w:b w:val="0"/>
          <w:i w:val="0"/>
          <w:caps w:val="0"/>
          <w:color w:val="0000FF"/>
          <w:spacing w:val="0"/>
          <w:kern w:val="0"/>
          <w:sz w:val="21"/>
          <w:szCs w:val="21"/>
          <w:shd w:val="clear" w:fill="FFFFFF"/>
          <w:lang w:val="en-US" w:eastAsia="zh-CN" w:bidi="ar"/>
        </w:rPr>
        <w:t>XX</w:t>
      </w:r>
      <w:r>
        <w:rPr>
          <w:rFonts w:hint="eastAsia" w:ascii="宋体" w:hAnsi="宋体" w:eastAsia="宋体" w:cs="宋体"/>
          <w:b w:val="0"/>
          <w:i w:val="0"/>
          <w:caps w:val="0"/>
          <w:color w:val="000000"/>
          <w:spacing w:val="0"/>
          <w:kern w:val="0"/>
          <w:sz w:val="21"/>
          <w:szCs w:val="21"/>
          <w:shd w:val="clear" w:fill="FFFFFF"/>
          <w:lang w:val="en-US" w:eastAsia="zh-CN" w:bidi="ar"/>
        </w:rPr>
        <w:t>用户，</w:t>
      </w:r>
    </w:p>
    <w:p>
      <w:pPr>
        <w:keepNext w:val="0"/>
        <w:keepLines w:val="0"/>
        <w:widowControl/>
        <w:suppressLineNumbers w:val="0"/>
        <w:shd w:val="clear" w:fill="FFFFFF"/>
        <w:spacing w:line="315" w:lineRule="atLeast"/>
        <w:ind w:left="0" w:firstLine="420" w:firstLineChars="0"/>
        <w:jc w:val="left"/>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您好！</w:t>
      </w:r>
    </w:p>
    <w:p>
      <w:pPr>
        <w:keepNext w:val="0"/>
        <w:keepLines w:val="0"/>
        <w:widowControl/>
        <w:suppressLineNumbers w:val="0"/>
        <w:shd w:val="clear" w:fill="FFFFFF"/>
        <w:spacing w:line="315" w:lineRule="atLeast"/>
        <w:ind w:left="0" w:firstLine="420" w:firstLineChars="0"/>
        <w:jc w:val="left"/>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您有一条</w:t>
      </w:r>
      <w:r>
        <w:rPr>
          <w:rFonts w:hint="eastAsia" w:ascii="宋体" w:hAnsi="宋体" w:eastAsia="宋体" w:cs="宋体"/>
          <w:b w:val="0"/>
          <w:i w:val="0"/>
          <w:caps w:val="0"/>
          <w:color w:val="0000FF"/>
          <w:spacing w:val="0"/>
          <w:kern w:val="0"/>
          <w:sz w:val="21"/>
          <w:szCs w:val="21"/>
          <w:shd w:val="clear" w:fill="FFFFFF"/>
          <w:lang w:val="en-US" w:eastAsia="zh-CN" w:bidi="ar"/>
        </w:rPr>
        <w:t>XX（任务列表项的报表名称）</w:t>
      </w:r>
      <w:r>
        <w:rPr>
          <w:rFonts w:hint="eastAsia" w:ascii="宋体" w:hAnsi="宋体" w:eastAsia="宋体" w:cs="宋体"/>
          <w:b w:val="0"/>
          <w:i w:val="0"/>
          <w:caps w:val="0"/>
          <w:color w:val="000000"/>
          <w:spacing w:val="0"/>
          <w:kern w:val="0"/>
          <w:sz w:val="21"/>
          <w:szCs w:val="21"/>
          <w:shd w:val="clear" w:fill="FFFFFF"/>
          <w:lang w:val="en-US" w:eastAsia="zh-CN" w:bidi="ar"/>
        </w:rPr>
        <w:t>报表，数据期间为</w:t>
      </w:r>
      <w:r>
        <w:rPr>
          <w:rFonts w:hint="eastAsia" w:ascii="宋体" w:hAnsi="宋体" w:eastAsia="宋体" w:cs="宋体"/>
          <w:b w:val="0"/>
          <w:i w:val="0"/>
          <w:caps w:val="0"/>
          <w:color w:val="0000FF"/>
          <w:spacing w:val="0"/>
          <w:kern w:val="0"/>
          <w:sz w:val="21"/>
          <w:szCs w:val="21"/>
          <w:shd w:val="clear" w:fill="FFFFFF"/>
          <w:lang w:val="en-US" w:eastAsia="zh-CN" w:bidi="ar"/>
        </w:rPr>
        <w:t>XX（任务列表项的数据期间）</w:t>
      </w:r>
      <w:r>
        <w:rPr>
          <w:rFonts w:hint="eastAsia" w:ascii="宋体" w:hAnsi="宋体" w:eastAsia="宋体" w:cs="宋体"/>
          <w:b w:val="0"/>
          <w:i w:val="0"/>
          <w:caps w:val="0"/>
          <w:color w:val="000000"/>
          <w:spacing w:val="0"/>
          <w:kern w:val="0"/>
          <w:sz w:val="21"/>
          <w:szCs w:val="21"/>
          <w:shd w:val="clear" w:fill="FFFFFF"/>
          <w:lang w:val="en-US" w:eastAsia="zh-CN" w:bidi="ar"/>
        </w:rPr>
        <w:t>的报送任务</w:t>
      </w:r>
      <w:r>
        <w:rPr>
          <w:rFonts w:hint="eastAsia" w:ascii="宋体" w:hAnsi="宋体" w:eastAsia="宋体" w:cs="宋体"/>
          <w:b w:val="0"/>
          <w:i w:val="0"/>
          <w:caps w:val="0"/>
          <w:color w:val="7030A0"/>
          <w:spacing w:val="0"/>
          <w:kern w:val="0"/>
          <w:sz w:val="21"/>
          <w:szCs w:val="21"/>
          <w:shd w:val="clear" w:fill="FFFFFF"/>
          <w:lang w:val="en-US" w:eastAsia="zh-CN" w:bidi="ar"/>
        </w:rPr>
        <w:t>即将到期</w:t>
      </w:r>
      <w:r>
        <w:rPr>
          <w:rFonts w:hint="eastAsia" w:ascii="宋体" w:hAnsi="宋体" w:eastAsia="宋体" w:cs="宋体"/>
          <w:b w:val="0"/>
          <w:i w:val="0"/>
          <w:caps w:val="0"/>
          <w:color w:val="000000"/>
          <w:spacing w:val="0"/>
          <w:kern w:val="0"/>
          <w:sz w:val="21"/>
          <w:szCs w:val="21"/>
          <w:shd w:val="clear" w:fill="FFFFFF"/>
          <w:lang w:val="en-US" w:eastAsia="zh-CN" w:bidi="ar"/>
        </w:rPr>
        <w:t>，截止完成时间为</w:t>
      </w:r>
      <w:r>
        <w:rPr>
          <w:rFonts w:hint="eastAsia" w:ascii="宋体" w:hAnsi="宋体" w:eastAsia="宋体" w:cs="宋体"/>
          <w:b w:val="0"/>
          <w:i w:val="0"/>
          <w:caps w:val="0"/>
          <w:color w:val="0000FF"/>
          <w:spacing w:val="0"/>
          <w:kern w:val="0"/>
          <w:sz w:val="21"/>
          <w:szCs w:val="21"/>
          <w:shd w:val="clear" w:fill="FFFFFF"/>
          <w:lang w:val="en-US" w:eastAsia="zh-CN" w:bidi="ar"/>
        </w:rPr>
        <w:t>xx（任务列表项的任务截止时间）</w:t>
      </w:r>
      <w:r>
        <w:rPr>
          <w:rFonts w:hint="eastAsia" w:ascii="宋体" w:hAnsi="宋体" w:eastAsia="宋体" w:cs="宋体"/>
          <w:b w:val="0"/>
          <w:i w:val="0"/>
          <w:caps w:val="0"/>
          <w:color w:val="000000"/>
          <w:spacing w:val="0"/>
          <w:kern w:val="0"/>
          <w:sz w:val="21"/>
          <w:szCs w:val="21"/>
          <w:shd w:val="clear" w:fill="FFFFFF"/>
          <w:lang w:val="en-US" w:eastAsia="zh-CN" w:bidi="ar"/>
        </w:rPr>
        <w:t>，请您尽快登陆经分平台处理，谢谢！</w:t>
      </w:r>
    </w:p>
    <w:p>
      <w:pPr>
        <w:keepNext w:val="0"/>
        <w:keepLines w:val="0"/>
        <w:widowControl/>
        <w:suppressLineNumbers w:val="0"/>
        <w:shd w:val="clear" w:fill="FFFFFF"/>
        <w:spacing w:line="315" w:lineRule="atLeast"/>
        <w:ind w:left="0" w:firstLine="0"/>
        <w:jc w:val="left"/>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详情点击：</w:t>
      </w:r>
      <w:r>
        <w:rPr>
          <w:rFonts w:hint="eastAsia" w:ascii="宋体" w:hAnsi="宋体" w:eastAsia="宋体" w:cs="宋体"/>
          <w:b w:val="0"/>
          <w:i w:val="0"/>
          <w:caps w:val="0"/>
          <w:color w:val="0000FF"/>
          <w:spacing w:val="0"/>
          <w:kern w:val="0"/>
          <w:sz w:val="21"/>
          <w:szCs w:val="21"/>
          <w:shd w:val="clear" w:fill="FFFFFF"/>
          <w:lang w:val="en-US" w:eastAsia="zh-CN" w:bidi="ar"/>
        </w:rPr>
        <w:t>任务列表页面的链接地址</w:t>
      </w:r>
    </w:p>
    <w:p>
      <w:pPr>
        <w:numPr>
          <w:ilvl w:val="0"/>
          <w:numId w:val="0"/>
        </w:numPr>
        <w:rPr>
          <w:rFonts w:hint="eastAsia"/>
          <w:b/>
          <w:bCs/>
          <w:lang w:eastAsia="zh-CN"/>
        </w:rPr>
      </w:pPr>
      <w:r>
        <w:rPr>
          <w:rFonts w:hint="eastAsia" w:eastAsia="宋体"/>
          <w:b/>
          <w:bCs/>
          <w:lang w:val="en-US" w:eastAsia="zh-CN"/>
        </w:rPr>
        <w:t>3）</w:t>
      </w:r>
      <w:r>
        <w:rPr>
          <w:rFonts w:hint="eastAsia" w:eastAsia="宋体"/>
          <w:b/>
          <w:bCs/>
          <w:lang w:eastAsia="zh-CN"/>
        </w:rPr>
        <w:t>逾期邮件提醒模板</w:t>
      </w:r>
    </w:p>
    <w:p>
      <w:pPr>
        <w:numPr>
          <w:ilvl w:val="0"/>
          <w:numId w:val="0"/>
        </w:numPr>
        <w:rPr>
          <w:rFonts w:hint="eastAsia"/>
          <w:lang w:val="en-US" w:eastAsia="zh-CN"/>
        </w:rPr>
      </w:pPr>
    </w:p>
    <w:p>
      <w:pPr>
        <w:numPr>
          <w:ilvl w:val="0"/>
          <w:numId w:val="0"/>
        </w:numPr>
        <w:rPr>
          <w:rFonts w:hint="eastAsia"/>
          <w:color w:val="FF0000"/>
          <w:lang w:val="en-US" w:eastAsia="zh-CN"/>
        </w:rPr>
      </w:pPr>
      <w:r>
        <w:rPr>
          <w:rFonts w:hint="eastAsia" w:eastAsia="宋体"/>
          <w:b/>
          <w:bCs/>
          <w:lang w:eastAsia="zh-CN"/>
        </w:rPr>
        <w:t>邮件主题</w:t>
      </w:r>
      <w:r>
        <w:rPr>
          <w:rFonts w:hint="eastAsia" w:eastAsia="宋体"/>
          <w:b w:val="0"/>
          <w:bCs w:val="0"/>
          <w:lang w:eastAsia="zh-CN"/>
        </w:rPr>
        <w:t>：</w:t>
      </w:r>
      <w:r>
        <w:rPr>
          <w:rFonts w:hint="eastAsia" w:eastAsia="宋体"/>
          <w:b w:val="0"/>
          <w:bCs w:val="0"/>
          <w:color w:val="FF0000"/>
          <w:lang w:eastAsia="zh-CN"/>
        </w:rPr>
        <w:t xml:space="preserve"> 重要性高!</w:t>
      </w:r>
      <w:r>
        <w:rPr>
          <w:rFonts w:hint="eastAsia" w:ascii="宋体" w:hAnsi="宋体" w:eastAsia="宋体" w:cs="宋体"/>
          <w:b w:val="0"/>
          <w:i w:val="0"/>
          <w:caps w:val="0"/>
          <w:color w:val="0000FF"/>
          <w:spacing w:val="0"/>
          <w:kern w:val="0"/>
          <w:sz w:val="21"/>
          <w:szCs w:val="21"/>
          <w:shd w:val="clear" w:fill="FFFFFF"/>
          <w:lang w:val="en-US" w:eastAsia="zh-CN" w:bidi="ar"/>
        </w:rPr>
        <w:t>XX</w:t>
      </w:r>
      <w:r>
        <w:rPr>
          <w:rFonts w:hint="eastAsia" w:eastAsia="宋体"/>
          <w:b w:val="0"/>
          <w:bCs w:val="0"/>
          <w:lang w:eastAsia="zh-CN"/>
        </w:rPr>
        <w:t>报表</w:t>
      </w:r>
      <w:r>
        <w:rPr>
          <w:rFonts w:hint="eastAsia" w:ascii="宋体" w:hAnsi="宋体" w:eastAsia="宋体" w:cs="宋体"/>
          <w:b w:val="0"/>
          <w:i w:val="0"/>
          <w:caps w:val="0"/>
          <w:color w:val="0000FF"/>
          <w:spacing w:val="0"/>
          <w:kern w:val="0"/>
          <w:sz w:val="21"/>
          <w:szCs w:val="21"/>
          <w:shd w:val="clear" w:fill="FFFFFF"/>
          <w:lang w:val="en-US" w:eastAsia="zh-CN" w:bidi="ar"/>
        </w:rPr>
        <w:t>XX</w:t>
      </w:r>
      <w:r>
        <w:rPr>
          <w:rFonts w:hint="eastAsia" w:eastAsia="宋体"/>
          <w:b w:val="0"/>
          <w:bCs w:val="0"/>
          <w:lang w:eastAsia="zh-CN"/>
        </w:rPr>
        <w:t>数据期报送任务逾期提醒</w:t>
      </w:r>
    </w:p>
    <w:p>
      <w:pPr>
        <w:numPr>
          <w:ilvl w:val="0"/>
          <w:numId w:val="0"/>
        </w:numPr>
        <w:rPr>
          <w:rFonts w:hint="default"/>
          <w:b/>
          <w:bCs/>
          <w:lang w:val="en-US" w:eastAsia="zh-CN"/>
        </w:rPr>
      </w:pPr>
      <w:r>
        <w:rPr>
          <w:rFonts w:hint="eastAsia" w:eastAsia="宋体"/>
          <w:b/>
          <w:bCs/>
          <w:lang w:val="en-US" w:eastAsia="zh-CN"/>
        </w:rPr>
        <w:t>邮件正文：</w:t>
      </w:r>
    </w:p>
    <w:p>
      <w:pPr>
        <w:keepNext w:val="0"/>
        <w:keepLines w:val="0"/>
        <w:widowControl/>
        <w:suppressLineNumbers w:val="0"/>
        <w:shd w:val="clear" w:fill="FFFFFF"/>
        <w:spacing w:line="315" w:lineRule="atLeast"/>
        <w:ind w:left="0" w:firstLine="0"/>
        <w:jc w:val="left"/>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尊敬的xx用户，</w:t>
      </w:r>
    </w:p>
    <w:p>
      <w:pPr>
        <w:keepNext w:val="0"/>
        <w:keepLines w:val="0"/>
        <w:widowControl/>
        <w:suppressLineNumbers w:val="0"/>
        <w:shd w:val="clear" w:fill="FFFFFF"/>
        <w:spacing w:line="315" w:lineRule="atLeast"/>
        <w:ind w:left="0" w:firstLine="420" w:firstLineChars="0"/>
        <w:jc w:val="left"/>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您好！</w:t>
      </w:r>
    </w:p>
    <w:p>
      <w:pPr>
        <w:keepNext w:val="0"/>
        <w:keepLines w:val="0"/>
        <w:widowControl/>
        <w:suppressLineNumbers w:val="0"/>
        <w:shd w:val="clear" w:fill="FFFFFF"/>
        <w:spacing w:line="315" w:lineRule="atLeast"/>
        <w:ind w:left="0" w:firstLine="420" w:firstLineChars="0"/>
        <w:jc w:val="left"/>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您有一条</w:t>
      </w:r>
      <w:r>
        <w:rPr>
          <w:rFonts w:hint="eastAsia" w:ascii="宋体" w:hAnsi="宋体" w:eastAsia="宋体" w:cs="宋体"/>
          <w:b w:val="0"/>
          <w:i w:val="0"/>
          <w:caps w:val="0"/>
          <w:color w:val="0000FF"/>
          <w:spacing w:val="0"/>
          <w:kern w:val="0"/>
          <w:sz w:val="21"/>
          <w:szCs w:val="21"/>
          <w:shd w:val="clear" w:fill="FFFFFF"/>
          <w:lang w:val="en-US" w:eastAsia="zh-CN" w:bidi="ar"/>
        </w:rPr>
        <w:t>XX（任务列表项的报表名称）</w:t>
      </w:r>
      <w:r>
        <w:rPr>
          <w:rFonts w:hint="eastAsia" w:ascii="宋体" w:hAnsi="宋体" w:eastAsia="宋体" w:cs="宋体"/>
          <w:b w:val="0"/>
          <w:i w:val="0"/>
          <w:caps w:val="0"/>
          <w:color w:val="000000"/>
          <w:spacing w:val="0"/>
          <w:kern w:val="0"/>
          <w:sz w:val="21"/>
          <w:szCs w:val="21"/>
          <w:shd w:val="clear" w:fill="FFFFFF"/>
          <w:lang w:val="en-US" w:eastAsia="zh-CN" w:bidi="ar"/>
        </w:rPr>
        <w:t>报表，数据期间为</w:t>
      </w:r>
      <w:r>
        <w:rPr>
          <w:rFonts w:hint="eastAsia" w:ascii="宋体" w:hAnsi="宋体" w:eastAsia="宋体" w:cs="宋体"/>
          <w:b w:val="0"/>
          <w:i w:val="0"/>
          <w:caps w:val="0"/>
          <w:color w:val="0000FF"/>
          <w:spacing w:val="0"/>
          <w:kern w:val="0"/>
          <w:sz w:val="21"/>
          <w:szCs w:val="21"/>
          <w:shd w:val="clear" w:fill="FFFFFF"/>
          <w:lang w:val="en-US" w:eastAsia="zh-CN" w:bidi="ar"/>
        </w:rPr>
        <w:t>XX（任务列表项的数据期间）</w:t>
      </w:r>
      <w:r>
        <w:rPr>
          <w:rFonts w:hint="eastAsia" w:ascii="宋体" w:hAnsi="宋体" w:eastAsia="宋体" w:cs="宋体"/>
          <w:b w:val="0"/>
          <w:i w:val="0"/>
          <w:caps w:val="0"/>
          <w:color w:val="000000"/>
          <w:spacing w:val="0"/>
          <w:kern w:val="0"/>
          <w:sz w:val="21"/>
          <w:szCs w:val="21"/>
          <w:shd w:val="clear" w:fill="FFFFFF"/>
          <w:lang w:val="en-US" w:eastAsia="zh-CN" w:bidi="ar"/>
        </w:rPr>
        <w:t>的报送任务</w:t>
      </w:r>
      <w:r>
        <w:rPr>
          <w:rFonts w:hint="eastAsia" w:ascii="宋体" w:hAnsi="宋体" w:eastAsia="宋体" w:cs="宋体"/>
          <w:b w:val="0"/>
          <w:i w:val="0"/>
          <w:caps w:val="0"/>
          <w:color w:val="7030A0"/>
          <w:spacing w:val="0"/>
          <w:kern w:val="0"/>
          <w:sz w:val="21"/>
          <w:szCs w:val="21"/>
          <w:shd w:val="clear" w:fill="FFFFFF"/>
          <w:lang w:val="en-US" w:eastAsia="zh-CN" w:bidi="ar"/>
        </w:rPr>
        <w:t>已逾期</w:t>
      </w:r>
      <w:r>
        <w:rPr>
          <w:rFonts w:hint="eastAsia" w:ascii="宋体" w:hAnsi="宋体" w:eastAsia="宋体" w:cs="宋体"/>
          <w:b w:val="0"/>
          <w:i w:val="0"/>
          <w:caps w:val="0"/>
          <w:color w:val="0000FF"/>
          <w:spacing w:val="0"/>
          <w:kern w:val="0"/>
          <w:sz w:val="21"/>
          <w:szCs w:val="21"/>
          <w:shd w:val="clear" w:fill="FFFFFF"/>
          <w:lang w:val="en-US" w:eastAsia="zh-CN" w:bidi="ar"/>
        </w:rPr>
        <w:t>XX</w:t>
      </w:r>
      <w:r>
        <w:rPr>
          <w:rFonts w:hint="eastAsia" w:ascii="宋体" w:hAnsi="宋体" w:eastAsia="宋体" w:cs="宋体"/>
          <w:b w:val="0"/>
          <w:i w:val="0"/>
          <w:caps w:val="0"/>
          <w:color w:val="7030A0"/>
          <w:spacing w:val="0"/>
          <w:kern w:val="0"/>
          <w:sz w:val="21"/>
          <w:szCs w:val="21"/>
          <w:shd w:val="clear" w:fill="FFFFFF"/>
          <w:lang w:val="en-US" w:eastAsia="zh-CN" w:bidi="ar"/>
        </w:rPr>
        <w:t>天</w:t>
      </w:r>
      <w:r>
        <w:rPr>
          <w:rFonts w:hint="eastAsia" w:ascii="宋体" w:hAnsi="宋体" w:eastAsia="宋体" w:cs="宋体"/>
          <w:b w:val="0"/>
          <w:i w:val="0"/>
          <w:caps w:val="0"/>
          <w:color w:val="000000"/>
          <w:spacing w:val="0"/>
          <w:kern w:val="0"/>
          <w:sz w:val="21"/>
          <w:szCs w:val="21"/>
          <w:shd w:val="clear" w:fill="FFFFFF"/>
          <w:lang w:val="en-US" w:eastAsia="zh-CN" w:bidi="ar"/>
        </w:rPr>
        <w:t>，截止完成时间为</w:t>
      </w:r>
      <w:r>
        <w:rPr>
          <w:rFonts w:hint="eastAsia" w:ascii="宋体" w:hAnsi="宋体" w:eastAsia="宋体" w:cs="宋体"/>
          <w:b w:val="0"/>
          <w:i w:val="0"/>
          <w:caps w:val="0"/>
          <w:color w:val="0000FF"/>
          <w:spacing w:val="0"/>
          <w:kern w:val="0"/>
          <w:sz w:val="21"/>
          <w:szCs w:val="21"/>
          <w:shd w:val="clear" w:fill="FFFFFF"/>
          <w:lang w:val="en-US" w:eastAsia="zh-CN" w:bidi="ar"/>
        </w:rPr>
        <w:t>xx（任务列表项的任务截止时间）</w:t>
      </w:r>
      <w:r>
        <w:rPr>
          <w:rFonts w:hint="eastAsia" w:ascii="宋体" w:hAnsi="宋体" w:eastAsia="宋体" w:cs="宋体"/>
          <w:b w:val="0"/>
          <w:i w:val="0"/>
          <w:caps w:val="0"/>
          <w:color w:val="000000"/>
          <w:spacing w:val="0"/>
          <w:kern w:val="0"/>
          <w:sz w:val="21"/>
          <w:szCs w:val="21"/>
          <w:shd w:val="clear" w:fill="FFFFFF"/>
          <w:lang w:val="en-US" w:eastAsia="zh-CN" w:bidi="ar"/>
        </w:rPr>
        <w:t>，请您尽快登陆经分平台处理，谢谢！</w:t>
      </w:r>
    </w:p>
    <w:p>
      <w:pPr>
        <w:keepNext w:val="0"/>
        <w:keepLines w:val="0"/>
        <w:widowControl/>
        <w:suppressLineNumbers w:val="0"/>
        <w:shd w:val="clear" w:fill="FFFFFF"/>
        <w:spacing w:line="315" w:lineRule="atLeast"/>
        <w:ind w:left="0" w:firstLine="0"/>
        <w:jc w:val="left"/>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详情点击：</w:t>
      </w:r>
      <w:r>
        <w:rPr>
          <w:rFonts w:hint="eastAsia" w:ascii="宋体" w:hAnsi="宋体" w:eastAsia="宋体" w:cs="宋体"/>
          <w:b w:val="0"/>
          <w:i w:val="0"/>
          <w:caps w:val="0"/>
          <w:color w:val="0000FF"/>
          <w:spacing w:val="0"/>
          <w:kern w:val="0"/>
          <w:sz w:val="21"/>
          <w:szCs w:val="21"/>
          <w:shd w:val="clear" w:fill="FFFFFF"/>
          <w:lang w:val="en-US" w:eastAsia="zh-CN" w:bidi="ar"/>
        </w:rPr>
        <w:t>任务列表页面的链接地址</w:t>
      </w:r>
    </w:p>
    <w:p>
      <w:pPr>
        <w:pStyle w:val="5"/>
        <w:numPr>
          <w:ilvl w:val="3"/>
          <w:numId w:val="10"/>
        </w:numPr>
        <w:bidi w:val="0"/>
        <w:ind w:left="864" w:leftChars="0" w:hanging="864" w:firstLineChars="0"/>
        <w:rPr>
          <w:ins w:id="1680" w:author="周婷" w:date="2020-08-26T14:44:58Z"/>
          <w:rFonts w:hint="eastAsia"/>
          <w:lang w:eastAsia="zh-CN"/>
        </w:rPr>
      </w:pPr>
      <w:ins w:id="1681" w:author="周婷" w:date="2020-08-26T14:45:08Z">
        <w:r>
          <w:rPr>
            <w:rFonts w:hint="eastAsia" w:eastAsia="宋体"/>
            <w:lang w:eastAsia="zh-CN"/>
          </w:rPr>
          <w:t>主数据</w:t>
        </w:r>
      </w:ins>
      <w:ins w:id="1682" w:author="周婷" w:date="2020-08-26T14:45:09Z">
        <w:r>
          <w:rPr>
            <w:rFonts w:hint="eastAsia" w:eastAsia="宋体"/>
            <w:lang w:eastAsia="zh-CN"/>
          </w:rPr>
          <w:t>管理</w:t>
        </w:r>
      </w:ins>
    </w:p>
    <w:p>
      <w:pPr>
        <w:spacing w:line="360" w:lineRule="auto"/>
        <w:ind w:firstLine="480" w:firstLineChars="200"/>
        <w:rPr>
          <w:ins w:id="1683" w:author="周婷" w:date="2020-08-26T14:44:58Z"/>
          <w:rFonts w:hint="eastAsia"/>
          <w:lang w:eastAsia="zh-CN"/>
        </w:rPr>
      </w:pPr>
      <w:ins w:id="1684" w:author="周婷" w:date="2020-08-26T14:45:34Z">
        <w:r>
          <w:rPr>
            <w:rFonts w:hint="eastAsia" w:eastAsia="宋体"/>
            <w:lang w:eastAsia="zh-CN"/>
          </w:rPr>
          <w:t>报表</w:t>
        </w:r>
      </w:ins>
      <w:ins w:id="1685" w:author="周婷" w:date="2020-08-26T14:45:35Z">
        <w:r>
          <w:rPr>
            <w:rFonts w:hint="eastAsia" w:eastAsia="宋体"/>
            <w:lang w:eastAsia="zh-CN"/>
          </w:rPr>
          <w:t>功能</w:t>
        </w:r>
      </w:ins>
      <w:ins w:id="1686" w:author="周婷" w:date="2020-08-26T14:45:38Z">
        <w:r>
          <w:rPr>
            <w:rFonts w:hint="eastAsia" w:eastAsia="宋体"/>
            <w:lang w:eastAsia="zh-CN"/>
          </w:rPr>
          <w:t>中</w:t>
        </w:r>
      </w:ins>
      <w:ins w:id="1687" w:author="周婷" w:date="2020-08-26T14:45:39Z">
        <w:r>
          <w:rPr>
            <w:rFonts w:hint="eastAsia" w:eastAsia="宋体"/>
            <w:lang w:eastAsia="zh-CN"/>
          </w:rPr>
          <w:t>可以</w:t>
        </w:r>
      </w:ins>
      <w:ins w:id="1688" w:author="周婷" w:date="2020-08-26T14:45:43Z">
        <w:r>
          <w:rPr>
            <w:rFonts w:hint="eastAsia" w:eastAsia="宋体"/>
            <w:lang w:eastAsia="zh-CN"/>
          </w:rPr>
          <w:t>通过</w:t>
        </w:r>
      </w:ins>
      <w:ins w:id="1689" w:author="周婷" w:date="2020-08-26T14:45:54Z">
        <w:r>
          <w:rPr>
            <w:rFonts w:hint="eastAsia" w:eastAsia="宋体"/>
            <w:lang w:eastAsia="zh-CN"/>
          </w:rPr>
          <w:t>主数据</w:t>
        </w:r>
      </w:ins>
      <w:ins w:id="1690" w:author="周婷" w:date="2020-08-26T14:45:55Z">
        <w:r>
          <w:rPr>
            <w:rFonts w:hint="eastAsia" w:eastAsia="宋体"/>
            <w:lang w:eastAsia="zh-CN"/>
          </w:rPr>
          <w:t>管理</w:t>
        </w:r>
      </w:ins>
      <w:ins w:id="1691" w:author="周婷" w:date="2020-08-26T14:46:22Z">
        <w:r>
          <w:rPr>
            <w:rFonts w:hint="eastAsia" w:eastAsia="宋体"/>
            <w:lang w:eastAsia="zh-CN"/>
          </w:rPr>
          <w:t>灵活</w:t>
        </w:r>
      </w:ins>
      <w:ins w:id="1692" w:author="周婷" w:date="2020-08-26T14:45:56Z">
        <w:r>
          <w:rPr>
            <w:rFonts w:hint="eastAsia" w:eastAsia="宋体"/>
            <w:lang w:eastAsia="zh-CN"/>
          </w:rPr>
          <w:t>配置</w:t>
        </w:r>
      </w:ins>
      <w:ins w:id="1693" w:author="周婷" w:date="2020-08-26T14:46:04Z">
        <w:r>
          <w:rPr>
            <w:rFonts w:hint="eastAsia" w:eastAsia="宋体"/>
            <w:lang w:eastAsia="zh-CN"/>
          </w:rPr>
          <w:t>报送</w:t>
        </w:r>
      </w:ins>
      <w:ins w:id="1694" w:author="周婷" w:date="2020-08-26T14:46:05Z">
        <w:r>
          <w:rPr>
            <w:rFonts w:hint="eastAsia" w:eastAsia="宋体"/>
            <w:lang w:eastAsia="zh-CN"/>
          </w:rPr>
          <w:t>任务</w:t>
        </w:r>
      </w:ins>
      <w:ins w:id="1695" w:author="周婷" w:date="2020-08-26T14:46:06Z">
        <w:r>
          <w:rPr>
            <w:rFonts w:hint="eastAsia" w:eastAsia="宋体"/>
            <w:lang w:eastAsia="zh-CN"/>
          </w:rPr>
          <w:t>创建时间</w:t>
        </w:r>
      </w:ins>
      <w:ins w:id="1696" w:author="周婷" w:date="2020-08-26T14:46:07Z">
        <w:r>
          <w:rPr>
            <w:rFonts w:hint="eastAsia" w:eastAsia="宋体"/>
            <w:lang w:eastAsia="zh-CN"/>
          </w:rPr>
          <w:t>和</w:t>
        </w:r>
      </w:ins>
      <w:ins w:id="1697" w:author="周婷" w:date="2020-08-26T14:46:09Z">
        <w:r>
          <w:rPr>
            <w:rFonts w:hint="eastAsia" w:eastAsia="宋体"/>
            <w:lang w:eastAsia="zh-CN"/>
          </w:rPr>
          <w:t>数据</w:t>
        </w:r>
      </w:ins>
      <w:ins w:id="1698" w:author="周婷" w:date="2020-08-26T14:46:10Z">
        <w:r>
          <w:rPr>
            <w:rFonts w:hint="eastAsia" w:eastAsia="宋体"/>
            <w:lang w:eastAsia="zh-CN"/>
          </w:rPr>
          <w:t>期间</w:t>
        </w:r>
      </w:ins>
      <w:ins w:id="1699" w:author="周婷" w:date="2020-08-26T14:48:32Z">
        <w:r>
          <w:rPr>
            <w:rFonts w:hint="eastAsia" w:eastAsia="宋体"/>
            <w:lang w:eastAsia="zh-CN"/>
          </w:rPr>
          <w:t>对应</w:t>
        </w:r>
      </w:ins>
      <w:ins w:id="1700" w:author="周婷" w:date="2020-08-26T14:46:12Z">
        <w:r>
          <w:rPr>
            <w:rFonts w:hint="eastAsia" w:eastAsia="宋体"/>
            <w:lang w:eastAsia="zh-CN"/>
          </w:rPr>
          <w:t>关系</w:t>
        </w:r>
      </w:ins>
      <w:ins w:id="1701" w:author="周婷" w:date="2020-08-26T14:44:58Z">
        <w:r>
          <w:rPr>
            <w:rFonts w:hint="eastAsia" w:eastAsia="宋体"/>
            <w:lang w:eastAsia="zh-CN"/>
          </w:rPr>
          <w:t>。</w:t>
        </w:r>
      </w:ins>
    </w:p>
    <w:p>
      <w:pPr>
        <w:pStyle w:val="6"/>
        <w:numPr>
          <w:ilvl w:val="4"/>
          <w:numId w:val="18"/>
        </w:numPr>
        <w:bidi w:val="0"/>
        <w:ind w:left="1008" w:leftChars="0" w:hanging="1008" w:firstLineChars="0"/>
        <w:rPr>
          <w:ins w:id="1702" w:author="周婷" w:date="2020-08-26T14:44:58Z"/>
          <w:rFonts w:hint="eastAsia"/>
          <w:i w:val="0"/>
          <w:iCs w:val="0"/>
          <w:sz w:val="20"/>
          <w:szCs w:val="20"/>
          <w:lang w:eastAsia="zh-CN"/>
        </w:rPr>
      </w:pPr>
      <w:ins w:id="1703" w:author="周婷" w:date="2020-08-26T14:44:58Z">
        <w:r>
          <w:rPr>
            <w:rFonts w:hint="eastAsia" w:eastAsia="宋体"/>
            <w:i w:val="0"/>
            <w:iCs w:val="0"/>
            <w:sz w:val="20"/>
            <w:szCs w:val="20"/>
            <w:lang w:eastAsia="zh-CN"/>
          </w:rPr>
          <w:t>参与者</w:t>
        </w:r>
      </w:ins>
    </w:p>
    <w:p>
      <w:pPr>
        <w:spacing w:line="360" w:lineRule="auto"/>
        <w:ind w:firstLine="480" w:firstLineChars="200"/>
        <w:rPr>
          <w:ins w:id="1704" w:author="周婷" w:date="2020-08-26T14:44:58Z"/>
          <w:rFonts w:hint="eastAsia"/>
          <w:lang w:eastAsia="zh-CN"/>
        </w:rPr>
      </w:pPr>
      <w:ins w:id="1705" w:author="周婷" w:date="2020-08-26T19:52:16Z">
        <w:r>
          <w:rPr>
            <w:rFonts w:hint="eastAsia" w:eastAsia="宋体"/>
            <w:lang w:val="en-US" w:eastAsia="zh-CN"/>
          </w:rPr>
          <w:t>IT</w:t>
        </w:r>
      </w:ins>
      <w:ins w:id="1706" w:author="周婷" w:date="2020-08-26T19:52:25Z">
        <w:r>
          <w:rPr>
            <w:rFonts w:hint="eastAsia" w:eastAsia="宋体"/>
            <w:lang w:val="en-US" w:eastAsia="zh-CN"/>
          </w:rPr>
          <w:t>人员</w:t>
        </w:r>
      </w:ins>
      <w:ins w:id="1707" w:author="周婷" w:date="2020-08-26T14:44:58Z">
        <w:r>
          <w:rPr>
            <w:rFonts w:hint="eastAsia" w:eastAsia="宋体"/>
            <w:lang w:eastAsia="zh-CN"/>
          </w:rPr>
          <w:t>。</w:t>
        </w:r>
      </w:ins>
    </w:p>
    <w:p>
      <w:pPr>
        <w:pStyle w:val="6"/>
        <w:numPr>
          <w:ilvl w:val="4"/>
          <w:numId w:val="18"/>
        </w:numPr>
        <w:bidi w:val="0"/>
        <w:ind w:left="1008" w:leftChars="0" w:hanging="1008" w:firstLineChars="0"/>
        <w:rPr>
          <w:ins w:id="1708" w:author="周婷" w:date="2020-08-26T14:44:58Z"/>
          <w:rFonts w:hint="eastAsia"/>
          <w:i w:val="0"/>
          <w:iCs w:val="0"/>
          <w:sz w:val="20"/>
          <w:szCs w:val="20"/>
          <w:lang w:eastAsia="zh-CN"/>
        </w:rPr>
      </w:pPr>
      <w:ins w:id="1709" w:author="周婷" w:date="2020-08-26T14:44:58Z">
        <w:r>
          <w:rPr>
            <w:rFonts w:hint="eastAsia" w:eastAsia="宋体"/>
            <w:i w:val="0"/>
            <w:iCs w:val="0"/>
            <w:sz w:val="20"/>
            <w:szCs w:val="20"/>
            <w:lang w:eastAsia="zh-CN"/>
          </w:rPr>
          <w:t>输入与输出</w:t>
        </w:r>
      </w:ins>
    </w:p>
    <w:p>
      <w:pPr>
        <w:spacing w:line="360" w:lineRule="auto"/>
        <w:ind w:firstLine="480" w:firstLineChars="200"/>
        <w:rPr>
          <w:ins w:id="1710" w:author="周婷" w:date="2020-08-26T14:44:58Z"/>
          <w:rFonts w:hint="eastAsia"/>
          <w:lang w:eastAsia="zh-CN"/>
        </w:rPr>
      </w:pPr>
      <w:ins w:id="1711" w:author="周婷" w:date="2020-08-26T14:44:58Z">
        <w:r>
          <w:rPr>
            <w:rFonts w:hint="eastAsia" w:eastAsia="宋体"/>
            <w:lang w:eastAsia="zh-CN"/>
          </w:rPr>
          <w:t>输入：</w:t>
        </w:r>
      </w:ins>
      <w:ins w:id="1712" w:author="周婷" w:date="2020-08-26T14:46:35Z">
        <w:r>
          <w:rPr>
            <w:rFonts w:hint="eastAsia" w:eastAsia="宋体"/>
            <w:lang w:eastAsia="zh-CN"/>
          </w:rPr>
          <w:t>无</w:t>
        </w:r>
      </w:ins>
    </w:p>
    <w:p>
      <w:pPr>
        <w:spacing w:line="360" w:lineRule="auto"/>
        <w:ind w:firstLine="480" w:firstLineChars="200"/>
        <w:rPr>
          <w:ins w:id="1713" w:author="周婷" w:date="2020-08-26T14:44:58Z"/>
          <w:rFonts w:hint="eastAsia"/>
          <w:lang w:eastAsia="zh-CN"/>
        </w:rPr>
      </w:pPr>
      <w:ins w:id="1714" w:author="周婷" w:date="2020-08-26T14:44:58Z">
        <w:r>
          <w:rPr>
            <w:rFonts w:hint="eastAsia" w:eastAsia="宋体"/>
            <w:lang w:eastAsia="zh-CN"/>
          </w:rPr>
          <w:t>输出：</w:t>
        </w:r>
      </w:ins>
      <w:ins w:id="1715" w:author="周婷" w:date="2020-08-26T14:46:38Z">
        <w:r>
          <w:rPr>
            <w:rFonts w:hint="eastAsia" w:eastAsia="宋体"/>
            <w:lang w:eastAsia="zh-CN"/>
          </w:rPr>
          <w:t>无</w:t>
        </w:r>
      </w:ins>
    </w:p>
    <w:p>
      <w:pPr>
        <w:pStyle w:val="6"/>
        <w:numPr>
          <w:ilvl w:val="4"/>
          <w:numId w:val="18"/>
        </w:numPr>
        <w:bidi w:val="0"/>
        <w:ind w:left="1008" w:leftChars="0" w:hanging="1008" w:firstLineChars="0"/>
        <w:rPr>
          <w:ins w:id="1716" w:author="周婷" w:date="2020-08-26T14:44:58Z"/>
          <w:rFonts w:hint="eastAsia"/>
          <w:i w:val="0"/>
          <w:iCs w:val="0"/>
          <w:sz w:val="20"/>
          <w:szCs w:val="20"/>
          <w:lang w:eastAsia="zh-CN"/>
        </w:rPr>
      </w:pPr>
      <w:ins w:id="1717" w:author="周婷" w:date="2020-08-26T14:44:58Z">
        <w:r>
          <w:rPr>
            <w:rFonts w:hint="eastAsia" w:eastAsia="宋体"/>
            <w:i w:val="0"/>
            <w:iCs w:val="0"/>
            <w:sz w:val="20"/>
            <w:szCs w:val="20"/>
            <w:lang w:eastAsia="zh-CN"/>
          </w:rPr>
          <w:t>前置条件与后置条件</w:t>
        </w:r>
      </w:ins>
    </w:p>
    <w:p>
      <w:pPr>
        <w:spacing w:line="360" w:lineRule="auto"/>
        <w:ind w:firstLine="480" w:firstLineChars="200"/>
        <w:rPr>
          <w:ins w:id="1718" w:author="周婷" w:date="2020-08-26T14:44:58Z"/>
          <w:rFonts w:hint="eastAsia"/>
          <w:lang w:eastAsia="zh-CN"/>
        </w:rPr>
      </w:pPr>
      <w:ins w:id="1719" w:author="周婷" w:date="2020-08-26T14:44:58Z">
        <w:r>
          <w:rPr>
            <w:rFonts w:hint="eastAsia" w:eastAsia="宋体"/>
            <w:lang w:eastAsia="zh-CN"/>
          </w:rPr>
          <w:t>无。</w:t>
        </w:r>
      </w:ins>
    </w:p>
    <w:p>
      <w:pPr>
        <w:pStyle w:val="6"/>
        <w:numPr>
          <w:ilvl w:val="4"/>
          <w:numId w:val="18"/>
        </w:numPr>
        <w:bidi w:val="0"/>
        <w:ind w:left="1008" w:leftChars="0" w:hanging="1008" w:firstLineChars="0"/>
        <w:rPr>
          <w:ins w:id="1720" w:author="周婷" w:date="2020-08-26T14:44:58Z"/>
          <w:rFonts w:hint="eastAsia"/>
          <w:i w:val="0"/>
          <w:iCs w:val="0"/>
          <w:sz w:val="20"/>
          <w:szCs w:val="20"/>
          <w:lang w:eastAsia="zh-CN"/>
        </w:rPr>
      </w:pPr>
      <w:ins w:id="1721" w:author="周婷" w:date="2020-08-26T14:44:58Z">
        <w:r>
          <w:rPr>
            <w:rFonts w:hint="eastAsia" w:eastAsia="宋体"/>
            <w:i w:val="0"/>
            <w:iCs w:val="0"/>
            <w:sz w:val="20"/>
            <w:szCs w:val="20"/>
            <w:lang w:eastAsia="zh-CN"/>
          </w:rPr>
          <w:t>业务规则</w:t>
        </w:r>
      </w:ins>
    </w:p>
    <w:p>
      <w:pPr>
        <w:numPr>
          <w:ilvl w:val="0"/>
          <w:numId w:val="22"/>
        </w:numPr>
        <w:rPr>
          <w:ins w:id="1722" w:author="周婷" w:date="2020-08-26T14:49:44Z"/>
          <w:rFonts w:hint="default"/>
          <w:lang w:val="en-US" w:eastAsia="zh-CN"/>
        </w:rPr>
      </w:pPr>
      <w:ins w:id="1723" w:author="周婷" w:date="2020-08-26T14:48:19Z">
        <w:r>
          <w:rPr>
            <w:rFonts w:hint="eastAsia" w:eastAsia="宋体"/>
            <w:lang w:val="en-US" w:eastAsia="zh-CN"/>
          </w:rPr>
          <w:t>报送</w:t>
        </w:r>
      </w:ins>
      <w:ins w:id="1724" w:author="周婷" w:date="2020-08-26T14:48:20Z">
        <w:r>
          <w:rPr>
            <w:rFonts w:hint="eastAsia" w:eastAsia="宋体"/>
            <w:lang w:val="en-US" w:eastAsia="zh-CN"/>
          </w:rPr>
          <w:t>任务</w:t>
        </w:r>
      </w:ins>
      <w:ins w:id="1725" w:author="周婷" w:date="2020-08-26T14:48:23Z">
        <w:r>
          <w:rPr>
            <w:rFonts w:hint="eastAsia" w:eastAsia="宋体"/>
            <w:lang w:val="en-US" w:eastAsia="zh-CN"/>
          </w:rPr>
          <w:t>创建</w:t>
        </w:r>
      </w:ins>
      <w:ins w:id="1726" w:author="周婷" w:date="2020-08-26T14:48:24Z">
        <w:r>
          <w:rPr>
            <w:rFonts w:hint="eastAsia" w:eastAsia="宋体"/>
            <w:lang w:val="en-US" w:eastAsia="zh-CN"/>
          </w:rPr>
          <w:t>时间和</w:t>
        </w:r>
      </w:ins>
      <w:ins w:id="1727" w:author="周婷" w:date="2020-08-26T14:48:25Z">
        <w:r>
          <w:rPr>
            <w:rFonts w:hint="eastAsia" w:eastAsia="宋体"/>
            <w:lang w:val="en-US" w:eastAsia="zh-CN"/>
          </w:rPr>
          <w:t>数据</w:t>
        </w:r>
      </w:ins>
      <w:ins w:id="1728" w:author="周婷" w:date="2020-08-26T14:48:26Z">
        <w:r>
          <w:rPr>
            <w:rFonts w:hint="eastAsia" w:eastAsia="宋体"/>
            <w:lang w:val="en-US" w:eastAsia="zh-CN"/>
          </w:rPr>
          <w:t>期间</w:t>
        </w:r>
      </w:ins>
      <w:ins w:id="1729" w:author="周婷" w:date="2020-08-26T14:48:03Z">
        <w:r>
          <w:rPr>
            <w:rFonts w:hint="default" w:eastAsia="宋体"/>
            <w:lang w:val="en-US" w:eastAsia="zh-CN"/>
          </w:rPr>
          <w:t>对应关系配置；</w:t>
        </w:r>
      </w:ins>
    </w:p>
    <w:p>
      <w:pPr>
        <w:numPr>
          <w:ilvl w:val="0"/>
          <w:numId w:val="22"/>
        </w:numPr>
        <w:rPr>
          <w:ins w:id="1730" w:author="周婷" w:date="2020-08-26T14:44:58Z"/>
          <w:rFonts w:hint="default"/>
          <w:lang w:val="en-US" w:eastAsia="zh-CN"/>
        </w:rPr>
      </w:pPr>
      <w:ins w:id="1731" w:author="周婷" w:date="2020-08-26T14:49:44Z">
        <w:r>
          <w:rPr>
            <w:rFonts w:hint="eastAsia" w:eastAsia="宋体"/>
            <w:sz w:val="21"/>
            <w:szCs w:val="21"/>
          </w:rPr>
          <w:t>相关配置项在首次上线时以初始化的方式创建，后续维护</w:t>
        </w:r>
      </w:ins>
      <w:ins w:id="1732" w:author="周婷" w:date="2020-08-26T14:49:47Z">
        <w:r>
          <w:rPr>
            <w:rFonts w:hint="eastAsia" w:eastAsia="宋体"/>
            <w:sz w:val="21"/>
            <w:szCs w:val="21"/>
            <w:lang w:eastAsia="zh-CN"/>
          </w:rPr>
          <w:t>。</w:t>
        </w:r>
      </w:ins>
    </w:p>
    <w:p>
      <w:pPr>
        <w:pStyle w:val="6"/>
        <w:numPr>
          <w:ilvl w:val="4"/>
          <w:numId w:val="18"/>
        </w:numPr>
        <w:bidi w:val="0"/>
        <w:ind w:left="1008" w:leftChars="0" w:hanging="1008" w:firstLineChars="0"/>
        <w:rPr>
          <w:ins w:id="1733" w:author="周婷" w:date="2020-08-26T14:44:58Z"/>
          <w:rFonts w:hint="eastAsia"/>
          <w:i w:val="0"/>
          <w:iCs w:val="0"/>
          <w:sz w:val="20"/>
          <w:szCs w:val="20"/>
          <w:lang w:eastAsia="zh-CN"/>
        </w:rPr>
      </w:pPr>
      <w:ins w:id="1734" w:author="周婷" w:date="2020-08-26T14:44:58Z">
        <w:r>
          <w:rPr>
            <w:rFonts w:hint="eastAsia" w:eastAsia="宋体"/>
            <w:i w:val="0"/>
            <w:iCs w:val="0"/>
            <w:sz w:val="20"/>
            <w:szCs w:val="20"/>
            <w:lang w:eastAsia="zh-CN"/>
          </w:rPr>
          <w:t>页面原型及页面规则</w:t>
        </w:r>
      </w:ins>
    </w:p>
    <w:p>
      <w:pPr>
        <w:ind w:firstLine="420"/>
        <w:rPr>
          <w:ins w:id="1735" w:author="周婷" w:date="2020-08-26T14:53:27Z"/>
          <w:rFonts w:hint="eastAsia"/>
          <w:b w:val="0"/>
          <w:bCs w:val="0"/>
          <w:i w:val="0"/>
          <w:iCs w:val="0"/>
          <w:sz w:val="24"/>
          <w:szCs w:val="24"/>
          <w:lang w:eastAsia="zh-CN"/>
        </w:rPr>
      </w:pPr>
      <w:ins w:id="1736" w:author="周婷" w:date="2020-08-26T14:51:04Z">
        <w:r>
          <w:rPr>
            <w:rFonts w:hint="eastAsia" w:eastAsia="宋体"/>
            <w:b w:val="0"/>
            <w:bCs w:val="0"/>
            <w:i w:val="0"/>
            <w:iCs w:val="0"/>
            <w:sz w:val="24"/>
            <w:szCs w:val="24"/>
            <w:lang w:eastAsia="zh-CN"/>
          </w:rPr>
          <w:t>报送管理员</w:t>
        </w:r>
      </w:ins>
      <w:ins w:id="1737" w:author="周婷" w:date="2020-08-26T14:51:04Z">
        <w:r>
          <w:rPr>
            <w:rFonts w:hint="eastAsia" w:eastAsia="宋体" w:cs="Arial"/>
            <w:szCs w:val="21"/>
          </w:rPr>
          <w:t>点击</w:t>
        </w:r>
      </w:ins>
      <w:ins w:id="1738" w:author="周婷" w:date="2020-08-26T14:51:16Z">
        <w:r>
          <w:rPr>
            <w:rFonts w:hint="eastAsia" w:eastAsia="宋体"/>
            <w:i w:val="0"/>
            <w:iCs w:val="0"/>
            <w:sz w:val="24"/>
            <w:szCs w:val="24"/>
            <w:lang w:eastAsia="zh-CN"/>
          </w:rPr>
          <w:t>系统</w:t>
        </w:r>
      </w:ins>
      <w:ins w:id="1739" w:author="周婷" w:date="2020-08-26T14:51:17Z">
        <w:r>
          <w:rPr>
            <w:rFonts w:hint="eastAsia" w:eastAsia="宋体"/>
            <w:i w:val="0"/>
            <w:iCs w:val="0"/>
            <w:sz w:val="24"/>
            <w:szCs w:val="24"/>
            <w:lang w:eastAsia="zh-CN"/>
          </w:rPr>
          <w:t>管理</w:t>
        </w:r>
      </w:ins>
      <w:ins w:id="1740" w:author="周婷" w:date="2020-08-26T14:51:04Z">
        <w:r>
          <w:rPr>
            <w:rFonts w:hint="eastAsia" w:eastAsia="宋体"/>
            <w:b w:val="0"/>
            <w:bCs w:val="0"/>
            <w:i w:val="0"/>
            <w:iCs w:val="0"/>
            <w:sz w:val="24"/>
            <w:szCs w:val="24"/>
            <w:lang w:eastAsia="zh-CN"/>
          </w:rPr>
          <w:t>菜单下二级菜单【</w:t>
        </w:r>
      </w:ins>
      <w:ins w:id="1741" w:author="周婷" w:date="2020-08-26T14:51:30Z">
        <w:r>
          <w:rPr>
            <w:rFonts w:hint="eastAsia" w:eastAsia="宋体"/>
            <w:b w:val="0"/>
            <w:bCs w:val="0"/>
            <w:i w:val="0"/>
            <w:iCs w:val="0"/>
            <w:sz w:val="24"/>
            <w:szCs w:val="24"/>
            <w:lang w:eastAsia="zh-CN"/>
          </w:rPr>
          <w:t>主数据</w:t>
        </w:r>
      </w:ins>
      <w:ins w:id="1742" w:author="周婷" w:date="2020-08-26T14:51:31Z">
        <w:r>
          <w:rPr>
            <w:rFonts w:hint="eastAsia" w:eastAsia="宋体"/>
            <w:b w:val="0"/>
            <w:bCs w:val="0"/>
            <w:i w:val="0"/>
            <w:iCs w:val="0"/>
            <w:sz w:val="24"/>
            <w:szCs w:val="24"/>
            <w:lang w:eastAsia="zh-CN"/>
          </w:rPr>
          <w:t>管理</w:t>
        </w:r>
      </w:ins>
      <w:ins w:id="1743" w:author="周婷" w:date="2020-08-26T14:51:04Z">
        <w:r>
          <w:rPr>
            <w:rFonts w:hint="eastAsia" w:eastAsia="宋体"/>
            <w:b w:val="0"/>
            <w:bCs w:val="0"/>
            <w:i w:val="0"/>
            <w:iCs w:val="0"/>
            <w:sz w:val="24"/>
            <w:szCs w:val="24"/>
            <w:lang w:eastAsia="zh-CN"/>
          </w:rPr>
          <w:t>】</w:t>
        </w:r>
      </w:ins>
      <w:ins w:id="1744" w:author="周婷" w:date="2020-08-26T14:51:04Z">
        <w:r>
          <w:rPr>
            <w:rFonts w:hint="eastAsia" w:eastAsia="宋体" w:cs="Arial"/>
            <w:szCs w:val="21"/>
          </w:rPr>
          <w:t>进入</w:t>
        </w:r>
      </w:ins>
      <w:ins w:id="1745" w:author="周婷" w:date="2020-08-26T14:51:37Z">
        <w:r>
          <w:rPr>
            <w:rFonts w:hint="eastAsia" w:eastAsia="宋体" w:cs="Arial"/>
            <w:szCs w:val="21"/>
            <w:lang w:eastAsia="zh-CN"/>
          </w:rPr>
          <w:t>主数据</w:t>
        </w:r>
      </w:ins>
      <w:ins w:id="1746" w:author="周婷" w:date="2020-08-26T14:51:38Z">
        <w:r>
          <w:rPr>
            <w:rFonts w:hint="eastAsia" w:eastAsia="宋体" w:cs="Arial"/>
            <w:szCs w:val="21"/>
            <w:lang w:eastAsia="zh-CN"/>
          </w:rPr>
          <w:t>管理</w:t>
        </w:r>
      </w:ins>
      <w:ins w:id="1747" w:author="周婷" w:date="2020-08-26T14:51:39Z">
        <w:r>
          <w:rPr>
            <w:rFonts w:hint="eastAsia" w:eastAsia="宋体" w:cs="Arial"/>
            <w:szCs w:val="21"/>
            <w:lang w:eastAsia="zh-CN"/>
          </w:rPr>
          <w:t>一级</w:t>
        </w:r>
      </w:ins>
      <w:ins w:id="1748" w:author="周婷" w:date="2020-08-26T14:51:40Z">
        <w:r>
          <w:rPr>
            <w:rFonts w:hint="eastAsia" w:eastAsia="宋体" w:cs="Arial"/>
            <w:szCs w:val="21"/>
            <w:lang w:eastAsia="zh-CN"/>
          </w:rPr>
          <w:t>页面</w:t>
        </w:r>
      </w:ins>
      <w:ins w:id="1749" w:author="周婷" w:date="2020-08-26T14:51:04Z">
        <w:r>
          <w:rPr>
            <w:rFonts w:hint="eastAsia" w:eastAsia="宋体"/>
            <w:b w:val="0"/>
            <w:bCs w:val="0"/>
            <w:i w:val="0"/>
            <w:iCs w:val="0"/>
            <w:sz w:val="24"/>
            <w:szCs w:val="24"/>
            <w:lang w:eastAsia="zh-CN"/>
          </w:rPr>
          <w:t>。</w:t>
        </w:r>
      </w:ins>
    </w:p>
    <w:p>
      <w:pPr>
        <w:ind w:firstLine="0"/>
        <w:rPr>
          <w:ins w:id="1751" w:author="周婷" w:date="2020-08-26T14:53:32Z"/>
          <w:rFonts w:hint="eastAsia"/>
          <w:b w:val="0"/>
          <w:bCs w:val="0"/>
          <w:i w:val="0"/>
          <w:iCs w:val="0"/>
          <w:sz w:val="24"/>
          <w:szCs w:val="24"/>
          <w:lang w:eastAsia="zh-CN"/>
        </w:rPr>
        <w:pPrChange w:id="1750" w:author="周婷" w:date="2020-08-26T14:53:29Z">
          <w:pPr>
            <w:ind w:firstLine="420"/>
          </w:pPr>
        </w:pPrChange>
      </w:pPr>
    </w:p>
    <w:p>
      <w:pPr>
        <w:ind w:firstLine="420"/>
        <w:rPr>
          <w:ins w:id="1752" w:author="周婷" w:date="2020-08-26T14:54:25Z"/>
          <w:rFonts w:hint="eastAsia"/>
          <w:b w:val="0"/>
          <w:bCs w:val="0"/>
          <w:i w:val="0"/>
          <w:iCs w:val="0"/>
          <w:sz w:val="24"/>
          <w:szCs w:val="24"/>
          <w:lang w:eastAsia="zh-CN"/>
        </w:rPr>
      </w:pPr>
      <w:ins w:id="1753" w:author="周婷" w:date="2020-08-26T14:53:44Z">
        <w:r>
          <w:rPr>
            <w:rFonts w:hint="eastAsia" w:eastAsia="宋体"/>
            <w:b w:val="0"/>
            <w:bCs w:val="0"/>
            <w:i w:val="0"/>
            <w:iCs w:val="0"/>
            <w:sz w:val="24"/>
            <w:szCs w:val="24"/>
            <w:lang w:eastAsia="zh-CN"/>
          </w:rPr>
          <w:t>增加</w:t>
        </w:r>
      </w:ins>
      <w:ins w:id="1754" w:author="周婷" w:date="2020-08-26T14:53:45Z">
        <w:r>
          <w:rPr>
            <w:rFonts w:hint="eastAsia" w:eastAsia="宋体"/>
            <w:b w:val="0"/>
            <w:bCs w:val="0"/>
            <w:i w:val="0"/>
            <w:iCs w:val="0"/>
            <w:sz w:val="24"/>
            <w:szCs w:val="24"/>
            <w:lang w:eastAsia="zh-CN"/>
          </w:rPr>
          <w:t>一行</w:t>
        </w:r>
      </w:ins>
      <w:ins w:id="1755" w:author="周婷" w:date="2020-08-26T14:54:10Z">
        <w:r>
          <w:rPr>
            <w:rFonts w:hint="eastAsia" w:eastAsia="宋体"/>
            <w:b w:val="0"/>
            <w:bCs w:val="0"/>
            <w:i w:val="0"/>
            <w:iCs w:val="0"/>
            <w:sz w:val="24"/>
            <w:szCs w:val="24"/>
            <w:lang w:eastAsia="zh-CN"/>
          </w:rPr>
          <w:t>管理</w:t>
        </w:r>
      </w:ins>
      <w:ins w:id="1756" w:author="周婷" w:date="2020-08-26T14:54:12Z">
        <w:r>
          <w:rPr>
            <w:rFonts w:hint="eastAsia" w:eastAsia="宋体"/>
            <w:b w:val="0"/>
            <w:bCs w:val="0"/>
            <w:i w:val="0"/>
            <w:iCs w:val="0"/>
            <w:sz w:val="24"/>
            <w:szCs w:val="24"/>
            <w:lang w:eastAsia="zh-CN"/>
          </w:rPr>
          <w:t>报送</w:t>
        </w:r>
      </w:ins>
      <w:ins w:id="1757" w:author="周婷" w:date="2020-08-26T14:54:13Z">
        <w:r>
          <w:rPr>
            <w:rFonts w:hint="eastAsia" w:eastAsia="宋体"/>
            <w:b w:val="0"/>
            <w:bCs w:val="0"/>
            <w:i w:val="0"/>
            <w:iCs w:val="0"/>
            <w:sz w:val="24"/>
            <w:szCs w:val="24"/>
            <w:lang w:eastAsia="zh-CN"/>
          </w:rPr>
          <w:t>任务</w:t>
        </w:r>
      </w:ins>
      <w:ins w:id="1758" w:author="周婷" w:date="2020-08-26T14:54:15Z">
        <w:r>
          <w:rPr>
            <w:rFonts w:hint="eastAsia" w:eastAsia="宋体"/>
            <w:b w:val="0"/>
            <w:bCs w:val="0"/>
            <w:i w:val="0"/>
            <w:iCs w:val="0"/>
            <w:sz w:val="24"/>
            <w:szCs w:val="24"/>
            <w:lang w:eastAsia="zh-CN"/>
          </w:rPr>
          <w:t>创建</w:t>
        </w:r>
      </w:ins>
      <w:ins w:id="1759" w:author="周婷" w:date="2020-08-26T14:54:17Z">
        <w:r>
          <w:rPr>
            <w:rFonts w:hint="eastAsia" w:eastAsia="宋体"/>
            <w:b w:val="0"/>
            <w:bCs w:val="0"/>
            <w:i w:val="0"/>
            <w:iCs w:val="0"/>
            <w:sz w:val="24"/>
            <w:szCs w:val="24"/>
            <w:lang w:eastAsia="zh-CN"/>
          </w:rPr>
          <w:t>时间和数据</w:t>
        </w:r>
      </w:ins>
      <w:ins w:id="1760" w:author="周婷" w:date="2020-08-26T14:54:18Z">
        <w:r>
          <w:rPr>
            <w:rFonts w:hint="eastAsia" w:eastAsia="宋体"/>
            <w:b w:val="0"/>
            <w:bCs w:val="0"/>
            <w:i w:val="0"/>
            <w:iCs w:val="0"/>
            <w:sz w:val="24"/>
            <w:szCs w:val="24"/>
            <w:lang w:eastAsia="zh-CN"/>
          </w:rPr>
          <w:t>期间</w:t>
        </w:r>
      </w:ins>
      <w:ins w:id="1761" w:author="周婷" w:date="2020-08-26T14:54:23Z">
        <w:r>
          <w:rPr>
            <w:rFonts w:hint="eastAsia" w:eastAsia="宋体"/>
            <w:b w:val="0"/>
            <w:bCs w:val="0"/>
            <w:i w:val="0"/>
            <w:iCs w:val="0"/>
            <w:sz w:val="24"/>
            <w:szCs w:val="24"/>
            <w:lang w:eastAsia="zh-CN"/>
          </w:rPr>
          <w:t>对应关系</w:t>
        </w:r>
      </w:ins>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15"/>
        <w:gridCol w:w="6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762" w:author="周婷" w:date="2020-08-26T14:54:32Z"/>
        </w:trPr>
        <w:tc>
          <w:tcPr>
            <w:tcW w:w="2915" w:type="dxa"/>
          </w:tcPr>
          <w:p>
            <w:pPr>
              <w:rPr>
                <w:ins w:id="1763" w:author="周婷" w:date="2020-08-26T14:54:32Z"/>
                <w:rFonts w:hint="eastAsia"/>
                <w:b w:val="0"/>
                <w:bCs w:val="0"/>
                <w:i w:val="0"/>
                <w:iCs w:val="0"/>
                <w:sz w:val="24"/>
                <w:szCs w:val="24"/>
                <w:vertAlign w:val="baseline"/>
                <w:lang w:eastAsia="zh-CN"/>
              </w:rPr>
            </w:pPr>
            <w:ins w:id="1764" w:author="周婷" w:date="2020-08-26T14:54:50Z">
              <w:r>
                <w:rPr>
                  <w:rFonts w:hint="eastAsia" w:eastAsia="宋体"/>
                  <w:b w:val="0"/>
                  <w:bCs w:val="0"/>
                  <w:i w:val="0"/>
                  <w:iCs w:val="0"/>
                  <w:sz w:val="24"/>
                  <w:szCs w:val="24"/>
                  <w:vertAlign w:val="baseline"/>
                  <w:lang w:eastAsia="zh-CN"/>
                </w:rPr>
                <w:t>数据</w:t>
              </w:r>
            </w:ins>
            <w:ins w:id="1765" w:author="周婷" w:date="2020-08-26T14:54:51Z">
              <w:r>
                <w:rPr>
                  <w:rFonts w:hint="eastAsia" w:eastAsia="宋体"/>
                  <w:b w:val="0"/>
                  <w:bCs w:val="0"/>
                  <w:i w:val="0"/>
                  <w:iCs w:val="0"/>
                  <w:sz w:val="24"/>
                  <w:szCs w:val="24"/>
                  <w:vertAlign w:val="baseline"/>
                  <w:lang w:eastAsia="zh-CN"/>
                </w:rPr>
                <w:t>名称</w:t>
              </w:r>
            </w:ins>
          </w:p>
        </w:tc>
        <w:tc>
          <w:tcPr>
            <w:tcW w:w="6939" w:type="dxa"/>
          </w:tcPr>
          <w:p>
            <w:pPr>
              <w:rPr>
                <w:ins w:id="1766" w:author="周婷" w:date="2020-08-26T14:54:32Z"/>
                <w:rFonts w:hint="eastAsia"/>
                <w:b w:val="0"/>
                <w:bCs w:val="0"/>
                <w:i w:val="0"/>
                <w:iCs w:val="0"/>
                <w:sz w:val="24"/>
                <w:szCs w:val="24"/>
                <w:vertAlign w:val="baseline"/>
                <w:lang w:eastAsia="zh-CN"/>
              </w:rPr>
            </w:pPr>
            <w:ins w:id="1767" w:author="周婷" w:date="2020-08-26T14:54:59Z">
              <w:r>
                <w:rPr>
                  <w:rFonts w:hint="eastAsia" w:eastAsia="宋体"/>
                  <w:b w:val="0"/>
                  <w:bCs w:val="0"/>
                  <w:i w:val="0"/>
                  <w:iCs w:val="0"/>
                  <w:sz w:val="24"/>
                  <w:szCs w:val="24"/>
                  <w:vertAlign w:val="baseline"/>
                  <w:lang w:eastAsia="zh-CN"/>
                </w:rPr>
                <w:t>报送</w:t>
              </w:r>
            </w:ins>
            <w:ins w:id="1768" w:author="周婷" w:date="2020-08-26T14:55:00Z">
              <w:r>
                <w:rPr>
                  <w:rFonts w:hint="eastAsia" w:eastAsia="宋体"/>
                  <w:b w:val="0"/>
                  <w:bCs w:val="0"/>
                  <w:i w:val="0"/>
                  <w:iCs w:val="0"/>
                  <w:sz w:val="24"/>
                  <w:szCs w:val="24"/>
                  <w:vertAlign w:val="baseline"/>
                  <w:lang w:eastAsia="zh-CN"/>
                </w:rPr>
                <w:t>任务</w:t>
              </w:r>
            </w:ins>
            <w:ins w:id="1769" w:author="周婷" w:date="2020-08-26T14:55:01Z">
              <w:r>
                <w:rPr>
                  <w:rFonts w:hint="eastAsia" w:eastAsia="宋体"/>
                  <w:b w:val="0"/>
                  <w:bCs w:val="0"/>
                  <w:i w:val="0"/>
                  <w:iCs w:val="0"/>
                  <w:sz w:val="24"/>
                  <w:szCs w:val="24"/>
                  <w:vertAlign w:val="baseline"/>
                  <w:lang w:eastAsia="zh-CN"/>
                </w:rPr>
                <w:t>创建</w:t>
              </w:r>
            </w:ins>
            <w:ins w:id="1770" w:author="周婷" w:date="2020-08-26T14:55:02Z">
              <w:r>
                <w:rPr>
                  <w:rFonts w:hint="eastAsia" w:eastAsia="宋体"/>
                  <w:b w:val="0"/>
                  <w:bCs w:val="0"/>
                  <w:i w:val="0"/>
                  <w:iCs w:val="0"/>
                  <w:sz w:val="24"/>
                  <w:szCs w:val="24"/>
                  <w:vertAlign w:val="baseline"/>
                  <w:lang w:eastAsia="zh-CN"/>
                </w:rPr>
                <w:t>时间和</w:t>
              </w:r>
            </w:ins>
            <w:ins w:id="1771" w:author="周婷" w:date="2020-08-26T14:55:04Z">
              <w:r>
                <w:rPr>
                  <w:rFonts w:hint="eastAsia" w:eastAsia="宋体"/>
                  <w:b w:val="0"/>
                  <w:bCs w:val="0"/>
                  <w:i w:val="0"/>
                  <w:iCs w:val="0"/>
                  <w:sz w:val="24"/>
                  <w:szCs w:val="24"/>
                  <w:vertAlign w:val="baseline"/>
                  <w:lang w:eastAsia="zh-CN"/>
                </w:rPr>
                <w:t>数据</w:t>
              </w:r>
            </w:ins>
            <w:ins w:id="1772" w:author="周婷" w:date="2020-08-26T14:55:06Z">
              <w:r>
                <w:rPr>
                  <w:rFonts w:hint="eastAsia" w:eastAsia="宋体"/>
                  <w:b w:val="0"/>
                  <w:bCs w:val="0"/>
                  <w:i w:val="0"/>
                  <w:iCs w:val="0"/>
                  <w:sz w:val="24"/>
                  <w:szCs w:val="24"/>
                  <w:vertAlign w:val="baseline"/>
                  <w:lang w:eastAsia="zh-CN"/>
                </w:rPr>
                <w:t>期间</w:t>
              </w:r>
            </w:ins>
            <w:ins w:id="1773" w:author="周婷" w:date="2020-08-26T14:55:08Z">
              <w:r>
                <w:rPr>
                  <w:rFonts w:hint="eastAsia" w:eastAsia="宋体"/>
                  <w:b w:val="0"/>
                  <w:bCs w:val="0"/>
                  <w:i w:val="0"/>
                  <w:iCs w:val="0"/>
                  <w:sz w:val="24"/>
                  <w:szCs w:val="24"/>
                  <w:vertAlign w:val="baseline"/>
                  <w:lang w:eastAsia="zh-CN"/>
                </w:rPr>
                <w:t>对应</w:t>
              </w:r>
            </w:ins>
            <w:ins w:id="1774" w:author="周婷" w:date="2020-08-26T14:55:09Z">
              <w:r>
                <w:rPr>
                  <w:rFonts w:hint="eastAsia" w:eastAsia="宋体"/>
                  <w:b w:val="0"/>
                  <w:bCs w:val="0"/>
                  <w:i w:val="0"/>
                  <w:iCs w:val="0"/>
                  <w:sz w:val="24"/>
                  <w:szCs w:val="24"/>
                  <w:vertAlign w:val="baseline"/>
                  <w:lang w:eastAsia="zh-CN"/>
                </w:rPr>
                <w:t>关系</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775" w:author="周婷" w:date="2020-08-26T14:54:32Z"/>
        </w:trPr>
        <w:tc>
          <w:tcPr>
            <w:tcW w:w="2915" w:type="dxa"/>
          </w:tcPr>
          <w:p>
            <w:pPr>
              <w:rPr>
                <w:ins w:id="1776" w:author="周婷" w:date="2020-08-26T14:54:32Z"/>
                <w:rFonts w:hint="eastAsia"/>
                <w:b w:val="0"/>
                <w:bCs w:val="0"/>
                <w:i w:val="0"/>
                <w:iCs w:val="0"/>
                <w:sz w:val="24"/>
                <w:szCs w:val="24"/>
                <w:vertAlign w:val="baseline"/>
                <w:lang w:eastAsia="zh-CN"/>
              </w:rPr>
            </w:pPr>
            <w:ins w:id="1777" w:author="周婷" w:date="2020-08-26T14:55:28Z">
              <w:r>
                <w:rPr>
                  <w:rFonts w:hint="eastAsia" w:eastAsia="宋体"/>
                  <w:b w:val="0"/>
                  <w:bCs w:val="0"/>
                  <w:i w:val="0"/>
                  <w:iCs w:val="0"/>
                  <w:sz w:val="24"/>
                  <w:szCs w:val="24"/>
                  <w:vertAlign w:val="baseline"/>
                  <w:lang w:eastAsia="zh-CN"/>
                </w:rPr>
                <w:t>英文</w:t>
              </w:r>
            </w:ins>
            <w:ins w:id="1778" w:author="周婷" w:date="2020-08-26T14:55:29Z">
              <w:r>
                <w:rPr>
                  <w:rFonts w:hint="eastAsia" w:eastAsia="宋体"/>
                  <w:b w:val="0"/>
                  <w:bCs w:val="0"/>
                  <w:i w:val="0"/>
                  <w:iCs w:val="0"/>
                  <w:sz w:val="24"/>
                  <w:szCs w:val="24"/>
                  <w:vertAlign w:val="baseline"/>
                  <w:lang w:eastAsia="zh-CN"/>
                </w:rPr>
                <w:t>说明</w:t>
              </w:r>
            </w:ins>
          </w:p>
        </w:tc>
        <w:tc>
          <w:tcPr>
            <w:tcW w:w="6939" w:type="dxa"/>
          </w:tcPr>
          <w:p>
            <w:pPr>
              <w:rPr>
                <w:ins w:id="1779" w:author="周婷" w:date="2020-08-26T14:54:32Z"/>
                <w:rFonts w:hint="eastAsia"/>
                <w:b w:val="0"/>
                <w:bCs w:val="0"/>
                <w:i w:val="0"/>
                <w:iCs w:val="0"/>
                <w:sz w:val="24"/>
                <w:szCs w:val="24"/>
                <w:vertAlign w:val="baseline"/>
                <w:lang w:eastAsia="zh-CN"/>
              </w:rPr>
            </w:pPr>
            <w:ins w:id="1780" w:author="周婷" w:date="2020-08-26T14:56:05Z">
              <w:commentRangeStart w:id="0"/>
              <w:r>
                <w:rPr>
                  <w:rFonts w:hint="eastAsia" w:eastAsia="宋体"/>
                  <w:b w:val="0"/>
                  <w:bCs w:val="0"/>
                  <w:i w:val="0"/>
                  <w:iCs w:val="0"/>
                  <w:sz w:val="24"/>
                  <w:szCs w:val="24"/>
                  <w:vertAlign w:val="baseline"/>
                  <w:lang w:eastAsia="zh-CN"/>
                </w:rPr>
                <w:t>待</w:t>
              </w:r>
            </w:ins>
            <w:ins w:id="1781" w:author="周婷" w:date="2020-08-26T14:56:07Z">
              <w:r>
                <w:rPr>
                  <w:rFonts w:hint="eastAsia" w:eastAsia="宋体"/>
                  <w:b w:val="0"/>
                  <w:bCs w:val="0"/>
                  <w:i w:val="0"/>
                  <w:iCs w:val="0"/>
                  <w:sz w:val="24"/>
                  <w:szCs w:val="24"/>
                  <w:vertAlign w:val="baseline"/>
                  <w:lang w:eastAsia="zh-CN"/>
                </w:rPr>
                <w:t>开发</w:t>
              </w:r>
            </w:ins>
            <w:ins w:id="1782" w:author="周婷" w:date="2020-08-26T14:56:09Z">
              <w:r>
                <w:rPr>
                  <w:rFonts w:hint="eastAsia" w:eastAsia="宋体"/>
                  <w:b w:val="0"/>
                  <w:bCs w:val="0"/>
                  <w:i w:val="0"/>
                  <w:iCs w:val="0"/>
                  <w:sz w:val="24"/>
                  <w:szCs w:val="24"/>
                  <w:vertAlign w:val="baseline"/>
                  <w:lang w:eastAsia="zh-CN"/>
                </w:rPr>
                <w:t>补充</w:t>
              </w:r>
              <w:commentRangeEnd w:id="0"/>
            </w:ins>
            <w:r>
              <w:commentReference w:id="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783" w:author="周婷" w:date="2020-08-26T14:54:32Z"/>
        </w:trPr>
        <w:tc>
          <w:tcPr>
            <w:tcW w:w="2915" w:type="dxa"/>
          </w:tcPr>
          <w:p>
            <w:pPr>
              <w:rPr>
                <w:ins w:id="1784" w:author="周婷" w:date="2020-08-26T14:54:32Z"/>
                <w:rFonts w:hint="eastAsia"/>
                <w:b w:val="0"/>
                <w:bCs w:val="0"/>
                <w:i w:val="0"/>
                <w:iCs w:val="0"/>
                <w:sz w:val="24"/>
                <w:szCs w:val="24"/>
                <w:vertAlign w:val="baseline"/>
                <w:lang w:eastAsia="zh-CN"/>
              </w:rPr>
            </w:pPr>
            <w:ins w:id="1785" w:author="周婷" w:date="2020-08-26T14:55:31Z">
              <w:r>
                <w:rPr>
                  <w:rFonts w:hint="eastAsia" w:eastAsia="宋体"/>
                  <w:b w:val="0"/>
                  <w:bCs w:val="0"/>
                  <w:i w:val="0"/>
                  <w:iCs w:val="0"/>
                  <w:sz w:val="24"/>
                  <w:szCs w:val="24"/>
                  <w:vertAlign w:val="baseline"/>
                  <w:lang w:eastAsia="zh-CN"/>
                </w:rPr>
                <w:t>数据</w:t>
              </w:r>
            </w:ins>
            <w:ins w:id="1786" w:author="周婷" w:date="2020-08-26T14:55:38Z">
              <w:r>
                <w:rPr>
                  <w:rFonts w:hint="eastAsia" w:eastAsia="宋体"/>
                  <w:b w:val="0"/>
                  <w:bCs w:val="0"/>
                  <w:i w:val="0"/>
                  <w:iCs w:val="0"/>
                  <w:sz w:val="24"/>
                  <w:szCs w:val="24"/>
                  <w:vertAlign w:val="baseline"/>
                  <w:lang w:eastAsia="zh-CN"/>
                </w:rPr>
                <w:t>值</w:t>
              </w:r>
            </w:ins>
          </w:p>
        </w:tc>
        <w:tc>
          <w:tcPr>
            <w:tcW w:w="6939" w:type="dxa"/>
          </w:tcPr>
          <w:p>
            <w:pPr>
              <w:rPr>
                <w:ins w:id="1787" w:author="周婷" w:date="2020-08-26T14:54:32Z"/>
                <w:rFonts w:hint="eastAsia"/>
                <w:b w:val="0"/>
                <w:bCs w:val="0"/>
                <w:i w:val="0"/>
                <w:iCs w:val="0"/>
                <w:sz w:val="24"/>
                <w:szCs w:val="24"/>
                <w:vertAlign w:val="baseline"/>
                <w:lang w:eastAsia="zh-CN"/>
              </w:rPr>
            </w:pPr>
            <w:ins w:id="1788" w:author="周婷" w:date="2020-08-26T14:56:26Z">
              <w:commentRangeStart w:id="1"/>
              <w:r>
                <w:rPr>
                  <w:rFonts w:hint="eastAsia" w:eastAsia="宋体"/>
                  <w:b w:val="0"/>
                  <w:bCs w:val="0"/>
                  <w:i w:val="0"/>
                  <w:iCs w:val="0"/>
                  <w:sz w:val="24"/>
                  <w:szCs w:val="24"/>
                  <w:vertAlign w:val="baseline"/>
                  <w:lang w:eastAsia="zh-CN"/>
                </w:rPr>
                <w:t>待开发补充</w:t>
              </w:r>
              <w:commentRangeEnd w:id="1"/>
            </w:ins>
            <w:ins w:id="1789" w:author="周婷" w:date="2020-08-26T14:56:26Z">
              <w:r>
                <w:rPr/>
                <w:commentReference w:id="1"/>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790" w:author="周婷" w:date="2020-08-26T14:54:32Z"/>
        </w:trPr>
        <w:tc>
          <w:tcPr>
            <w:tcW w:w="2915" w:type="dxa"/>
          </w:tcPr>
          <w:p>
            <w:pPr>
              <w:rPr>
                <w:ins w:id="1791" w:author="周婷" w:date="2020-08-26T14:54:32Z"/>
                <w:rFonts w:hint="eastAsia"/>
                <w:b w:val="0"/>
                <w:bCs w:val="0"/>
                <w:i w:val="0"/>
                <w:iCs w:val="0"/>
                <w:sz w:val="24"/>
                <w:szCs w:val="24"/>
                <w:vertAlign w:val="baseline"/>
                <w:lang w:eastAsia="zh-CN"/>
              </w:rPr>
            </w:pPr>
            <w:ins w:id="1792" w:author="周婷" w:date="2020-08-26T14:55:42Z">
              <w:r>
                <w:rPr>
                  <w:rFonts w:hint="eastAsia" w:eastAsia="宋体"/>
                  <w:b w:val="0"/>
                  <w:bCs w:val="0"/>
                  <w:i w:val="0"/>
                  <w:iCs w:val="0"/>
                  <w:sz w:val="24"/>
                  <w:szCs w:val="24"/>
                  <w:vertAlign w:val="baseline"/>
                  <w:lang w:eastAsia="zh-CN"/>
                </w:rPr>
                <w:t>树形</w:t>
              </w:r>
            </w:ins>
            <w:ins w:id="1793" w:author="周婷" w:date="2020-08-26T14:55:43Z">
              <w:r>
                <w:rPr>
                  <w:rFonts w:hint="eastAsia" w:eastAsia="宋体"/>
                  <w:b w:val="0"/>
                  <w:bCs w:val="0"/>
                  <w:i w:val="0"/>
                  <w:iCs w:val="0"/>
                  <w:sz w:val="24"/>
                  <w:szCs w:val="24"/>
                  <w:vertAlign w:val="baseline"/>
                  <w:lang w:eastAsia="zh-CN"/>
                </w:rPr>
                <w:t>结构</w:t>
              </w:r>
            </w:ins>
          </w:p>
        </w:tc>
        <w:tc>
          <w:tcPr>
            <w:tcW w:w="6939" w:type="dxa"/>
          </w:tcPr>
          <w:p>
            <w:pPr>
              <w:rPr>
                <w:ins w:id="1794" w:author="周婷" w:date="2020-08-26T14:54:32Z"/>
                <w:rFonts w:hint="eastAsia"/>
                <w:b w:val="0"/>
                <w:bCs w:val="0"/>
                <w:i w:val="0"/>
                <w:iCs w:val="0"/>
                <w:sz w:val="24"/>
                <w:szCs w:val="24"/>
                <w:vertAlign w:val="baseline"/>
                <w:lang w:eastAsia="zh-CN"/>
              </w:rPr>
            </w:pPr>
            <w:ins w:id="1795" w:author="周婷" w:date="2020-08-26T14:56:29Z">
              <w:r>
                <w:rPr>
                  <w:rFonts w:hint="eastAsia" w:eastAsia="宋体"/>
                  <w:b w:val="0"/>
                  <w:bCs w:val="0"/>
                  <w:i w:val="0"/>
                  <w:iCs w:val="0"/>
                  <w:sz w:val="24"/>
                  <w:szCs w:val="24"/>
                  <w:vertAlign w:val="baseline"/>
                  <w:lang w:eastAsia="zh-CN"/>
                </w:rPr>
                <w:t>否</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796" w:author="周婷" w:date="2020-08-26T14:55:45Z"/>
        </w:trPr>
        <w:tc>
          <w:tcPr>
            <w:tcW w:w="2915" w:type="dxa"/>
          </w:tcPr>
          <w:p>
            <w:pPr>
              <w:rPr>
                <w:ins w:id="1797" w:author="周婷" w:date="2020-08-26T14:55:45Z"/>
                <w:rFonts w:hint="eastAsia"/>
                <w:b w:val="0"/>
                <w:bCs w:val="0"/>
                <w:i w:val="0"/>
                <w:iCs w:val="0"/>
                <w:sz w:val="24"/>
                <w:szCs w:val="24"/>
                <w:vertAlign w:val="baseline"/>
                <w:lang w:eastAsia="zh-CN"/>
              </w:rPr>
            </w:pPr>
            <w:ins w:id="1798" w:author="周婷" w:date="2020-08-26T14:55:55Z">
              <w:r>
                <w:rPr>
                  <w:rFonts w:hint="eastAsia" w:eastAsia="宋体"/>
                  <w:b w:val="0"/>
                  <w:bCs w:val="0"/>
                  <w:i w:val="0"/>
                  <w:iCs w:val="0"/>
                  <w:sz w:val="24"/>
                  <w:szCs w:val="24"/>
                  <w:vertAlign w:val="baseline"/>
                  <w:lang w:eastAsia="zh-CN"/>
                </w:rPr>
                <w:t>描述</w:t>
              </w:r>
            </w:ins>
          </w:p>
        </w:tc>
        <w:tc>
          <w:tcPr>
            <w:tcW w:w="6939" w:type="dxa"/>
          </w:tcPr>
          <w:p>
            <w:pPr>
              <w:rPr>
                <w:ins w:id="1799" w:author="周婷" w:date="2020-08-26T14:55:45Z"/>
                <w:rFonts w:hint="default"/>
                <w:b w:val="0"/>
                <w:bCs w:val="0"/>
                <w:i w:val="0"/>
                <w:iCs w:val="0"/>
                <w:sz w:val="24"/>
                <w:szCs w:val="24"/>
                <w:vertAlign w:val="baseline"/>
                <w:lang w:val="en-US" w:eastAsia="zh-CN"/>
              </w:rPr>
            </w:pPr>
            <w:ins w:id="1800" w:author="周婷" w:date="2020-08-26T14:56:40Z">
              <w:r>
                <w:rPr>
                  <w:rFonts w:hint="eastAsia" w:eastAsia="宋体"/>
                  <w:b w:val="0"/>
                  <w:bCs w:val="0"/>
                  <w:i w:val="0"/>
                  <w:iCs w:val="0"/>
                  <w:sz w:val="24"/>
                  <w:szCs w:val="24"/>
                  <w:vertAlign w:val="baseline"/>
                  <w:lang w:eastAsia="zh-CN"/>
                </w:rPr>
                <w:t>配置</w:t>
              </w:r>
            </w:ins>
            <w:ins w:id="1801" w:author="周婷" w:date="2020-08-26T14:56:41Z">
              <w:r>
                <w:rPr>
                  <w:rFonts w:hint="eastAsia" w:eastAsia="宋体"/>
                  <w:b w:val="0"/>
                  <w:bCs w:val="0"/>
                  <w:i w:val="0"/>
                  <w:iCs w:val="0"/>
                  <w:sz w:val="24"/>
                  <w:szCs w:val="24"/>
                  <w:vertAlign w:val="baseline"/>
                  <w:lang w:eastAsia="zh-CN"/>
                </w:rPr>
                <w:t>报送任务创建时间和数据期间对应关系</w:t>
              </w:r>
            </w:ins>
            <w:ins w:id="1802" w:author="周婷" w:date="2020-08-26T14:56:48Z">
              <w:r>
                <w:rPr>
                  <w:rFonts w:hint="eastAsia" w:eastAsia="宋体"/>
                  <w:b w:val="0"/>
                  <w:bCs w:val="0"/>
                  <w:i w:val="0"/>
                  <w:iCs w:val="0"/>
                  <w:sz w:val="24"/>
                  <w:szCs w:val="24"/>
                  <w:vertAlign w:val="baseline"/>
                  <w:lang w:eastAsia="zh-CN"/>
                </w:rPr>
                <w:t>，</w:t>
              </w:r>
            </w:ins>
            <w:ins w:id="1803" w:author="周婷" w:date="2020-08-26T14:56:49Z">
              <w:r>
                <w:rPr>
                  <w:rFonts w:hint="eastAsia" w:eastAsia="宋体"/>
                  <w:b w:val="0"/>
                  <w:bCs w:val="0"/>
                  <w:i w:val="0"/>
                  <w:iCs w:val="0"/>
                  <w:sz w:val="24"/>
                  <w:szCs w:val="24"/>
                  <w:vertAlign w:val="baseline"/>
                  <w:lang w:val="en-US" w:eastAsia="zh-CN"/>
                </w:rPr>
                <w:t>-</w:t>
              </w:r>
            </w:ins>
            <w:ins w:id="1804" w:author="周婷" w:date="2020-08-26T14:56:50Z">
              <w:r>
                <w:rPr>
                  <w:rFonts w:hint="eastAsia" w:eastAsia="宋体"/>
                  <w:b w:val="0"/>
                  <w:bCs w:val="0"/>
                  <w:i w:val="0"/>
                  <w:iCs w:val="0"/>
                  <w:sz w:val="24"/>
                  <w:szCs w:val="24"/>
                  <w:vertAlign w:val="baseline"/>
                  <w:lang w:val="en-US" w:eastAsia="zh-CN"/>
                </w:rPr>
                <w:t>1</w:t>
              </w:r>
            </w:ins>
            <w:ins w:id="1805" w:author="周婷" w:date="2020-08-26T14:56:54Z">
              <w:r>
                <w:rPr>
                  <w:rFonts w:hint="eastAsia" w:eastAsia="宋体"/>
                  <w:b w:val="0"/>
                  <w:bCs w:val="0"/>
                  <w:i w:val="0"/>
                  <w:iCs w:val="0"/>
                  <w:sz w:val="24"/>
                  <w:szCs w:val="24"/>
                  <w:vertAlign w:val="baseline"/>
                  <w:lang w:val="en-US" w:eastAsia="zh-CN"/>
                </w:rPr>
                <w:t>表示</w:t>
              </w:r>
            </w:ins>
            <w:ins w:id="1806" w:author="周婷" w:date="2020-08-26T14:56:57Z">
              <w:r>
                <w:rPr>
                  <w:rFonts w:hint="eastAsia" w:eastAsia="宋体"/>
                  <w:b w:val="0"/>
                  <w:bCs w:val="0"/>
                  <w:i w:val="0"/>
                  <w:iCs w:val="0"/>
                  <w:sz w:val="24"/>
                  <w:szCs w:val="24"/>
                  <w:vertAlign w:val="baseline"/>
                  <w:lang w:val="en-US" w:eastAsia="zh-CN"/>
                </w:rPr>
                <w:t>报</w:t>
              </w:r>
            </w:ins>
            <w:ins w:id="1807" w:author="周婷" w:date="2020-08-26T14:57:05Z">
              <w:r>
                <w:rPr>
                  <w:rFonts w:hint="eastAsia" w:eastAsia="宋体"/>
                  <w:b w:val="0"/>
                  <w:bCs w:val="0"/>
                  <w:i w:val="0"/>
                  <w:iCs w:val="0"/>
                  <w:sz w:val="24"/>
                  <w:szCs w:val="24"/>
                  <w:vertAlign w:val="baseline"/>
                  <w:lang w:val="en-US" w:eastAsia="zh-CN"/>
                </w:rPr>
                <w:t>送</w:t>
              </w:r>
            </w:ins>
            <w:ins w:id="1808" w:author="周婷" w:date="2020-08-26T14:57:06Z">
              <w:r>
                <w:rPr>
                  <w:rFonts w:hint="eastAsia" w:eastAsia="宋体"/>
                  <w:b w:val="0"/>
                  <w:bCs w:val="0"/>
                  <w:i w:val="0"/>
                  <w:iCs w:val="0"/>
                  <w:sz w:val="24"/>
                  <w:szCs w:val="24"/>
                  <w:vertAlign w:val="baseline"/>
                  <w:lang w:val="en-US" w:eastAsia="zh-CN"/>
                </w:rPr>
                <w:t>上</w:t>
              </w:r>
            </w:ins>
            <w:ins w:id="1809" w:author="周婷" w:date="2020-08-26T14:57:07Z">
              <w:r>
                <w:rPr>
                  <w:rFonts w:hint="eastAsia" w:eastAsia="宋体"/>
                  <w:b w:val="0"/>
                  <w:bCs w:val="0"/>
                  <w:i w:val="0"/>
                  <w:iCs w:val="0"/>
                  <w:sz w:val="24"/>
                  <w:szCs w:val="24"/>
                  <w:vertAlign w:val="baseline"/>
                  <w:lang w:val="en-US" w:eastAsia="zh-CN"/>
                </w:rPr>
                <w:t>一</w:t>
              </w:r>
            </w:ins>
            <w:ins w:id="1810" w:author="周婷" w:date="2020-08-26T14:57:09Z">
              <w:r>
                <w:rPr>
                  <w:rFonts w:hint="eastAsia" w:eastAsia="宋体"/>
                  <w:b w:val="0"/>
                  <w:bCs w:val="0"/>
                  <w:i w:val="0"/>
                  <w:iCs w:val="0"/>
                  <w:sz w:val="24"/>
                  <w:szCs w:val="24"/>
                  <w:vertAlign w:val="baseline"/>
                  <w:lang w:val="en-US" w:eastAsia="zh-CN"/>
                </w:rPr>
                <w:t>数据</w:t>
              </w:r>
            </w:ins>
            <w:ins w:id="1811" w:author="周婷" w:date="2020-08-26T14:57:11Z">
              <w:r>
                <w:rPr>
                  <w:rFonts w:hint="eastAsia" w:eastAsia="宋体"/>
                  <w:b w:val="0"/>
                  <w:bCs w:val="0"/>
                  <w:i w:val="0"/>
                  <w:iCs w:val="0"/>
                  <w:sz w:val="24"/>
                  <w:szCs w:val="24"/>
                  <w:vertAlign w:val="baseline"/>
                  <w:lang w:val="en-US" w:eastAsia="zh-CN"/>
                </w:rPr>
                <w:t>期间</w:t>
              </w:r>
            </w:ins>
            <w:ins w:id="1812" w:author="周婷" w:date="2020-08-26T14:57:17Z">
              <w:r>
                <w:rPr>
                  <w:rFonts w:hint="eastAsia" w:eastAsia="宋体"/>
                  <w:b w:val="0"/>
                  <w:bCs w:val="0"/>
                  <w:i w:val="0"/>
                  <w:iCs w:val="0"/>
                  <w:sz w:val="24"/>
                  <w:szCs w:val="24"/>
                  <w:vertAlign w:val="baseline"/>
                  <w:lang w:val="en-US" w:eastAsia="zh-CN"/>
                </w:rPr>
                <w:t>数据</w:t>
              </w:r>
            </w:ins>
          </w:p>
        </w:tc>
      </w:tr>
    </w:tbl>
    <w:p>
      <w:pPr>
        <w:ind w:firstLine="420"/>
        <w:rPr>
          <w:ins w:id="1813" w:author="周婷" w:date="2020-08-26T14:59:42Z"/>
          <w:rFonts w:hint="eastAsia"/>
          <w:b w:val="0"/>
          <w:bCs w:val="0"/>
          <w:i w:val="0"/>
          <w:iCs w:val="0"/>
          <w:sz w:val="24"/>
          <w:szCs w:val="24"/>
          <w:lang w:eastAsia="zh-CN"/>
        </w:rPr>
      </w:pPr>
      <w:ins w:id="1814" w:author="周婷" w:date="2020-08-26T14:57:41Z">
        <w:r>
          <w:rPr>
            <w:rFonts w:hint="eastAsia" w:eastAsia="宋体"/>
            <w:b w:val="0"/>
            <w:bCs w:val="0"/>
            <w:i w:val="0"/>
            <w:iCs w:val="0"/>
            <w:sz w:val="24"/>
            <w:szCs w:val="24"/>
            <w:lang w:eastAsia="zh-CN"/>
          </w:rPr>
          <w:t>勾选</w:t>
        </w:r>
      </w:ins>
      <w:ins w:id="1815" w:author="周婷" w:date="2020-08-26T14:57:46Z">
        <w:r>
          <w:rPr>
            <w:rFonts w:hint="eastAsia" w:eastAsia="宋体"/>
            <w:b w:val="0"/>
            <w:bCs w:val="0"/>
            <w:i w:val="0"/>
            <w:iCs w:val="0"/>
            <w:sz w:val="24"/>
            <w:szCs w:val="24"/>
            <w:lang w:eastAsia="zh-CN"/>
          </w:rPr>
          <w:t>报送</w:t>
        </w:r>
      </w:ins>
      <w:ins w:id="1816" w:author="周婷" w:date="2020-08-26T14:57:47Z">
        <w:r>
          <w:rPr>
            <w:rFonts w:hint="eastAsia" w:eastAsia="宋体"/>
            <w:b w:val="0"/>
            <w:bCs w:val="0"/>
            <w:i w:val="0"/>
            <w:iCs w:val="0"/>
            <w:sz w:val="24"/>
            <w:szCs w:val="24"/>
            <w:lang w:eastAsia="zh-CN"/>
          </w:rPr>
          <w:t>任务</w:t>
        </w:r>
      </w:ins>
      <w:ins w:id="1817" w:author="周婷" w:date="2020-08-26T14:57:49Z">
        <w:r>
          <w:rPr>
            <w:rFonts w:hint="eastAsia" w:eastAsia="宋体"/>
            <w:b w:val="0"/>
            <w:bCs w:val="0"/>
            <w:i w:val="0"/>
            <w:iCs w:val="0"/>
            <w:sz w:val="24"/>
            <w:szCs w:val="24"/>
            <w:lang w:eastAsia="zh-CN"/>
          </w:rPr>
          <w:t>创建</w:t>
        </w:r>
      </w:ins>
      <w:ins w:id="1818" w:author="周婷" w:date="2020-08-26T14:57:50Z">
        <w:r>
          <w:rPr>
            <w:rFonts w:hint="eastAsia" w:eastAsia="宋体"/>
            <w:b w:val="0"/>
            <w:bCs w:val="0"/>
            <w:i w:val="0"/>
            <w:iCs w:val="0"/>
            <w:sz w:val="24"/>
            <w:szCs w:val="24"/>
            <w:lang w:eastAsia="zh-CN"/>
          </w:rPr>
          <w:t>时间</w:t>
        </w:r>
      </w:ins>
      <w:ins w:id="1819" w:author="周婷" w:date="2020-08-26T14:57:51Z">
        <w:r>
          <w:rPr>
            <w:rFonts w:hint="eastAsia" w:eastAsia="宋体"/>
            <w:b w:val="0"/>
            <w:bCs w:val="0"/>
            <w:i w:val="0"/>
            <w:iCs w:val="0"/>
            <w:sz w:val="24"/>
            <w:szCs w:val="24"/>
            <w:lang w:eastAsia="zh-CN"/>
          </w:rPr>
          <w:t>和数据</w:t>
        </w:r>
      </w:ins>
      <w:ins w:id="1820" w:author="周婷" w:date="2020-08-26T14:57:52Z">
        <w:r>
          <w:rPr>
            <w:rFonts w:hint="eastAsia" w:eastAsia="宋体"/>
            <w:b w:val="0"/>
            <w:bCs w:val="0"/>
            <w:i w:val="0"/>
            <w:iCs w:val="0"/>
            <w:sz w:val="24"/>
            <w:szCs w:val="24"/>
            <w:lang w:eastAsia="zh-CN"/>
          </w:rPr>
          <w:t>期间</w:t>
        </w:r>
      </w:ins>
      <w:ins w:id="1821" w:author="周婷" w:date="2020-08-26T14:57:53Z">
        <w:r>
          <w:rPr>
            <w:rFonts w:hint="eastAsia" w:eastAsia="宋体"/>
            <w:b w:val="0"/>
            <w:bCs w:val="0"/>
            <w:i w:val="0"/>
            <w:iCs w:val="0"/>
            <w:sz w:val="24"/>
            <w:szCs w:val="24"/>
            <w:lang w:eastAsia="zh-CN"/>
          </w:rPr>
          <w:t>关系</w:t>
        </w:r>
      </w:ins>
      <w:ins w:id="1822" w:author="周婷" w:date="2020-08-26T14:57:54Z">
        <w:r>
          <w:rPr>
            <w:rFonts w:hint="eastAsia" w:eastAsia="宋体"/>
            <w:b w:val="0"/>
            <w:bCs w:val="0"/>
            <w:i w:val="0"/>
            <w:iCs w:val="0"/>
            <w:sz w:val="24"/>
            <w:szCs w:val="24"/>
            <w:lang w:eastAsia="zh-CN"/>
          </w:rPr>
          <w:t>后</w:t>
        </w:r>
      </w:ins>
      <w:ins w:id="1823" w:author="周婷" w:date="2020-08-26T14:57:55Z">
        <w:r>
          <w:rPr>
            <w:rFonts w:hint="eastAsia" w:eastAsia="宋体"/>
            <w:b w:val="0"/>
            <w:bCs w:val="0"/>
            <w:i w:val="0"/>
            <w:iCs w:val="0"/>
            <w:sz w:val="24"/>
            <w:szCs w:val="24"/>
            <w:lang w:eastAsia="zh-CN"/>
          </w:rPr>
          <w:t>，</w:t>
        </w:r>
      </w:ins>
      <w:ins w:id="1824" w:author="周婷" w:date="2020-08-26T14:57:58Z">
        <w:r>
          <w:rPr>
            <w:rFonts w:hint="eastAsia" w:eastAsia="宋体"/>
            <w:b w:val="0"/>
            <w:bCs w:val="0"/>
            <w:i w:val="0"/>
            <w:iCs w:val="0"/>
            <w:sz w:val="24"/>
            <w:szCs w:val="24"/>
            <w:lang w:eastAsia="zh-CN"/>
          </w:rPr>
          <w:t>点击</w:t>
        </w:r>
      </w:ins>
      <w:ins w:id="1825" w:author="周婷" w:date="2020-08-26T14:57:59Z">
        <w:r>
          <w:rPr>
            <w:rFonts w:hint="eastAsia" w:eastAsia="宋体"/>
            <w:b w:val="0"/>
            <w:bCs w:val="0"/>
            <w:i w:val="0"/>
            <w:iCs w:val="0"/>
            <w:sz w:val="24"/>
            <w:szCs w:val="24"/>
            <w:lang w:eastAsia="zh-CN"/>
          </w:rPr>
          <w:t>配置</w:t>
        </w:r>
      </w:ins>
      <w:ins w:id="1826" w:author="周婷" w:date="2020-08-26T14:58:00Z">
        <w:r>
          <w:rPr>
            <w:rFonts w:hint="eastAsia" w:eastAsia="宋体"/>
            <w:b w:val="0"/>
            <w:bCs w:val="0"/>
            <w:i w:val="0"/>
            <w:iCs w:val="0"/>
            <w:sz w:val="24"/>
            <w:szCs w:val="24"/>
            <w:lang w:eastAsia="zh-CN"/>
          </w:rPr>
          <w:t>，</w:t>
        </w:r>
      </w:ins>
      <w:ins w:id="1827" w:author="周婷" w:date="2020-08-26T14:58:26Z">
        <w:r>
          <w:rPr>
            <w:rFonts w:hint="eastAsia" w:eastAsia="宋体"/>
            <w:b w:val="0"/>
            <w:bCs w:val="0"/>
            <w:i w:val="0"/>
            <w:iCs w:val="0"/>
            <w:sz w:val="24"/>
            <w:szCs w:val="24"/>
            <w:lang w:eastAsia="zh-CN"/>
          </w:rPr>
          <w:t>下钻</w:t>
        </w:r>
      </w:ins>
      <w:ins w:id="1828" w:author="周婷" w:date="2020-08-26T14:58:28Z">
        <w:r>
          <w:rPr>
            <w:rFonts w:hint="eastAsia" w:eastAsia="宋体"/>
            <w:b w:val="0"/>
            <w:bCs w:val="0"/>
            <w:i w:val="0"/>
            <w:iCs w:val="0"/>
            <w:sz w:val="24"/>
            <w:szCs w:val="24"/>
            <w:lang w:eastAsia="zh-CN"/>
          </w:rPr>
          <w:t>到</w:t>
        </w:r>
      </w:ins>
      <w:ins w:id="1829" w:author="周婷" w:date="2020-08-26T14:58:29Z">
        <w:r>
          <w:rPr>
            <w:rFonts w:hint="eastAsia" w:eastAsia="宋体"/>
            <w:b w:val="0"/>
            <w:bCs w:val="0"/>
            <w:i w:val="0"/>
            <w:iCs w:val="0"/>
            <w:sz w:val="24"/>
            <w:szCs w:val="24"/>
            <w:lang w:eastAsia="zh-CN"/>
          </w:rPr>
          <w:t>配置</w:t>
        </w:r>
      </w:ins>
      <w:ins w:id="1830" w:author="周婷" w:date="2020-08-26T14:58:30Z">
        <w:r>
          <w:rPr>
            <w:rFonts w:hint="eastAsia" w:eastAsia="宋体"/>
            <w:b w:val="0"/>
            <w:bCs w:val="0"/>
            <w:i w:val="0"/>
            <w:iCs w:val="0"/>
            <w:sz w:val="24"/>
            <w:szCs w:val="24"/>
            <w:lang w:eastAsia="zh-CN"/>
          </w:rPr>
          <w:t>页面</w:t>
        </w:r>
      </w:ins>
    </w:p>
    <w:p>
      <w:pPr>
        <w:pStyle w:val="7"/>
        <w:numPr>
          <w:ilvl w:val="5"/>
          <w:numId w:val="23"/>
        </w:numPr>
        <w:bidi w:val="0"/>
        <w:ind w:left="1152" w:leftChars="0" w:hanging="1152" w:firstLineChars="0"/>
        <w:rPr>
          <w:rFonts w:hint="eastAsia"/>
          <w:lang w:eastAsia="zh-CN"/>
        </w:rPr>
      </w:pPr>
      <w:r>
        <w:rPr>
          <w:rFonts w:hint="eastAsia" w:eastAsia="宋体"/>
          <w:lang w:eastAsia="zh-CN"/>
        </w:rPr>
        <w:t>配置页面表格内容</w:t>
      </w:r>
    </w:p>
    <w:p>
      <w:pPr>
        <w:numPr>
          <w:ilvl w:val="-1"/>
          <w:numId w:val="0"/>
        </w:numPr>
        <w:rPr>
          <w:ins w:id="1831" w:author="周婷" w:date="2020-08-26T15:04:02Z"/>
          <w:rFonts w:hint="default"/>
          <w:lang w:val="en-US" w:eastAsia="zh-CN"/>
        </w:rPr>
      </w:pPr>
      <w:ins w:id="1832" w:author="周婷" w:date="2020-08-26T15:04:02Z">
        <w:r>
          <w:rPr>
            <w:rFonts w:hint="eastAsia" w:eastAsia="宋体"/>
            <w:color w:val="000000"/>
            <w:lang w:eastAsia="zh-CN"/>
          </w:rPr>
          <w:t>列表中展示的内容如下：</w:t>
        </w:r>
      </w:ins>
    </w:p>
    <w:tbl>
      <w:tblPr>
        <w:tblStyle w:val="31"/>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8"/>
        <w:gridCol w:w="2659"/>
        <w:gridCol w:w="1145"/>
        <w:gridCol w:w="4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833" w:author="周婷" w:date="2020-08-26T15:04:02Z"/>
        </w:trPr>
        <w:tc>
          <w:tcPr>
            <w:tcW w:w="1228" w:type="dxa"/>
          </w:tcPr>
          <w:p>
            <w:pPr>
              <w:widowControl w:val="0"/>
              <w:jc w:val="both"/>
              <w:rPr>
                <w:ins w:id="1834" w:author="周婷" w:date="2020-08-26T15:04:02Z"/>
                <w:rFonts w:hint="eastAsia"/>
                <w:b/>
                <w:bCs/>
                <w:color w:val="000000"/>
                <w:vertAlign w:val="baseline"/>
                <w:lang w:eastAsia="zh-CN"/>
              </w:rPr>
            </w:pPr>
            <w:ins w:id="1835" w:author="周婷" w:date="2020-08-26T15:04:02Z">
              <w:r>
                <w:rPr>
                  <w:rFonts w:hint="eastAsia" w:eastAsia="宋体"/>
                  <w:b/>
                  <w:bCs/>
                  <w:color w:val="000000"/>
                  <w:vertAlign w:val="baseline"/>
                  <w:lang w:eastAsia="zh-CN"/>
                </w:rPr>
                <w:t>字段</w:t>
              </w:r>
            </w:ins>
          </w:p>
        </w:tc>
        <w:tc>
          <w:tcPr>
            <w:tcW w:w="2659" w:type="dxa"/>
          </w:tcPr>
          <w:p>
            <w:pPr>
              <w:widowControl w:val="0"/>
              <w:jc w:val="both"/>
              <w:rPr>
                <w:ins w:id="1836" w:author="周婷" w:date="2020-08-26T15:04:02Z"/>
                <w:rFonts w:hint="eastAsia"/>
                <w:b/>
                <w:bCs/>
                <w:color w:val="000000"/>
                <w:vertAlign w:val="baseline"/>
                <w:lang w:eastAsia="zh-CN"/>
              </w:rPr>
            </w:pPr>
            <w:ins w:id="1837" w:author="周婷" w:date="2020-08-26T15:04:02Z">
              <w:r>
                <w:rPr>
                  <w:rFonts w:hint="eastAsia" w:eastAsia="宋体"/>
                  <w:b/>
                  <w:bCs/>
                  <w:color w:val="000000"/>
                  <w:vertAlign w:val="baseline"/>
                  <w:lang w:eastAsia="zh-CN"/>
                </w:rPr>
                <w:t>描述</w:t>
              </w:r>
            </w:ins>
          </w:p>
        </w:tc>
        <w:tc>
          <w:tcPr>
            <w:tcW w:w="1145" w:type="dxa"/>
          </w:tcPr>
          <w:p>
            <w:pPr>
              <w:widowControl w:val="0"/>
              <w:jc w:val="both"/>
              <w:rPr>
                <w:ins w:id="1838" w:author="周婷" w:date="2020-08-26T15:04:02Z"/>
                <w:rFonts w:hint="eastAsia"/>
                <w:b/>
                <w:bCs/>
                <w:color w:val="000000"/>
                <w:vertAlign w:val="baseline"/>
                <w:lang w:eastAsia="zh-CN"/>
              </w:rPr>
            </w:pPr>
            <w:ins w:id="1839" w:author="周婷" w:date="2020-08-26T15:04:02Z">
              <w:r>
                <w:rPr>
                  <w:rFonts w:hint="eastAsia" w:eastAsia="宋体"/>
                  <w:b/>
                  <w:bCs/>
                  <w:color w:val="000000"/>
                  <w:vertAlign w:val="baseline"/>
                  <w:lang w:eastAsia="zh-CN"/>
                </w:rPr>
                <w:t>字段类型</w:t>
              </w:r>
            </w:ins>
          </w:p>
        </w:tc>
        <w:tc>
          <w:tcPr>
            <w:tcW w:w="4822" w:type="dxa"/>
          </w:tcPr>
          <w:p>
            <w:pPr>
              <w:widowControl w:val="0"/>
              <w:jc w:val="both"/>
              <w:rPr>
                <w:ins w:id="1840" w:author="周婷" w:date="2020-08-26T15:04:02Z"/>
                <w:rFonts w:hint="eastAsia"/>
                <w:b/>
                <w:bCs/>
                <w:color w:val="000000"/>
                <w:vertAlign w:val="baseline"/>
                <w:lang w:eastAsia="zh-CN"/>
              </w:rPr>
            </w:pPr>
            <w:ins w:id="1841" w:author="周婷" w:date="2020-08-26T15:04:02Z">
              <w:r>
                <w:rPr>
                  <w:rFonts w:hint="eastAsia" w:eastAsia="宋体"/>
                  <w:b/>
                  <w:bCs/>
                  <w:color w:val="000000"/>
                  <w:vertAlign w:val="baseline"/>
                  <w:lang w:eastAsia="zh-CN"/>
                </w:rPr>
                <w:t>备注</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842" w:author="周婷" w:date="2020-08-26T15:07:54Z"/>
        </w:trPr>
        <w:tc>
          <w:tcPr>
            <w:tcW w:w="1228" w:type="dxa"/>
            <w:vAlign w:val="top"/>
          </w:tcPr>
          <w:p>
            <w:pPr>
              <w:widowControl w:val="0"/>
              <w:jc w:val="both"/>
              <w:rPr>
                <w:ins w:id="1843" w:author="周婷" w:date="2020-08-26T15:07:54Z"/>
                <w:rFonts w:hint="eastAsia" w:ascii="宋体" w:hAnsi="宋体" w:eastAsia="宋体" w:cs="宋体"/>
                <w:color w:val="000000"/>
                <w:sz w:val="24"/>
                <w:szCs w:val="24"/>
                <w:vertAlign w:val="baseline"/>
                <w:lang w:val="en-US" w:eastAsia="zh-CN" w:bidi="ar-SA"/>
              </w:rPr>
            </w:pPr>
            <w:ins w:id="1844" w:author="周婷" w:date="2020-08-26T15:08:05Z">
              <w:r>
                <w:rPr>
                  <w:rFonts w:hint="eastAsia" w:eastAsia="宋体"/>
                  <w:color w:val="000000"/>
                  <w:vertAlign w:val="baseline"/>
                  <w:lang w:eastAsia="zh-CN"/>
                </w:rPr>
                <w:t>属性分类</w:t>
              </w:r>
            </w:ins>
          </w:p>
        </w:tc>
        <w:tc>
          <w:tcPr>
            <w:tcW w:w="2659" w:type="dxa"/>
            <w:vAlign w:val="top"/>
          </w:tcPr>
          <w:p>
            <w:pPr>
              <w:widowControl w:val="0"/>
              <w:jc w:val="both"/>
              <w:rPr>
                <w:ins w:id="1845" w:author="周婷" w:date="2020-08-26T15:07:54Z"/>
                <w:rFonts w:hint="eastAsia" w:ascii="宋体" w:hAnsi="宋体" w:eastAsia="宋体" w:cs="宋体"/>
                <w:color w:val="000000"/>
                <w:sz w:val="24"/>
                <w:szCs w:val="24"/>
                <w:vertAlign w:val="baseline"/>
                <w:lang w:val="en-US" w:eastAsia="zh-CN" w:bidi="ar-SA"/>
              </w:rPr>
            </w:pPr>
            <w:ins w:id="1846" w:author="周婷" w:date="2020-08-26T15:15:20Z">
              <w:r>
                <w:rPr>
                  <w:rFonts w:hint="eastAsia" w:eastAsia="宋体" w:cs="宋体"/>
                  <w:color w:val="000000"/>
                  <w:sz w:val="24"/>
                  <w:szCs w:val="24"/>
                  <w:vertAlign w:val="baseline"/>
                  <w:lang w:val="en-US" w:eastAsia="zh-CN" w:bidi="ar-SA"/>
                </w:rPr>
                <w:t>属性的</w:t>
              </w:r>
            </w:ins>
            <w:ins w:id="1847" w:author="周婷" w:date="2020-08-26T15:15:22Z">
              <w:r>
                <w:rPr>
                  <w:rFonts w:hint="eastAsia" w:eastAsia="宋体" w:cs="宋体"/>
                  <w:color w:val="000000"/>
                  <w:sz w:val="24"/>
                  <w:szCs w:val="24"/>
                  <w:vertAlign w:val="baseline"/>
                  <w:lang w:val="en-US" w:eastAsia="zh-CN" w:bidi="ar-SA"/>
                </w:rPr>
                <w:t>分类</w:t>
              </w:r>
            </w:ins>
          </w:p>
        </w:tc>
        <w:tc>
          <w:tcPr>
            <w:tcW w:w="1145" w:type="dxa"/>
            <w:vAlign w:val="top"/>
          </w:tcPr>
          <w:p>
            <w:pPr>
              <w:widowControl w:val="0"/>
              <w:jc w:val="both"/>
              <w:rPr>
                <w:ins w:id="1848" w:author="周婷" w:date="2020-08-26T15:07:54Z"/>
                <w:rFonts w:hint="eastAsia" w:ascii="宋体" w:hAnsi="宋体" w:eastAsia="宋体" w:cs="宋体"/>
                <w:color w:val="000000"/>
                <w:sz w:val="24"/>
                <w:szCs w:val="24"/>
                <w:vertAlign w:val="baseline"/>
                <w:lang w:val="en-US" w:eastAsia="zh-CN" w:bidi="ar-SA"/>
              </w:rPr>
            </w:pPr>
            <w:ins w:id="1849" w:author="周婷" w:date="2020-08-26T15:15:11Z">
              <w:r>
                <w:rPr>
                  <w:rFonts w:hint="eastAsia" w:eastAsia="宋体"/>
                  <w:color w:val="000000"/>
                  <w:vertAlign w:val="baseline"/>
                  <w:lang w:eastAsia="zh-CN"/>
                </w:rPr>
                <w:t>字符串</w:t>
              </w:r>
            </w:ins>
          </w:p>
        </w:tc>
        <w:tc>
          <w:tcPr>
            <w:tcW w:w="4822" w:type="dxa"/>
            <w:vAlign w:val="top"/>
          </w:tcPr>
          <w:p>
            <w:pPr>
              <w:widowControl w:val="0"/>
              <w:jc w:val="both"/>
              <w:rPr>
                <w:ins w:id="1850" w:author="周婷" w:date="2020-08-26T15:08:01Z"/>
                <w:rFonts w:hint="eastAsia"/>
                <w:color w:val="000000"/>
                <w:lang w:eastAsia="zh-CN"/>
              </w:rPr>
            </w:pPr>
            <w:ins w:id="1851" w:author="周婷" w:date="2020-08-26T15:08:01Z">
              <w:r>
                <w:rPr>
                  <w:rFonts w:hint="eastAsia" w:eastAsia="宋体"/>
                  <w:color w:val="000000"/>
                  <w:lang w:eastAsia="zh-CN"/>
                </w:rPr>
                <w:t>包括：</w:t>
              </w:r>
            </w:ins>
          </w:p>
          <w:p>
            <w:pPr>
              <w:widowControl w:val="0"/>
              <w:jc w:val="both"/>
              <w:rPr>
                <w:ins w:id="1852" w:author="周婷" w:date="2020-08-26T15:08:01Z"/>
                <w:rFonts w:hint="eastAsia"/>
                <w:color w:val="000000"/>
                <w:lang w:val="en-US" w:eastAsia="zh-CN"/>
              </w:rPr>
            </w:pPr>
            <w:ins w:id="1853" w:author="周婷" w:date="2020-08-26T15:08:01Z">
              <w:r>
                <w:rPr>
                  <w:rFonts w:hint="eastAsia" w:eastAsia="宋体"/>
                  <w:color w:val="000000"/>
                  <w:lang w:val="en-US" w:eastAsia="zh-CN"/>
                </w:rPr>
                <w:t>-周</w:t>
              </w:r>
            </w:ins>
          </w:p>
          <w:p>
            <w:pPr>
              <w:widowControl w:val="0"/>
              <w:jc w:val="both"/>
              <w:rPr>
                <w:ins w:id="1854" w:author="周婷" w:date="2020-08-26T15:08:01Z"/>
                <w:rFonts w:hint="eastAsia"/>
                <w:color w:val="000000"/>
                <w:lang w:val="en-US" w:eastAsia="zh-CN"/>
              </w:rPr>
            </w:pPr>
            <w:ins w:id="1855" w:author="周婷" w:date="2020-08-26T15:08:01Z">
              <w:r>
                <w:rPr>
                  <w:rFonts w:hint="eastAsia" w:eastAsia="宋体"/>
                  <w:color w:val="000000"/>
                  <w:lang w:val="en-US" w:eastAsia="zh-CN"/>
                </w:rPr>
                <w:t>-月</w:t>
              </w:r>
            </w:ins>
          </w:p>
          <w:p>
            <w:pPr>
              <w:widowControl w:val="0"/>
              <w:jc w:val="both"/>
              <w:rPr>
                <w:ins w:id="1856" w:author="周婷" w:date="2020-08-26T15:08:01Z"/>
                <w:rFonts w:hint="eastAsia"/>
                <w:color w:val="000000"/>
                <w:lang w:val="en-US" w:eastAsia="zh-CN"/>
              </w:rPr>
            </w:pPr>
            <w:ins w:id="1857" w:author="周婷" w:date="2020-08-26T15:08:01Z">
              <w:r>
                <w:rPr>
                  <w:rFonts w:hint="eastAsia" w:eastAsia="宋体"/>
                  <w:color w:val="000000"/>
                  <w:lang w:val="en-US" w:eastAsia="zh-CN"/>
                </w:rPr>
                <w:t>-季</w:t>
              </w:r>
            </w:ins>
          </w:p>
          <w:p>
            <w:pPr>
              <w:widowControl w:val="0"/>
              <w:jc w:val="both"/>
              <w:rPr>
                <w:ins w:id="1858" w:author="周婷" w:date="2020-08-26T15:08:01Z"/>
                <w:rFonts w:hint="eastAsia"/>
                <w:color w:val="000000"/>
                <w:lang w:val="en-US" w:eastAsia="zh-CN"/>
              </w:rPr>
            </w:pPr>
            <w:ins w:id="1859" w:author="周婷" w:date="2020-08-26T15:08:01Z">
              <w:r>
                <w:rPr>
                  <w:rFonts w:hint="eastAsia" w:eastAsia="宋体"/>
                  <w:color w:val="000000"/>
                  <w:lang w:val="en-US" w:eastAsia="zh-CN"/>
                </w:rPr>
                <w:t>-半年</w:t>
              </w:r>
            </w:ins>
          </w:p>
          <w:p>
            <w:pPr>
              <w:widowControl w:val="0"/>
              <w:jc w:val="both"/>
              <w:rPr>
                <w:ins w:id="1860" w:author="周婷" w:date="2020-08-26T15:07:54Z"/>
                <w:rFonts w:hint="eastAsia" w:ascii="宋体" w:hAnsi="宋体" w:eastAsia="宋体" w:cs="宋体"/>
                <w:color w:val="000000"/>
                <w:sz w:val="24"/>
                <w:szCs w:val="24"/>
                <w:lang w:val="en-US" w:eastAsia="zh-CN" w:bidi="ar-SA"/>
              </w:rPr>
            </w:pPr>
            <w:ins w:id="1861" w:author="周婷" w:date="2020-08-26T15:08:01Z">
              <w:r>
                <w:rPr>
                  <w:rFonts w:hint="eastAsia" w:eastAsia="宋体"/>
                  <w:color w:val="000000"/>
                  <w:lang w:val="en-US" w:eastAsia="zh-CN"/>
                </w:rPr>
                <w:t>-年</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862" w:author="周婷" w:date="2020-08-26T15:04:02Z"/>
        </w:trPr>
        <w:tc>
          <w:tcPr>
            <w:tcW w:w="1228" w:type="dxa"/>
          </w:tcPr>
          <w:p>
            <w:pPr>
              <w:widowControl w:val="0"/>
              <w:jc w:val="both"/>
              <w:rPr>
                <w:ins w:id="1863" w:author="周婷" w:date="2020-08-26T15:04:02Z"/>
                <w:rFonts w:hint="eastAsia"/>
                <w:color w:val="000000"/>
                <w:vertAlign w:val="baseline"/>
                <w:lang w:eastAsia="zh-CN"/>
              </w:rPr>
            </w:pPr>
            <w:ins w:id="1864" w:author="周婷" w:date="2020-08-26T15:04:28Z">
              <w:r>
                <w:rPr>
                  <w:rFonts w:hint="eastAsia" w:eastAsia="宋体"/>
                  <w:color w:val="000000"/>
                  <w:vertAlign w:val="baseline"/>
                  <w:lang w:eastAsia="zh-CN"/>
                </w:rPr>
                <w:t>属性</w:t>
              </w:r>
            </w:ins>
            <w:ins w:id="1865" w:author="周婷" w:date="2020-08-26T15:04:31Z">
              <w:r>
                <w:rPr>
                  <w:rFonts w:hint="eastAsia" w:eastAsia="宋体"/>
                  <w:color w:val="000000"/>
                  <w:vertAlign w:val="baseline"/>
                  <w:lang w:eastAsia="zh-CN"/>
                </w:rPr>
                <w:t>名称</w:t>
              </w:r>
            </w:ins>
          </w:p>
        </w:tc>
        <w:tc>
          <w:tcPr>
            <w:tcW w:w="2659" w:type="dxa"/>
          </w:tcPr>
          <w:p>
            <w:pPr>
              <w:widowControl w:val="0"/>
              <w:jc w:val="both"/>
              <w:rPr>
                <w:ins w:id="1866" w:author="周婷" w:date="2020-08-26T15:04:02Z"/>
                <w:rFonts w:hint="default"/>
                <w:color w:val="000000"/>
                <w:vertAlign w:val="baseline"/>
                <w:lang w:val="en-US" w:eastAsia="zh-CN"/>
              </w:rPr>
            </w:pPr>
            <w:ins w:id="1867" w:author="周婷" w:date="2020-08-26T15:05:56Z">
              <w:r>
                <w:rPr>
                  <w:rFonts w:hint="eastAsia" w:eastAsia="宋体"/>
                  <w:color w:val="000000"/>
                  <w:vertAlign w:val="baseline"/>
                  <w:lang w:val="en-US" w:eastAsia="zh-CN"/>
                </w:rPr>
                <w:t>2</w:t>
              </w:r>
            </w:ins>
            <w:ins w:id="1868" w:author="周婷" w:date="2020-08-26T15:05:57Z">
              <w:r>
                <w:rPr>
                  <w:rFonts w:hint="eastAsia" w:eastAsia="宋体"/>
                  <w:color w:val="000000"/>
                  <w:vertAlign w:val="baseline"/>
                  <w:lang w:val="en-US" w:eastAsia="zh-CN"/>
                </w:rPr>
                <w:t>.</w:t>
              </w:r>
            </w:ins>
            <w:ins w:id="1869" w:author="周婷" w:date="2020-08-26T15:05:58Z">
              <w:r>
                <w:rPr>
                  <w:rFonts w:hint="eastAsia" w:eastAsia="宋体"/>
                  <w:color w:val="000000"/>
                  <w:vertAlign w:val="baseline"/>
                  <w:lang w:val="en-US" w:eastAsia="zh-CN"/>
                </w:rPr>
                <w:t>2.1</w:t>
              </w:r>
            </w:ins>
            <w:ins w:id="1870" w:author="周婷" w:date="2020-08-26T15:05:59Z">
              <w:r>
                <w:rPr>
                  <w:rFonts w:hint="eastAsia" w:eastAsia="宋体"/>
                  <w:color w:val="000000"/>
                  <w:vertAlign w:val="baseline"/>
                  <w:lang w:val="en-US" w:eastAsia="zh-CN"/>
                </w:rPr>
                <w:t>.1</w:t>
              </w:r>
            </w:ins>
            <w:ins w:id="1871" w:author="周婷" w:date="2020-08-26T15:06:00Z">
              <w:r>
                <w:rPr>
                  <w:rFonts w:hint="eastAsia" w:eastAsia="宋体"/>
                  <w:color w:val="000000"/>
                  <w:vertAlign w:val="baseline"/>
                  <w:lang w:val="en-US" w:eastAsia="zh-CN"/>
                </w:rPr>
                <w:t>.</w:t>
              </w:r>
            </w:ins>
            <w:ins w:id="1872" w:author="周婷" w:date="2020-08-26T15:06:01Z">
              <w:r>
                <w:rPr>
                  <w:rFonts w:hint="eastAsia" w:eastAsia="宋体"/>
                  <w:color w:val="000000"/>
                  <w:vertAlign w:val="baseline"/>
                  <w:lang w:val="en-US" w:eastAsia="zh-CN"/>
                </w:rPr>
                <w:t>5.</w:t>
              </w:r>
            </w:ins>
            <w:ins w:id="1873" w:author="周婷" w:date="2020-08-26T15:06:02Z">
              <w:r>
                <w:rPr>
                  <w:rFonts w:hint="eastAsia" w:eastAsia="宋体"/>
                  <w:color w:val="000000"/>
                  <w:vertAlign w:val="baseline"/>
                  <w:lang w:val="en-US" w:eastAsia="zh-CN"/>
                </w:rPr>
                <w:t>4.</w:t>
              </w:r>
            </w:ins>
            <w:ins w:id="1874" w:author="周婷" w:date="2020-08-26T15:06:03Z">
              <w:r>
                <w:rPr>
                  <w:rFonts w:hint="eastAsia" w:eastAsia="宋体"/>
                  <w:color w:val="000000"/>
                  <w:vertAlign w:val="baseline"/>
                  <w:lang w:val="en-US" w:eastAsia="zh-CN"/>
                </w:rPr>
                <w:t>3</w:t>
              </w:r>
            </w:ins>
            <w:ins w:id="1875" w:author="周婷" w:date="2020-08-26T15:06:05Z">
              <w:r>
                <w:rPr>
                  <w:rFonts w:hint="eastAsia" w:eastAsia="宋体"/>
                  <w:color w:val="000000"/>
                  <w:vertAlign w:val="baseline"/>
                  <w:lang w:val="en-US" w:eastAsia="zh-CN"/>
                </w:rPr>
                <w:t>中</w:t>
              </w:r>
            </w:ins>
            <w:ins w:id="1876" w:author="周婷" w:date="2020-08-26T15:06:45Z">
              <w:r>
                <w:rPr>
                  <w:rFonts w:hint="eastAsia" w:eastAsia="宋体"/>
                  <w:color w:val="000000"/>
                  <w:vertAlign w:val="baseline"/>
                  <w:lang w:val="en-US" w:eastAsia="zh-CN"/>
                </w:rPr>
                <w:t>创建</w:t>
              </w:r>
            </w:ins>
            <w:ins w:id="1877" w:author="周婷" w:date="2020-08-26T15:06:46Z">
              <w:r>
                <w:rPr>
                  <w:rFonts w:hint="eastAsia" w:eastAsia="宋体"/>
                  <w:color w:val="000000"/>
                  <w:vertAlign w:val="baseline"/>
                  <w:lang w:val="en-US" w:eastAsia="zh-CN"/>
                </w:rPr>
                <w:t>任务</w:t>
              </w:r>
            </w:ins>
            <w:ins w:id="1878" w:author="周婷" w:date="2020-08-26T15:06:47Z">
              <w:r>
                <w:rPr>
                  <w:rFonts w:hint="eastAsia" w:eastAsia="宋体"/>
                  <w:color w:val="000000"/>
                  <w:vertAlign w:val="baseline"/>
                  <w:lang w:val="en-US" w:eastAsia="zh-CN"/>
                </w:rPr>
                <w:t>时间</w:t>
              </w:r>
            </w:ins>
            <w:ins w:id="1879" w:author="周婷" w:date="2020-08-26T15:06:50Z">
              <w:r>
                <w:rPr>
                  <w:rFonts w:hint="eastAsia" w:eastAsia="宋体"/>
                  <w:color w:val="000000"/>
                  <w:vertAlign w:val="baseline"/>
                  <w:lang w:val="en-US" w:eastAsia="zh-CN"/>
                </w:rPr>
                <w:t>中</w:t>
              </w:r>
            </w:ins>
            <w:ins w:id="1880" w:author="周婷" w:date="2020-08-26T15:07:05Z">
              <w:r>
                <w:rPr>
                  <w:rFonts w:hint="eastAsia" w:eastAsia="宋体"/>
                  <w:color w:val="000000"/>
                  <w:vertAlign w:val="baseline"/>
                  <w:lang w:val="en-US" w:eastAsia="zh-CN"/>
                </w:rPr>
                <w:t>选择</w:t>
              </w:r>
            </w:ins>
            <w:ins w:id="1881" w:author="周婷" w:date="2020-08-26T15:07:09Z">
              <w:r>
                <w:rPr>
                  <w:rFonts w:hint="eastAsia" w:eastAsia="宋体"/>
                  <w:color w:val="000000"/>
                  <w:vertAlign w:val="baseline"/>
                  <w:lang w:val="en-US" w:eastAsia="zh-CN"/>
                </w:rPr>
                <w:t>期间</w:t>
              </w:r>
            </w:ins>
            <w:ins w:id="1882" w:author="周婷" w:date="2020-08-26T15:07:10Z">
              <w:r>
                <w:rPr>
                  <w:rFonts w:hint="eastAsia" w:eastAsia="宋体"/>
                  <w:color w:val="000000"/>
                  <w:vertAlign w:val="baseline"/>
                  <w:lang w:val="en-US" w:eastAsia="zh-CN"/>
                </w:rPr>
                <w:t>控件</w:t>
              </w:r>
            </w:ins>
            <w:ins w:id="1883" w:author="周婷" w:date="2020-08-26T15:07:11Z">
              <w:r>
                <w:rPr>
                  <w:rFonts w:hint="eastAsia" w:eastAsia="宋体"/>
                  <w:color w:val="000000"/>
                  <w:vertAlign w:val="baseline"/>
                  <w:lang w:val="en-US" w:eastAsia="zh-CN"/>
                </w:rPr>
                <w:t>中的</w:t>
              </w:r>
            </w:ins>
            <w:ins w:id="1884" w:author="周婷" w:date="2020-08-26T15:07:13Z">
              <w:r>
                <w:rPr>
                  <w:rFonts w:hint="eastAsia" w:eastAsia="宋体"/>
                  <w:color w:val="000000"/>
                  <w:vertAlign w:val="baseline"/>
                  <w:lang w:val="en-US" w:eastAsia="zh-CN"/>
                </w:rPr>
                <w:t>选项</w:t>
              </w:r>
            </w:ins>
            <w:ins w:id="1885" w:author="周婷" w:date="2020-08-26T15:07:14Z">
              <w:r>
                <w:rPr>
                  <w:rFonts w:hint="eastAsia" w:eastAsia="宋体"/>
                  <w:color w:val="000000"/>
                  <w:vertAlign w:val="baseline"/>
                  <w:lang w:val="en-US" w:eastAsia="zh-CN"/>
                </w:rPr>
                <w:t>值</w:t>
              </w:r>
            </w:ins>
          </w:p>
        </w:tc>
        <w:tc>
          <w:tcPr>
            <w:tcW w:w="1145" w:type="dxa"/>
          </w:tcPr>
          <w:p>
            <w:pPr>
              <w:widowControl w:val="0"/>
              <w:jc w:val="both"/>
              <w:rPr>
                <w:ins w:id="1886" w:author="周婷" w:date="2020-08-26T15:04:02Z"/>
                <w:rFonts w:hint="eastAsia"/>
                <w:color w:val="000000"/>
                <w:vertAlign w:val="baseline"/>
                <w:lang w:eastAsia="zh-CN"/>
              </w:rPr>
            </w:pPr>
            <w:ins w:id="1887" w:author="周婷" w:date="2020-08-26T15:04:02Z">
              <w:r>
                <w:rPr>
                  <w:rFonts w:hint="eastAsia" w:eastAsia="宋体"/>
                  <w:color w:val="000000"/>
                  <w:vertAlign w:val="baseline"/>
                  <w:lang w:eastAsia="zh-CN"/>
                </w:rPr>
                <w:t>字符串</w:t>
              </w:r>
            </w:ins>
          </w:p>
        </w:tc>
        <w:tc>
          <w:tcPr>
            <w:tcW w:w="4822" w:type="dxa"/>
          </w:tcPr>
          <w:p>
            <w:pPr>
              <w:widowControl w:val="0"/>
              <w:jc w:val="both"/>
              <w:rPr>
                <w:ins w:id="1888" w:author="周婷" w:date="2020-08-26T15:08:24Z"/>
                <w:rFonts w:hint="eastAsia"/>
                <w:color w:val="000000"/>
                <w:vertAlign w:val="baseline"/>
                <w:lang w:eastAsia="zh-CN"/>
              </w:rPr>
            </w:pPr>
            <w:ins w:id="1889" w:author="周婷" w:date="2020-08-26T15:07:28Z">
              <w:r>
                <w:rPr>
                  <w:rFonts w:hint="eastAsia" w:eastAsia="宋体"/>
                  <w:color w:val="000000"/>
                  <w:vertAlign w:val="baseline"/>
                  <w:lang w:eastAsia="zh-CN"/>
                </w:rPr>
                <w:t>属性的</w:t>
              </w:r>
            </w:ins>
            <w:ins w:id="1890" w:author="周婷" w:date="2020-08-26T15:07:33Z">
              <w:r>
                <w:rPr>
                  <w:rFonts w:hint="eastAsia" w:eastAsia="宋体"/>
                  <w:color w:val="000000"/>
                  <w:vertAlign w:val="baseline"/>
                  <w:lang w:eastAsia="zh-CN"/>
                </w:rPr>
                <w:t>命名</w:t>
              </w:r>
            </w:ins>
            <w:ins w:id="1891" w:author="周婷" w:date="2020-08-26T15:07:34Z">
              <w:r>
                <w:rPr>
                  <w:rFonts w:hint="eastAsia" w:eastAsia="宋体"/>
                  <w:color w:val="000000"/>
                  <w:vertAlign w:val="baseline"/>
                  <w:lang w:eastAsia="zh-CN"/>
                </w:rPr>
                <w:t>跟</w:t>
              </w:r>
            </w:ins>
            <w:ins w:id="1892" w:author="周婷" w:date="2020-08-26T15:07:37Z">
              <w:r>
                <w:rPr>
                  <w:rFonts w:hint="eastAsia" w:eastAsia="宋体"/>
                  <w:color w:val="000000"/>
                  <w:vertAlign w:val="baseline"/>
                  <w:lang w:eastAsia="zh-CN"/>
                </w:rPr>
                <w:t>属</w:t>
              </w:r>
            </w:ins>
            <w:ins w:id="1893" w:author="周婷" w:date="2020-08-26T15:07:38Z">
              <w:r>
                <w:rPr>
                  <w:rFonts w:hint="eastAsia" w:eastAsia="宋体"/>
                  <w:color w:val="000000"/>
                  <w:vertAlign w:val="baseline"/>
                  <w:lang w:eastAsia="zh-CN"/>
                </w:rPr>
                <w:t>性</w:t>
              </w:r>
            </w:ins>
            <w:ins w:id="1894" w:author="周婷" w:date="2020-08-26T15:07:41Z">
              <w:r>
                <w:rPr>
                  <w:rFonts w:hint="eastAsia" w:eastAsia="宋体"/>
                  <w:color w:val="000000"/>
                  <w:vertAlign w:val="baseline"/>
                  <w:lang w:eastAsia="zh-CN"/>
                </w:rPr>
                <w:t>分类</w:t>
              </w:r>
            </w:ins>
            <w:ins w:id="1895" w:author="周婷" w:date="2020-08-26T15:07:43Z">
              <w:r>
                <w:rPr>
                  <w:rFonts w:hint="eastAsia" w:eastAsia="宋体"/>
                  <w:color w:val="000000"/>
                  <w:vertAlign w:val="baseline"/>
                  <w:lang w:eastAsia="zh-CN"/>
                </w:rPr>
                <w:t>有关</w:t>
              </w:r>
            </w:ins>
            <w:ins w:id="1896" w:author="周婷" w:date="2020-08-26T15:08:21Z">
              <w:r>
                <w:rPr>
                  <w:rFonts w:hint="eastAsia" w:eastAsia="宋体"/>
                  <w:color w:val="000000"/>
                  <w:vertAlign w:val="baseline"/>
                  <w:lang w:eastAsia="zh-CN"/>
                </w:rPr>
                <w:t>，</w:t>
              </w:r>
            </w:ins>
          </w:p>
          <w:p>
            <w:pPr>
              <w:widowControl w:val="0"/>
              <w:jc w:val="both"/>
              <w:rPr>
                <w:ins w:id="1897" w:author="周婷" w:date="2020-08-26T15:10:12Z"/>
                <w:rFonts w:hint="eastAsia"/>
                <w:color w:val="000000"/>
                <w:vertAlign w:val="baseline"/>
                <w:lang w:val="en-US" w:eastAsia="zh-CN"/>
              </w:rPr>
            </w:pPr>
            <w:ins w:id="1898" w:author="周婷" w:date="2020-08-26T15:08:28Z">
              <w:r>
                <w:rPr>
                  <w:rFonts w:hint="eastAsia" w:eastAsia="宋体"/>
                  <w:b/>
                  <w:bCs/>
                  <w:color w:val="000000"/>
                  <w:vertAlign w:val="baseline"/>
                  <w:lang w:eastAsia="zh-CN"/>
                </w:rPr>
                <w:t>周</w:t>
              </w:r>
            </w:ins>
            <w:ins w:id="1899" w:author="周婷" w:date="2020-08-26T15:08:40Z">
              <w:r>
                <w:rPr>
                  <w:rFonts w:hint="eastAsia" w:eastAsia="宋体"/>
                  <w:color w:val="000000"/>
                  <w:vertAlign w:val="baseline"/>
                  <w:lang w:val="en-US" w:eastAsia="zh-CN"/>
                </w:rPr>
                <w:t>-</w:t>
              </w:r>
            </w:ins>
            <w:ins w:id="1900" w:author="周婷" w:date="2020-08-26T15:08:42Z">
              <w:r>
                <w:rPr>
                  <w:rFonts w:hint="eastAsia" w:eastAsia="宋体"/>
                  <w:color w:val="000000"/>
                  <w:vertAlign w:val="baseline"/>
                  <w:lang w:val="en-US" w:eastAsia="zh-CN"/>
                </w:rPr>
                <w:t>可以</w:t>
              </w:r>
            </w:ins>
            <w:ins w:id="1901" w:author="周婷" w:date="2020-08-26T15:08:48Z">
              <w:r>
                <w:rPr>
                  <w:rFonts w:hint="eastAsia" w:eastAsia="宋体"/>
                  <w:color w:val="000000"/>
                  <w:vertAlign w:val="baseline"/>
                  <w:lang w:val="en-US" w:eastAsia="zh-CN"/>
                </w:rPr>
                <w:t>填写</w:t>
              </w:r>
            </w:ins>
            <w:ins w:id="1902" w:author="周婷" w:date="2020-08-26T15:08:49Z">
              <w:r>
                <w:rPr>
                  <w:rFonts w:hint="eastAsia" w:eastAsia="宋体"/>
                  <w:color w:val="000000"/>
                  <w:vertAlign w:val="baseline"/>
                  <w:lang w:val="en-US" w:eastAsia="zh-CN"/>
                </w:rPr>
                <w:t>“</w:t>
              </w:r>
            </w:ins>
            <w:ins w:id="1903" w:author="周婷" w:date="2020-08-26T15:08:51Z">
              <w:r>
                <w:rPr>
                  <w:rFonts w:hint="eastAsia" w:eastAsia="宋体"/>
                  <w:color w:val="000000"/>
                  <w:vertAlign w:val="baseline"/>
                  <w:lang w:val="en-US" w:eastAsia="zh-CN"/>
                </w:rPr>
                <w:t>本周</w:t>
              </w:r>
            </w:ins>
            <w:ins w:id="1904" w:author="周婷" w:date="2020-08-26T15:08:57Z">
              <w:r>
                <w:rPr>
                  <w:rFonts w:hint="eastAsia" w:eastAsia="宋体"/>
                  <w:color w:val="000000"/>
                  <w:vertAlign w:val="baseline"/>
                  <w:lang w:val="en-US" w:eastAsia="zh-CN"/>
                </w:rPr>
                <w:t>、</w:t>
              </w:r>
            </w:ins>
            <w:ins w:id="1905" w:author="周婷" w:date="2020-08-26T15:09:01Z">
              <w:r>
                <w:rPr>
                  <w:rFonts w:hint="eastAsia" w:eastAsia="宋体"/>
                  <w:color w:val="000000"/>
                  <w:vertAlign w:val="baseline"/>
                  <w:lang w:val="en-US" w:eastAsia="zh-CN"/>
                </w:rPr>
                <w:t>上周</w:t>
              </w:r>
            </w:ins>
            <w:ins w:id="1906" w:author="周婷" w:date="2020-08-26T15:09:03Z">
              <w:r>
                <w:rPr>
                  <w:rFonts w:hint="eastAsia" w:eastAsia="宋体"/>
                  <w:color w:val="000000"/>
                  <w:vertAlign w:val="baseline"/>
                  <w:lang w:val="en-US" w:eastAsia="zh-CN"/>
                </w:rPr>
                <w:t>、</w:t>
              </w:r>
            </w:ins>
            <w:ins w:id="1907" w:author="周婷" w:date="2020-08-26T15:09:09Z">
              <w:r>
                <w:rPr>
                  <w:rFonts w:hint="eastAsia" w:eastAsia="宋体"/>
                  <w:color w:val="000000"/>
                  <w:vertAlign w:val="baseline"/>
                  <w:lang w:val="en-US" w:eastAsia="zh-CN"/>
                </w:rPr>
                <w:t>上</w:t>
              </w:r>
            </w:ins>
            <w:ins w:id="1908" w:author="周婷" w:date="2020-08-26T15:09:12Z">
              <w:r>
                <w:rPr>
                  <w:rFonts w:hint="eastAsia" w:eastAsia="宋体"/>
                  <w:color w:val="000000"/>
                  <w:vertAlign w:val="baseline"/>
                  <w:lang w:val="en-US" w:eastAsia="zh-CN"/>
                </w:rPr>
                <w:t>上</w:t>
              </w:r>
            </w:ins>
            <w:ins w:id="1909" w:author="周婷" w:date="2020-08-26T15:09:09Z">
              <w:r>
                <w:rPr>
                  <w:rFonts w:hint="eastAsia" w:eastAsia="宋体"/>
                  <w:color w:val="000000"/>
                  <w:vertAlign w:val="baseline"/>
                  <w:lang w:val="en-US" w:eastAsia="zh-CN"/>
                </w:rPr>
                <w:t>周</w:t>
              </w:r>
            </w:ins>
            <w:ins w:id="1910" w:author="周婷" w:date="2020-08-26T15:08:49Z">
              <w:r>
                <w:rPr>
                  <w:rFonts w:hint="eastAsia" w:eastAsia="宋体"/>
                  <w:color w:val="000000"/>
                  <w:vertAlign w:val="baseline"/>
                  <w:lang w:val="en-US" w:eastAsia="zh-CN"/>
                </w:rPr>
                <w:t>”</w:t>
              </w:r>
            </w:ins>
            <w:ins w:id="1911" w:author="周婷" w:date="2020-08-26T15:09:19Z">
              <w:r>
                <w:rPr>
                  <w:rFonts w:hint="eastAsia" w:eastAsia="宋体"/>
                  <w:color w:val="000000"/>
                  <w:vertAlign w:val="baseline"/>
                  <w:lang w:val="en-US" w:eastAsia="zh-CN"/>
                </w:rPr>
                <w:t>或</w:t>
              </w:r>
            </w:ins>
            <w:ins w:id="1912" w:author="周婷" w:date="2020-08-26T15:09:16Z">
              <w:r>
                <w:rPr>
                  <w:rFonts w:hint="eastAsia" w:eastAsia="宋体"/>
                  <w:color w:val="000000"/>
                  <w:vertAlign w:val="baseline"/>
                  <w:lang w:val="en-US" w:eastAsia="zh-CN"/>
                </w:rPr>
                <w:t>“</w:t>
              </w:r>
            </w:ins>
            <w:ins w:id="1913" w:author="周婷" w:date="2020-08-26T15:09:23Z">
              <w:r>
                <w:rPr>
                  <w:rFonts w:hint="eastAsia" w:eastAsia="宋体"/>
                  <w:color w:val="000000"/>
                  <w:vertAlign w:val="baseline"/>
                  <w:lang w:val="en-US" w:eastAsia="zh-CN"/>
                </w:rPr>
                <w:t>本周</w:t>
              </w:r>
            </w:ins>
            <w:ins w:id="1914" w:author="周婷" w:date="2020-08-26T15:09:24Z">
              <w:r>
                <w:rPr>
                  <w:rFonts w:hint="eastAsia" w:eastAsia="宋体"/>
                  <w:color w:val="000000"/>
                  <w:vertAlign w:val="baseline"/>
                  <w:lang w:val="en-US" w:eastAsia="zh-CN"/>
                </w:rPr>
                <w:t>、</w:t>
              </w:r>
            </w:ins>
            <w:ins w:id="1915" w:author="周婷" w:date="2020-08-26T15:09:28Z">
              <w:r>
                <w:rPr>
                  <w:rFonts w:hint="eastAsia" w:eastAsia="宋体"/>
                  <w:color w:val="000000"/>
                  <w:vertAlign w:val="baseline"/>
                  <w:lang w:val="en-US" w:eastAsia="zh-CN"/>
                </w:rPr>
                <w:t>前</w:t>
              </w:r>
            </w:ins>
            <w:ins w:id="1916" w:author="周婷" w:date="2020-08-26T15:09:30Z">
              <w:r>
                <w:rPr>
                  <w:rFonts w:hint="eastAsia" w:eastAsia="宋体"/>
                  <w:color w:val="000000"/>
                  <w:vertAlign w:val="baseline"/>
                  <w:lang w:val="en-US" w:eastAsia="zh-CN"/>
                </w:rPr>
                <w:t>一周</w:t>
              </w:r>
            </w:ins>
            <w:ins w:id="1917" w:author="周婷" w:date="2020-08-26T15:09:31Z">
              <w:r>
                <w:rPr>
                  <w:rFonts w:hint="eastAsia" w:eastAsia="宋体"/>
                  <w:color w:val="000000"/>
                  <w:vertAlign w:val="baseline"/>
                  <w:lang w:val="en-US" w:eastAsia="zh-CN"/>
                </w:rPr>
                <w:t>、</w:t>
              </w:r>
            </w:ins>
            <w:ins w:id="1918" w:author="周婷" w:date="2020-08-26T15:09:33Z">
              <w:r>
                <w:rPr>
                  <w:rFonts w:hint="eastAsia" w:eastAsia="宋体"/>
                  <w:color w:val="000000"/>
                  <w:vertAlign w:val="baseline"/>
                  <w:lang w:val="en-US" w:eastAsia="zh-CN"/>
                </w:rPr>
                <w:t>前</w:t>
              </w:r>
            </w:ins>
            <w:ins w:id="1919" w:author="周婷" w:date="2020-08-26T15:09:38Z">
              <w:r>
                <w:rPr>
                  <w:rFonts w:hint="eastAsia" w:eastAsia="宋体"/>
                  <w:color w:val="000000"/>
                  <w:vertAlign w:val="baseline"/>
                  <w:lang w:val="en-US" w:eastAsia="zh-CN"/>
                </w:rPr>
                <w:t>两周</w:t>
              </w:r>
            </w:ins>
            <w:ins w:id="1920" w:author="周婷" w:date="2020-08-26T15:09:16Z">
              <w:r>
                <w:rPr>
                  <w:rFonts w:hint="eastAsia" w:eastAsia="宋体"/>
                  <w:color w:val="000000"/>
                  <w:vertAlign w:val="baseline"/>
                  <w:lang w:val="en-US" w:eastAsia="zh-CN"/>
                </w:rPr>
                <w:t>”</w:t>
              </w:r>
            </w:ins>
            <w:ins w:id="1921" w:author="周婷" w:date="2020-08-26T15:09:42Z">
              <w:r>
                <w:rPr>
                  <w:rFonts w:hint="eastAsia" w:eastAsia="宋体"/>
                  <w:color w:val="000000"/>
                  <w:vertAlign w:val="baseline"/>
                  <w:lang w:val="en-US" w:eastAsia="zh-CN"/>
                </w:rPr>
                <w:t>等</w:t>
              </w:r>
            </w:ins>
            <w:ins w:id="1922" w:author="周婷" w:date="2020-08-26T15:09:48Z">
              <w:r>
                <w:rPr>
                  <w:rFonts w:hint="eastAsia" w:eastAsia="宋体"/>
                  <w:color w:val="000000"/>
                  <w:vertAlign w:val="baseline"/>
                  <w:lang w:val="en-US" w:eastAsia="zh-CN"/>
                </w:rPr>
                <w:t>方便</w:t>
              </w:r>
            </w:ins>
            <w:ins w:id="1923" w:author="周婷" w:date="2020-08-26T15:09:52Z">
              <w:r>
                <w:rPr>
                  <w:rFonts w:hint="eastAsia" w:eastAsia="宋体"/>
                  <w:color w:val="000000"/>
                  <w:vertAlign w:val="baseline"/>
                  <w:lang w:val="en-US" w:eastAsia="zh-CN"/>
                </w:rPr>
                <w:t>用户</w:t>
              </w:r>
            </w:ins>
            <w:ins w:id="1924" w:author="周婷" w:date="2020-08-26T15:09:58Z">
              <w:r>
                <w:rPr>
                  <w:rFonts w:hint="eastAsia" w:eastAsia="宋体"/>
                  <w:color w:val="000000"/>
                  <w:vertAlign w:val="baseline"/>
                  <w:lang w:val="en-US" w:eastAsia="zh-CN"/>
                </w:rPr>
                <w:t>理解</w:t>
              </w:r>
            </w:ins>
            <w:ins w:id="1925" w:author="周婷" w:date="2020-08-26T15:09:59Z">
              <w:r>
                <w:rPr>
                  <w:rFonts w:hint="eastAsia" w:eastAsia="宋体"/>
                  <w:color w:val="000000"/>
                  <w:vertAlign w:val="baseline"/>
                  <w:lang w:val="en-US" w:eastAsia="zh-CN"/>
                </w:rPr>
                <w:t>的</w:t>
              </w:r>
            </w:ins>
            <w:ins w:id="1926" w:author="周婷" w:date="2020-08-26T15:10:00Z">
              <w:r>
                <w:rPr>
                  <w:rFonts w:hint="eastAsia" w:eastAsia="宋体"/>
                  <w:color w:val="000000"/>
                  <w:vertAlign w:val="baseline"/>
                  <w:lang w:val="en-US" w:eastAsia="zh-CN"/>
                </w:rPr>
                <w:t>文字</w:t>
              </w:r>
            </w:ins>
            <w:ins w:id="1927" w:author="周婷" w:date="2020-08-26T15:10:04Z">
              <w:r>
                <w:rPr>
                  <w:rFonts w:hint="eastAsia" w:eastAsia="宋体"/>
                  <w:color w:val="000000"/>
                  <w:vertAlign w:val="baseline"/>
                  <w:lang w:val="en-US" w:eastAsia="zh-CN"/>
                </w:rPr>
                <w:t>作为</w:t>
              </w:r>
            </w:ins>
            <w:ins w:id="1928" w:author="周婷" w:date="2020-08-26T15:10:06Z">
              <w:r>
                <w:rPr>
                  <w:rFonts w:hint="eastAsia" w:eastAsia="宋体"/>
                  <w:color w:val="000000"/>
                  <w:vertAlign w:val="baseline"/>
                  <w:lang w:val="en-US" w:eastAsia="zh-CN"/>
                </w:rPr>
                <w:t>选项</w:t>
              </w:r>
            </w:ins>
            <w:ins w:id="1929" w:author="周婷" w:date="2020-08-26T15:10:07Z">
              <w:r>
                <w:rPr>
                  <w:rFonts w:hint="eastAsia" w:eastAsia="宋体"/>
                  <w:color w:val="000000"/>
                  <w:vertAlign w:val="baseline"/>
                  <w:lang w:val="en-US" w:eastAsia="zh-CN"/>
                </w:rPr>
                <w:t>值</w:t>
              </w:r>
            </w:ins>
            <w:ins w:id="1930" w:author="周婷" w:date="2020-08-26T15:10:12Z">
              <w:r>
                <w:rPr>
                  <w:rFonts w:hint="eastAsia" w:eastAsia="宋体"/>
                  <w:color w:val="000000"/>
                  <w:vertAlign w:val="baseline"/>
                  <w:lang w:val="en-US" w:eastAsia="zh-CN"/>
                </w:rPr>
                <w:t>；</w:t>
              </w:r>
            </w:ins>
          </w:p>
          <w:p>
            <w:pPr>
              <w:widowControl w:val="0"/>
              <w:jc w:val="both"/>
              <w:rPr>
                <w:ins w:id="1931" w:author="周婷" w:date="2020-08-26T15:10:59Z"/>
                <w:rFonts w:hint="eastAsia"/>
                <w:color w:val="000000"/>
                <w:vertAlign w:val="baseline"/>
                <w:lang w:val="en-US" w:eastAsia="zh-CN"/>
              </w:rPr>
            </w:pPr>
            <w:ins w:id="1932" w:author="周婷" w:date="2020-08-26T15:10:15Z">
              <w:r>
                <w:rPr>
                  <w:rFonts w:hint="eastAsia" w:eastAsia="宋体"/>
                  <w:b/>
                  <w:bCs/>
                  <w:color w:val="000000"/>
                  <w:vertAlign w:val="baseline"/>
                  <w:lang w:eastAsia="zh-CN"/>
                </w:rPr>
                <w:t>月</w:t>
              </w:r>
            </w:ins>
            <w:ins w:id="1933" w:author="周婷" w:date="2020-08-26T15:10:13Z">
              <w:r>
                <w:rPr>
                  <w:rFonts w:hint="eastAsia" w:eastAsia="宋体"/>
                  <w:color w:val="000000"/>
                  <w:vertAlign w:val="baseline"/>
                  <w:lang w:val="en-US" w:eastAsia="zh-CN"/>
                </w:rPr>
                <w:t>-可以填写“本</w:t>
              </w:r>
            </w:ins>
            <w:ins w:id="1934" w:author="周婷" w:date="2020-08-26T15:10:19Z">
              <w:r>
                <w:rPr>
                  <w:rFonts w:hint="eastAsia" w:eastAsia="宋体"/>
                  <w:color w:val="000000"/>
                  <w:vertAlign w:val="baseline"/>
                  <w:lang w:val="en-US" w:eastAsia="zh-CN"/>
                </w:rPr>
                <w:t>月</w:t>
              </w:r>
            </w:ins>
            <w:ins w:id="1935" w:author="周婷" w:date="2020-08-26T15:10:13Z">
              <w:r>
                <w:rPr>
                  <w:rFonts w:hint="eastAsia" w:eastAsia="宋体"/>
                  <w:color w:val="000000"/>
                  <w:vertAlign w:val="baseline"/>
                  <w:lang w:val="en-US" w:eastAsia="zh-CN"/>
                </w:rPr>
                <w:t>、上</w:t>
              </w:r>
            </w:ins>
            <w:ins w:id="1936" w:author="周婷" w:date="2020-08-26T15:10:21Z">
              <w:r>
                <w:rPr>
                  <w:rFonts w:hint="eastAsia" w:eastAsia="宋体"/>
                  <w:color w:val="000000"/>
                  <w:vertAlign w:val="baseline"/>
                  <w:lang w:val="en-US" w:eastAsia="zh-CN"/>
                </w:rPr>
                <w:t>月</w:t>
              </w:r>
            </w:ins>
            <w:ins w:id="1937" w:author="周婷" w:date="2020-08-26T15:10:13Z">
              <w:r>
                <w:rPr>
                  <w:rFonts w:hint="eastAsia" w:eastAsia="宋体"/>
                  <w:color w:val="000000"/>
                  <w:vertAlign w:val="baseline"/>
                  <w:lang w:val="en-US" w:eastAsia="zh-CN"/>
                </w:rPr>
                <w:t>、上上</w:t>
              </w:r>
            </w:ins>
            <w:ins w:id="1938" w:author="周婷" w:date="2020-08-26T15:10:24Z">
              <w:r>
                <w:rPr>
                  <w:rFonts w:hint="eastAsia" w:eastAsia="宋体"/>
                  <w:color w:val="000000"/>
                  <w:vertAlign w:val="baseline"/>
                  <w:lang w:val="en-US" w:eastAsia="zh-CN"/>
                </w:rPr>
                <w:t>月</w:t>
              </w:r>
            </w:ins>
            <w:ins w:id="1939" w:author="周婷" w:date="2020-08-26T15:10:13Z">
              <w:r>
                <w:rPr>
                  <w:rFonts w:hint="eastAsia" w:eastAsia="宋体"/>
                  <w:color w:val="000000"/>
                  <w:vertAlign w:val="baseline"/>
                  <w:lang w:val="en-US" w:eastAsia="zh-CN"/>
                </w:rPr>
                <w:t>”或“本</w:t>
              </w:r>
            </w:ins>
            <w:ins w:id="1940" w:author="周婷" w:date="2020-08-26T15:10:27Z">
              <w:r>
                <w:rPr>
                  <w:rFonts w:hint="eastAsia" w:eastAsia="宋体"/>
                  <w:color w:val="000000"/>
                  <w:vertAlign w:val="baseline"/>
                  <w:lang w:val="en-US" w:eastAsia="zh-CN"/>
                </w:rPr>
                <w:t>月</w:t>
              </w:r>
            </w:ins>
            <w:ins w:id="1941" w:author="周婷" w:date="2020-08-26T15:10:13Z">
              <w:r>
                <w:rPr>
                  <w:rFonts w:hint="eastAsia" w:eastAsia="宋体"/>
                  <w:color w:val="000000"/>
                  <w:vertAlign w:val="baseline"/>
                  <w:lang w:val="en-US" w:eastAsia="zh-CN"/>
                </w:rPr>
                <w:t>、前一</w:t>
              </w:r>
            </w:ins>
            <w:ins w:id="1942" w:author="周婷" w:date="2020-08-26T15:10:33Z">
              <w:r>
                <w:rPr>
                  <w:rFonts w:hint="eastAsia" w:eastAsia="宋体"/>
                  <w:color w:val="000000"/>
                  <w:vertAlign w:val="baseline"/>
                  <w:lang w:val="en-US" w:eastAsia="zh-CN"/>
                </w:rPr>
                <w:t>个月</w:t>
              </w:r>
            </w:ins>
            <w:ins w:id="1943" w:author="周婷" w:date="2020-08-26T15:10:13Z">
              <w:r>
                <w:rPr>
                  <w:rFonts w:hint="eastAsia" w:eastAsia="宋体"/>
                  <w:color w:val="000000"/>
                  <w:vertAlign w:val="baseline"/>
                  <w:lang w:val="en-US" w:eastAsia="zh-CN"/>
                </w:rPr>
                <w:t>、前两</w:t>
              </w:r>
            </w:ins>
            <w:ins w:id="1944" w:author="周婷" w:date="2020-08-26T15:10:36Z">
              <w:r>
                <w:rPr>
                  <w:rFonts w:hint="eastAsia" w:eastAsia="宋体"/>
                  <w:color w:val="000000"/>
                  <w:vertAlign w:val="baseline"/>
                  <w:lang w:val="en-US" w:eastAsia="zh-CN"/>
                </w:rPr>
                <w:t>个月</w:t>
              </w:r>
            </w:ins>
            <w:ins w:id="1945" w:author="周婷" w:date="2020-08-26T15:10:13Z">
              <w:r>
                <w:rPr>
                  <w:rFonts w:hint="eastAsia" w:eastAsia="宋体"/>
                  <w:color w:val="000000"/>
                  <w:vertAlign w:val="baseline"/>
                  <w:lang w:val="en-US" w:eastAsia="zh-CN"/>
                </w:rPr>
                <w:t>”等方便用户理解的文字作为选项值</w:t>
              </w:r>
            </w:ins>
            <w:ins w:id="1946" w:author="周婷" w:date="2020-08-26T15:10:58Z">
              <w:r>
                <w:rPr>
                  <w:rFonts w:hint="eastAsia" w:eastAsia="宋体"/>
                  <w:color w:val="000000"/>
                  <w:vertAlign w:val="baseline"/>
                  <w:lang w:val="en-US" w:eastAsia="zh-CN"/>
                </w:rPr>
                <w:t>；</w:t>
              </w:r>
            </w:ins>
          </w:p>
          <w:p>
            <w:pPr>
              <w:widowControl w:val="0"/>
              <w:jc w:val="both"/>
              <w:rPr>
                <w:ins w:id="1947" w:author="周婷" w:date="2020-08-26T15:11:01Z"/>
                <w:rFonts w:hint="eastAsia"/>
                <w:color w:val="000000"/>
                <w:vertAlign w:val="baseline"/>
                <w:lang w:val="en-US" w:eastAsia="zh-CN"/>
              </w:rPr>
            </w:pPr>
            <w:ins w:id="1948" w:author="周婷" w:date="2020-08-26T15:11:06Z">
              <w:r>
                <w:rPr>
                  <w:rFonts w:hint="eastAsia" w:eastAsia="宋体"/>
                  <w:b/>
                  <w:bCs/>
                  <w:color w:val="000000"/>
                  <w:vertAlign w:val="baseline"/>
                  <w:lang w:val="en-US" w:eastAsia="zh-CN"/>
                </w:rPr>
                <w:t>季</w:t>
              </w:r>
            </w:ins>
            <w:ins w:id="1949" w:author="周婷" w:date="2020-08-26T15:10:59Z">
              <w:r>
                <w:rPr>
                  <w:rFonts w:hint="eastAsia" w:eastAsia="宋体"/>
                  <w:color w:val="000000"/>
                  <w:vertAlign w:val="baseline"/>
                  <w:lang w:val="en-US" w:eastAsia="zh-CN"/>
                </w:rPr>
                <w:t>-可以填写“本</w:t>
              </w:r>
            </w:ins>
            <w:ins w:id="1950" w:author="周婷" w:date="2020-08-26T15:11:13Z">
              <w:r>
                <w:rPr>
                  <w:rFonts w:hint="eastAsia" w:eastAsia="宋体"/>
                  <w:color w:val="000000"/>
                  <w:vertAlign w:val="baseline"/>
                  <w:lang w:val="en-US" w:eastAsia="zh-CN"/>
                </w:rPr>
                <w:t>季</w:t>
              </w:r>
            </w:ins>
            <w:ins w:id="1951" w:author="周婷" w:date="2020-08-26T15:11:42Z">
              <w:r>
                <w:rPr>
                  <w:rFonts w:hint="eastAsia" w:eastAsia="宋体"/>
                  <w:color w:val="000000"/>
                  <w:vertAlign w:val="baseline"/>
                  <w:lang w:val="en-US" w:eastAsia="zh-CN"/>
                </w:rPr>
                <w:t>度</w:t>
              </w:r>
            </w:ins>
            <w:ins w:id="1952" w:author="周婷" w:date="2020-08-26T15:10:59Z">
              <w:r>
                <w:rPr>
                  <w:rFonts w:hint="eastAsia" w:eastAsia="宋体"/>
                  <w:color w:val="000000"/>
                  <w:vertAlign w:val="baseline"/>
                  <w:lang w:val="en-US" w:eastAsia="zh-CN"/>
                </w:rPr>
                <w:t>、上</w:t>
              </w:r>
            </w:ins>
            <w:ins w:id="1953" w:author="周婷" w:date="2020-08-26T15:11:17Z">
              <w:r>
                <w:rPr>
                  <w:rFonts w:hint="eastAsia" w:eastAsia="宋体"/>
                  <w:color w:val="000000"/>
                  <w:vertAlign w:val="baseline"/>
                  <w:lang w:val="en-US" w:eastAsia="zh-CN"/>
                </w:rPr>
                <w:t>季</w:t>
              </w:r>
            </w:ins>
            <w:ins w:id="1954" w:author="周婷" w:date="2020-08-26T15:11:41Z">
              <w:r>
                <w:rPr>
                  <w:rFonts w:hint="eastAsia" w:eastAsia="宋体"/>
                  <w:color w:val="000000"/>
                  <w:vertAlign w:val="baseline"/>
                  <w:lang w:val="en-US" w:eastAsia="zh-CN"/>
                </w:rPr>
                <w:t>度</w:t>
              </w:r>
            </w:ins>
            <w:ins w:id="1955" w:author="周婷" w:date="2020-08-26T15:10:59Z">
              <w:r>
                <w:rPr>
                  <w:rFonts w:hint="eastAsia" w:eastAsia="宋体"/>
                  <w:color w:val="000000"/>
                  <w:vertAlign w:val="baseline"/>
                  <w:lang w:val="en-US" w:eastAsia="zh-CN"/>
                </w:rPr>
                <w:t>、上上</w:t>
              </w:r>
            </w:ins>
            <w:ins w:id="1956" w:author="周婷" w:date="2020-08-26T15:11:18Z">
              <w:r>
                <w:rPr>
                  <w:rFonts w:hint="eastAsia" w:eastAsia="宋体"/>
                  <w:color w:val="000000"/>
                  <w:vertAlign w:val="baseline"/>
                  <w:lang w:val="en-US" w:eastAsia="zh-CN"/>
                </w:rPr>
                <w:t>季</w:t>
              </w:r>
            </w:ins>
            <w:ins w:id="1957" w:author="周婷" w:date="2020-08-26T15:11:43Z">
              <w:r>
                <w:rPr>
                  <w:rFonts w:hint="eastAsia" w:eastAsia="宋体"/>
                  <w:color w:val="000000"/>
                  <w:vertAlign w:val="baseline"/>
                  <w:lang w:val="en-US" w:eastAsia="zh-CN"/>
                </w:rPr>
                <w:t>度</w:t>
              </w:r>
            </w:ins>
            <w:ins w:id="1958" w:author="周婷" w:date="2020-08-26T15:10:59Z">
              <w:r>
                <w:rPr>
                  <w:rFonts w:hint="eastAsia" w:eastAsia="宋体"/>
                  <w:color w:val="000000"/>
                  <w:vertAlign w:val="baseline"/>
                  <w:lang w:val="en-US" w:eastAsia="zh-CN"/>
                </w:rPr>
                <w:t>”或“本</w:t>
              </w:r>
            </w:ins>
            <w:ins w:id="1959" w:author="周婷" w:date="2020-08-26T15:11:19Z">
              <w:r>
                <w:rPr>
                  <w:rFonts w:hint="eastAsia" w:eastAsia="宋体"/>
                  <w:color w:val="000000"/>
                  <w:vertAlign w:val="baseline"/>
                  <w:lang w:val="en-US" w:eastAsia="zh-CN"/>
                </w:rPr>
                <w:t>季</w:t>
              </w:r>
            </w:ins>
            <w:ins w:id="1960" w:author="周婷" w:date="2020-08-26T15:11:28Z">
              <w:r>
                <w:rPr>
                  <w:rFonts w:hint="eastAsia" w:eastAsia="宋体"/>
                  <w:color w:val="000000"/>
                  <w:vertAlign w:val="baseline"/>
                  <w:lang w:val="en-US" w:eastAsia="zh-CN"/>
                </w:rPr>
                <w:t>度</w:t>
              </w:r>
            </w:ins>
            <w:ins w:id="1961" w:author="周婷" w:date="2020-08-26T15:10:59Z">
              <w:r>
                <w:rPr>
                  <w:rFonts w:hint="eastAsia" w:eastAsia="宋体"/>
                  <w:color w:val="000000"/>
                  <w:vertAlign w:val="baseline"/>
                  <w:lang w:val="en-US" w:eastAsia="zh-CN"/>
                </w:rPr>
                <w:t>、前一个</w:t>
              </w:r>
            </w:ins>
            <w:ins w:id="1962" w:author="周婷" w:date="2020-08-26T15:11:20Z">
              <w:r>
                <w:rPr>
                  <w:rFonts w:hint="eastAsia" w:eastAsia="宋体"/>
                  <w:color w:val="000000"/>
                  <w:vertAlign w:val="baseline"/>
                  <w:lang w:val="en-US" w:eastAsia="zh-CN"/>
                </w:rPr>
                <w:t>季</w:t>
              </w:r>
            </w:ins>
            <w:ins w:id="1963" w:author="周婷" w:date="2020-08-26T15:11:32Z">
              <w:r>
                <w:rPr>
                  <w:rFonts w:hint="eastAsia" w:eastAsia="宋体"/>
                  <w:color w:val="000000"/>
                  <w:vertAlign w:val="baseline"/>
                  <w:lang w:val="en-US" w:eastAsia="zh-CN"/>
                </w:rPr>
                <w:t>度</w:t>
              </w:r>
            </w:ins>
            <w:ins w:id="1964" w:author="周婷" w:date="2020-08-26T15:10:59Z">
              <w:r>
                <w:rPr>
                  <w:rFonts w:hint="eastAsia" w:eastAsia="宋体"/>
                  <w:color w:val="000000"/>
                  <w:vertAlign w:val="baseline"/>
                  <w:lang w:val="en-US" w:eastAsia="zh-CN"/>
                </w:rPr>
                <w:t>、前两个</w:t>
              </w:r>
            </w:ins>
            <w:ins w:id="1965" w:author="周婷" w:date="2020-08-26T15:11:22Z">
              <w:r>
                <w:rPr>
                  <w:rFonts w:hint="eastAsia" w:eastAsia="宋体"/>
                  <w:color w:val="000000"/>
                  <w:vertAlign w:val="baseline"/>
                  <w:lang w:val="en-US" w:eastAsia="zh-CN"/>
                </w:rPr>
                <w:t>季</w:t>
              </w:r>
            </w:ins>
            <w:ins w:id="1966" w:author="周婷" w:date="2020-08-26T15:11:35Z">
              <w:r>
                <w:rPr>
                  <w:rFonts w:hint="eastAsia" w:eastAsia="宋体"/>
                  <w:color w:val="000000"/>
                  <w:vertAlign w:val="baseline"/>
                  <w:lang w:val="en-US" w:eastAsia="zh-CN"/>
                </w:rPr>
                <w:t>度</w:t>
              </w:r>
            </w:ins>
            <w:ins w:id="1967" w:author="周婷" w:date="2020-08-26T15:10:59Z">
              <w:r>
                <w:rPr>
                  <w:rFonts w:hint="eastAsia" w:eastAsia="宋体"/>
                  <w:color w:val="000000"/>
                  <w:vertAlign w:val="baseline"/>
                  <w:lang w:val="en-US" w:eastAsia="zh-CN"/>
                </w:rPr>
                <w:t>”等方便用户理解的文字作为选项值</w:t>
              </w:r>
            </w:ins>
            <w:ins w:id="1968" w:author="周婷" w:date="2020-08-26T15:11:00Z">
              <w:r>
                <w:rPr>
                  <w:rFonts w:hint="eastAsia" w:eastAsia="宋体"/>
                  <w:color w:val="000000"/>
                  <w:vertAlign w:val="baseline"/>
                  <w:lang w:val="en-US" w:eastAsia="zh-CN"/>
                </w:rPr>
                <w:t>；</w:t>
              </w:r>
            </w:ins>
          </w:p>
          <w:p>
            <w:pPr>
              <w:widowControl w:val="0"/>
              <w:jc w:val="both"/>
              <w:rPr>
                <w:ins w:id="1969" w:author="周婷" w:date="2020-08-26T15:11:02Z"/>
                <w:rFonts w:hint="eastAsia"/>
                <w:color w:val="000000"/>
                <w:vertAlign w:val="baseline"/>
                <w:lang w:val="en-US" w:eastAsia="zh-CN"/>
              </w:rPr>
            </w:pPr>
            <w:ins w:id="1970" w:author="周婷" w:date="2020-08-26T15:11:47Z">
              <w:r>
                <w:rPr>
                  <w:rFonts w:hint="eastAsia" w:eastAsia="宋体"/>
                  <w:b/>
                  <w:bCs/>
                  <w:color w:val="000000"/>
                  <w:vertAlign w:val="baseline"/>
                  <w:lang w:eastAsia="zh-CN"/>
                </w:rPr>
                <w:t>半年</w:t>
              </w:r>
            </w:ins>
            <w:ins w:id="1971" w:author="周婷" w:date="2020-08-26T15:11:01Z">
              <w:r>
                <w:rPr>
                  <w:rFonts w:hint="eastAsia" w:eastAsia="宋体"/>
                  <w:color w:val="000000"/>
                  <w:vertAlign w:val="baseline"/>
                  <w:lang w:val="en-US" w:eastAsia="zh-CN"/>
                </w:rPr>
                <w:t>-可以填写“本</w:t>
              </w:r>
            </w:ins>
            <w:ins w:id="1972" w:author="周婷" w:date="2020-08-26T15:11:57Z">
              <w:r>
                <w:rPr>
                  <w:rFonts w:hint="eastAsia" w:eastAsia="宋体"/>
                  <w:color w:val="000000"/>
                  <w:vertAlign w:val="baseline"/>
                  <w:lang w:val="en-US" w:eastAsia="zh-CN"/>
                </w:rPr>
                <w:t>半年</w:t>
              </w:r>
            </w:ins>
            <w:ins w:id="1973" w:author="周婷" w:date="2020-08-26T15:11:01Z">
              <w:r>
                <w:rPr>
                  <w:rFonts w:hint="eastAsia" w:eastAsia="宋体"/>
                  <w:color w:val="000000"/>
                  <w:vertAlign w:val="baseline"/>
                  <w:lang w:val="en-US" w:eastAsia="zh-CN"/>
                </w:rPr>
                <w:t>、上</w:t>
              </w:r>
            </w:ins>
            <w:ins w:id="1974" w:author="周婷" w:date="2020-08-26T15:12:01Z">
              <w:r>
                <w:rPr>
                  <w:rFonts w:hint="eastAsia" w:eastAsia="宋体"/>
                  <w:color w:val="000000"/>
                  <w:vertAlign w:val="baseline"/>
                  <w:lang w:val="en-US" w:eastAsia="zh-CN"/>
                </w:rPr>
                <w:t>半年</w:t>
              </w:r>
            </w:ins>
            <w:ins w:id="1975" w:author="周婷" w:date="2020-08-26T15:11:01Z">
              <w:r>
                <w:rPr>
                  <w:rFonts w:hint="eastAsia" w:eastAsia="宋体"/>
                  <w:color w:val="000000"/>
                  <w:vertAlign w:val="baseline"/>
                  <w:lang w:val="en-US" w:eastAsia="zh-CN"/>
                </w:rPr>
                <w:t>、上上</w:t>
              </w:r>
            </w:ins>
            <w:ins w:id="1976" w:author="周婷" w:date="2020-08-26T15:12:03Z">
              <w:r>
                <w:rPr>
                  <w:rFonts w:hint="eastAsia" w:eastAsia="宋体"/>
                  <w:color w:val="000000"/>
                  <w:vertAlign w:val="baseline"/>
                  <w:lang w:val="en-US" w:eastAsia="zh-CN"/>
                </w:rPr>
                <w:t>半年</w:t>
              </w:r>
            </w:ins>
            <w:ins w:id="1977" w:author="周婷" w:date="2020-08-26T15:11:01Z">
              <w:r>
                <w:rPr>
                  <w:rFonts w:hint="eastAsia" w:eastAsia="宋体"/>
                  <w:color w:val="000000"/>
                  <w:vertAlign w:val="baseline"/>
                  <w:lang w:val="en-US" w:eastAsia="zh-CN"/>
                </w:rPr>
                <w:t>”或“本</w:t>
              </w:r>
            </w:ins>
            <w:ins w:id="1978" w:author="周婷" w:date="2020-08-26T15:12:09Z">
              <w:r>
                <w:rPr>
                  <w:rFonts w:hint="eastAsia" w:eastAsia="宋体"/>
                  <w:color w:val="000000"/>
                  <w:vertAlign w:val="baseline"/>
                  <w:lang w:val="en-US" w:eastAsia="zh-CN"/>
                </w:rPr>
                <w:t>半年</w:t>
              </w:r>
            </w:ins>
            <w:ins w:id="1979" w:author="周婷" w:date="2020-08-26T15:11:01Z">
              <w:r>
                <w:rPr>
                  <w:rFonts w:hint="eastAsia" w:eastAsia="宋体"/>
                  <w:color w:val="000000"/>
                  <w:vertAlign w:val="baseline"/>
                  <w:lang w:val="en-US" w:eastAsia="zh-CN"/>
                </w:rPr>
                <w:t>、</w:t>
              </w:r>
            </w:ins>
            <w:ins w:id="1980" w:author="周婷" w:date="2020-08-26T15:12:13Z">
              <w:r>
                <w:rPr>
                  <w:rFonts w:hint="eastAsia" w:eastAsia="宋体"/>
                  <w:color w:val="000000"/>
                  <w:vertAlign w:val="baseline"/>
                  <w:lang w:val="en-US" w:eastAsia="zh-CN"/>
                </w:rPr>
                <w:t>上</w:t>
              </w:r>
            </w:ins>
            <w:ins w:id="1981" w:author="周婷" w:date="2020-08-26T15:11:01Z">
              <w:r>
                <w:rPr>
                  <w:rFonts w:hint="eastAsia" w:eastAsia="宋体"/>
                  <w:color w:val="000000"/>
                  <w:vertAlign w:val="baseline"/>
                  <w:lang w:val="en-US" w:eastAsia="zh-CN"/>
                </w:rPr>
                <w:t>一个</w:t>
              </w:r>
            </w:ins>
            <w:ins w:id="1982" w:author="周婷" w:date="2020-08-26T15:12:17Z">
              <w:r>
                <w:rPr>
                  <w:rFonts w:hint="eastAsia" w:eastAsia="宋体"/>
                  <w:color w:val="000000"/>
                  <w:vertAlign w:val="baseline"/>
                  <w:lang w:val="en-US" w:eastAsia="zh-CN"/>
                </w:rPr>
                <w:t>半年</w:t>
              </w:r>
            </w:ins>
            <w:ins w:id="1983" w:author="周婷" w:date="2020-08-26T15:11:01Z">
              <w:r>
                <w:rPr>
                  <w:rFonts w:hint="eastAsia" w:eastAsia="宋体"/>
                  <w:color w:val="000000"/>
                  <w:vertAlign w:val="baseline"/>
                  <w:lang w:val="en-US" w:eastAsia="zh-CN"/>
                </w:rPr>
                <w:t>、</w:t>
              </w:r>
            </w:ins>
            <w:ins w:id="1984" w:author="周婷" w:date="2020-08-26T15:12:33Z">
              <w:r>
                <w:rPr>
                  <w:rFonts w:hint="eastAsia" w:eastAsia="宋体"/>
                  <w:color w:val="000000"/>
                  <w:vertAlign w:val="baseline"/>
                  <w:lang w:val="en-US" w:eastAsia="zh-CN"/>
                </w:rPr>
                <w:t>上</w:t>
              </w:r>
            </w:ins>
            <w:ins w:id="1985" w:author="周婷" w:date="2020-08-26T15:12:38Z">
              <w:r>
                <w:rPr>
                  <w:rFonts w:hint="eastAsia" w:eastAsia="宋体"/>
                  <w:color w:val="000000"/>
                  <w:vertAlign w:val="baseline"/>
                  <w:lang w:val="en-US" w:eastAsia="zh-CN"/>
                </w:rPr>
                <w:t>两</w:t>
              </w:r>
            </w:ins>
            <w:ins w:id="1986" w:author="周婷" w:date="2020-08-26T15:12:33Z">
              <w:r>
                <w:rPr>
                  <w:rFonts w:hint="eastAsia" w:eastAsia="宋体"/>
                  <w:color w:val="000000"/>
                  <w:vertAlign w:val="baseline"/>
                  <w:lang w:val="en-US" w:eastAsia="zh-CN"/>
                </w:rPr>
                <w:t>个半年</w:t>
              </w:r>
            </w:ins>
            <w:ins w:id="1987" w:author="周婷" w:date="2020-08-26T15:11:01Z">
              <w:r>
                <w:rPr>
                  <w:rFonts w:hint="eastAsia" w:eastAsia="宋体"/>
                  <w:color w:val="000000"/>
                  <w:vertAlign w:val="baseline"/>
                  <w:lang w:val="en-US" w:eastAsia="zh-CN"/>
                </w:rPr>
                <w:t>”等方便用户理解的文字作为选项值</w:t>
              </w:r>
            </w:ins>
            <w:ins w:id="1988" w:author="周婷" w:date="2020-08-26T15:11:02Z">
              <w:r>
                <w:rPr>
                  <w:rFonts w:hint="eastAsia" w:eastAsia="宋体"/>
                  <w:color w:val="000000"/>
                  <w:vertAlign w:val="baseline"/>
                  <w:lang w:val="en-US" w:eastAsia="zh-CN"/>
                </w:rPr>
                <w:t>；</w:t>
              </w:r>
            </w:ins>
          </w:p>
          <w:p>
            <w:pPr>
              <w:widowControl w:val="0"/>
              <w:jc w:val="both"/>
              <w:rPr>
                <w:ins w:id="1989" w:author="周婷" w:date="2020-08-26T15:04:02Z"/>
                <w:rFonts w:hint="default"/>
                <w:color w:val="000000"/>
                <w:vertAlign w:val="baseline"/>
                <w:lang w:val="en-US" w:eastAsia="zh-CN"/>
              </w:rPr>
            </w:pPr>
            <w:ins w:id="1990" w:author="周婷" w:date="2020-08-26T15:12:42Z">
              <w:r>
                <w:rPr>
                  <w:rFonts w:hint="eastAsia" w:eastAsia="宋体"/>
                  <w:b/>
                  <w:bCs/>
                  <w:color w:val="000000"/>
                  <w:vertAlign w:val="baseline"/>
                  <w:lang w:eastAsia="zh-CN"/>
                </w:rPr>
                <w:t>年</w:t>
              </w:r>
            </w:ins>
            <w:ins w:id="1991" w:author="周婷" w:date="2020-08-26T15:11:03Z">
              <w:r>
                <w:rPr>
                  <w:rFonts w:hint="eastAsia" w:eastAsia="宋体"/>
                  <w:color w:val="000000"/>
                  <w:vertAlign w:val="baseline"/>
                  <w:lang w:val="en-US" w:eastAsia="zh-CN"/>
                </w:rPr>
                <w:t>-可以填写“本</w:t>
              </w:r>
            </w:ins>
            <w:ins w:id="1992" w:author="周婷" w:date="2020-08-26T15:12:44Z">
              <w:r>
                <w:rPr>
                  <w:rFonts w:hint="eastAsia" w:eastAsia="宋体"/>
                  <w:color w:val="000000"/>
                  <w:vertAlign w:val="baseline"/>
                  <w:lang w:val="en-US" w:eastAsia="zh-CN"/>
                </w:rPr>
                <w:t>年</w:t>
              </w:r>
            </w:ins>
            <w:ins w:id="1993" w:author="周婷" w:date="2020-08-26T15:11:03Z">
              <w:r>
                <w:rPr>
                  <w:rFonts w:hint="eastAsia" w:eastAsia="宋体"/>
                  <w:color w:val="000000"/>
                  <w:vertAlign w:val="baseline"/>
                  <w:lang w:val="en-US" w:eastAsia="zh-CN"/>
                </w:rPr>
                <w:t>、上</w:t>
              </w:r>
            </w:ins>
            <w:ins w:id="1994" w:author="周婷" w:date="2020-08-26T15:12:47Z">
              <w:r>
                <w:rPr>
                  <w:rFonts w:hint="eastAsia" w:eastAsia="宋体"/>
                  <w:color w:val="000000"/>
                  <w:vertAlign w:val="baseline"/>
                  <w:lang w:val="en-US" w:eastAsia="zh-CN"/>
                </w:rPr>
                <w:t>年</w:t>
              </w:r>
            </w:ins>
            <w:ins w:id="1995" w:author="周婷" w:date="2020-08-26T15:11:03Z">
              <w:r>
                <w:rPr>
                  <w:rFonts w:hint="eastAsia" w:eastAsia="宋体"/>
                  <w:color w:val="000000"/>
                  <w:vertAlign w:val="baseline"/>
                  <w:lang w:val="en-US" w:eastAsia="zh-CN"/>
                </w:rPr>
                <w:t>、上上</w:t>
              </w:r>
            </w:ins>
            <w:ins w:id="1996" w:author="周婷" w:date="2020-08-26T15:12:49Z">
              <w:r>
                <w:rPr>
                  <w:rFonts w:hint="eastAsia" w:eastAsia="宋体"/>
                  <w:color w:val="000000"/>
                  <w:vertAlign w:val="baseline"/>
                  <w:lang w:val="en-US" w:eastAsia="zh-CN"/>
                </w:rPr>
                <w:t>年</w:t>
              </w:r>
            </w:ins>
            <w:ins w:id="1997" w:author="周婷" w:date="2020-08-26T15:11:03Z">
              <w:r>
                <w:rPr>
                  <w:rFonts w:hint="eastAsia" w:eastAsia="宋体"/>
                  <w:color w:val="000000"/>
                  <w:vertAlign w:val="baseline"/>
                  <w:lang w:val="en-US" w:eastAsia="zh-CN"/>
                </w:rPr>
                <w:t>”或“本月、前一</w:t>
              </w:r>
            </w:ins>
            <w:ins w:id="1998" w:author="周婷" w:date="2020-08-26T15:12:53Z">
              <w:r>
                <w:rPr>
                  <w:rFonts w:hint="eastAsia" w:eastAsia="宋体"/>
                  <w:color w:val="000000"/>
                  <w:vertAlign w:val="baseline"/>
                  <w:lang w:val="en-US" w:eastAsia="zh-CN"/>
                </w:rPr>
                <w:t>年</w:t>
              </w:r>
            </w:ins>
            <w:ins w:id="1999" w:author="周婷" w:date="2020-08-26T15:11:03Z">
              <w:r>
                <w:rPr>
                  <w:rFonts w:hint="eastAsia" w:eastAsia="宋体"/>
                  <w:color w:val="000000"/>
                  <w:vertAlign w:val="baseline"/>
                  <w:lang w:val="en-US" w:eastAsia="zh-CN"/>
                </w:rPr>
                <w:t>、前两</w:t>
              </w:r>
            </w:ins>
            <w:ins w:id="2000" w:author="周婷" w:date="2020-08-26T15:12:54Z">
              <w:r>
                <w:rPr>
                  <w:rFonts w:hint="eastAsia" w:eastAsia="宋体"/>
                  <w:color w:val="000000"/>
                  <w:vertAlign w:val="baseline"/>
                  <w:lang w:val="en-US" w:eastAsia="zh-CN"/>
                </w:rPr>
                <w:t>年</w:t>
              </w:r>
            </w:ins>
            <w:ins w:id="2001" w:author="周婷" w:date="2020-08-26T15:11:03Z">
              <w:r>
                <w:rPr>
                  <w:rFonts w:hint="eastAsia" w:eastAsia="宋体"/>
                  <w:color w:val="000000"/>
                  <w:vertAlign w:val="baseline"/>
                  <w:lang w:val="en-US" w:eastAsia="zh-CN"/>
                </w:rPr>
                <w:t>”等方便用户理解的文字作为选项值</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2002" w:author="周婷" w:date="2020-08-26T15:04:02Z"/>
        </w:trPr>
        <w:tc>
          <w:tcPr>
            <w:tcW w:w="1228" w:type="dxa"/>
          </w:tcPr>
          <w:p>
            <w:pPr>
              <w:widowControl w:val="0"/>
              <w:jc w:val="both"/>
              <w:rPr>
                <w:ins w:id="2003" w:author="周婷" w:date="2020-08-26T15:04:02Z"/>
                <w:rFonts w:hint="eastAsia"/>
                <w:color w:val="000000"/>
                <w:vertAlign w:val="baseline"/>
                <w:lang w:eastAsia="zh-CN"/>
              </w:rPr>
            </w:pPr>
            <w:ins w:id="2004" w:author="周婷" w:date="2020-08-26T15:04:34Z">
              <w:r>
                <w:rPr>
                  <w:rFonts w:hint="eastAsia" w:eastAsia="宋体"/>
                  <w:color w:val="000000"/>
                  <w:vertAlign w:val="baseline"/>
                  <w:lang w:eastAsia="zh-CN"/>
                </w:rPr>
                <w:t>属性</w:t>
              </w:r>
            </w:ins>
            <w:ins w:id="2005" w:author="周婷" w:date="2020-08-26T15:04:36Z">
              <w:r>
                <w:rPr>
                  <w:rFonts w:hint="eastAsia" w:eastAsia="宋体"/>
                  <w:color w:val="000000"/>
                  <w:vertAlign w:val="baseline"/>
                  <w:lang w:eastAsia="zh-CN"/>
                </w:rPr>
                <w:t>类型</w:t>
              </w:r>
            </w:ins>
          </w:p>
        </w:tc>
        <w:tc>
          <w:tcPr>
            <w:tcW w:w="2659" w:type="dxa"/>
          </w:tcPr>
          <w:p>
            <w:pPr>
              <w:widowControl w:val="0"/>
              <w:jc w:val="both"/>
              <w:rPr>
                <w:ins w:id="2006" w:author="周婷" w:date="2020-08-26T15:04:02Z"/>
                <w:rFonts w:hint="eastAsia"/>
                <w:color w:val="000000"/>
                <w:vertAlign w:val="baseline"/>
                <w:lang w:eastAsia="zh-CN"/>
              </w:rPr>
            </w:pPr>
          </w:p>
        </w:tc>
        <w:tc>
          <w:tcPr>
            <w:tcW w:w="1145" w:type="dxa"/>
          </w:tcPr>
          <w:p>
            <w:pPr>
              <w:widowControl w:val="0"/>
              <w:jc w:val="both"/>
              <w:rPr>
                <w:ins w:id="2007" w:author="周婷" w:date="2020-08-26T15:04:02Z"/>
                <w:rFonts w:hint="eastAsia"/>
                <w:color w:val="000000"/>
                <w:vertAlign w:val="baseline"/>
                <w:lang w:eastAsia="zh-CN"/>
              </w:rPr>
            </w:pPr>
            <w:ins w:id="2008" w:author="周婷" w:date="2020-08-26T15:15:12Z">
              <w:r>
                <w:rPr>
                  <w:rFonts w:hint="eastAsia" w:eastAsia="宋体"/>
                  <w:color w:val="000000"/>
                  <w:vertAlign w:val="baseline"/>
                  <w:lang w:eastAsia="zh-CN"/>
                </w:rPr>
                <w:t>字符串</w:t>
              </w:r>
            </w:ins>
          </w:p>
        </w:tc>
        <w:tc>
          <w:tcPr>
            <w:tcW w:w="4822" w:type="dxa"/>
          </w:tcPr>
          <w:p>
            <w:pPr>
              <w:widowControl w:val="0"/>
              <w:jc w:val="both"/>
              <w:rPr>
                <w:ins w:id="2009" w:author="周婷" w:date="2020-08-26T15:04:02Z"/>
                <w:rFonts w:hint="default"/>
                <w:color w:val="000000"/>
                <w:lang w:val="en-US" w:eastAsia="zh-CN"/>
              </w:rPr>
            </w:pPr>
            <w:ins w:id="2010" w:author="周婷" w:date="2020-08-26T15:16:25Z">
              <w:r>
                <w:rPr>
                  <w:rFonts w:hint="eastAsia" w:eastAsia="宋体"/>
                  <w:b w:val="0"/>
                  <w:bCs w:val="0"/>
                  <w:i w:val="0"/>
                  <w:iCs w:val="0"/>
                  <w:sz w:val="24"/>
                  <w:szCs w:val="24"/>
                  <w:lang w:eastAsia="zh-CN"/>
                </w:rPr>
                <w:t>报送任务创建时间和数据期间关系</w:t>
              </w:r>
            </w:ins>
            <w:ins w:id="2011" w:author="周婷" w:date="2020-08-26T15:16:33Z">
              <w:r>
                <w:rPr>
                  <w:rFonts w:hint="eastAsia" w:eastAsia="宋体"/>
                  <w:b w:val="0"/>
                  <w:bCs w:val="0"/>
                  <w:i w:val="0"/>
                  <w:iCs w:val="0"/>
                  <w:sz w:val="24"/>
                  <w:szCs w:val="24"/>
                  <w:lang w:eastAsia="zh-CN"/>
                </w:rPr>
                <w:t>为</w:t>
              </w:r>
            </w:ins>
            <w:ins w:id="2012" w:author="周婷" w:date="2020-08-28T10:37:25Z">
              <w:r>
                <w:rPr>
                  <w:rFonts w:hint="eastAsia"/>
                  <w:b w:val="0"/>
                  <w:bCs w:val="0"/>
                  <w:i w:val="0"/>
                  <w:iCs w:val="0"/>
                  <w:sz w:val="24"/>
                  <w:szCs w:val="24"/>
                  <w:lang w:eastAsia="zh-CN"/>
                </w:rPr>
                <w:t>浮点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2013" w:author="周婷" w:date="2020-08-26T15:04:47Z"/>
        </w:trPr>
        <w:tc>
          <w:tcPr>
            <w:tcW w:w="1228" w:type="dxa"/>
          </w:tcPr>
          <w:p>
            <w:pPr>
              <w:widowControl w:val="0"/>
              <w:jc w:val="both"/>
              <w:rPr>
                <w:ins w:id="2014" w:author="周婷" w:date="2020-08-26T15:04:47Z"/>
                <w:rFonts w:hint="eastAsia"/>
                <w:color w:val="000000"/>
                <w:vertAlign w:val="baseline"/>
                <w:lang w:eastAsia="zh-CN"/>
              </w:rPr>
            </w:pPr>
            <w:ins w:id="2015" w:author="周婷" w:date="2020-08-26T15:05:11Z">
              <w:r>
                <w:rPr>
                  <w:rFonts w:hint="eastAsia" w:eastAsia="宋体"/>
                  <w:color w:val="000000"/>
                  <w:vertAlign w:val="baseline"/>
                  <w:lang w:eastAsia="zh-CN"/>
                </w:rPr>
                <w:t>属性</w:t>
              </w:r>
            </w:ins>
            <w:ins w:id="2016" w:author="周婷" w:date="2020-08-26T15:05:13Z">
              <w:r>
                <w:rPr>
                  <w:rFonts w:hint="eastAsia" w:eastAsia="宋体"/>
                  <w:color w:val="000000"/>
                  <w:vertAlign w:val="baseline"/>
                  <w:lang w:eastAsia="zh-CN"/>
                </w:rPr>
                <w:t>标识</w:t>
              </w:r>
            </w:ins>
          </w:p>
        </w:tc>
        <w:tc>
          <w:tcPr>
            <w:tcW w:w="2659" w:type="dxa"/>
          </w:tcPr>
          <w:p>
            <w:pPr>
              <w:widowControl w:val="0"/>
              <w:jc w:val="both"/>
              <w:rPr>
                <w:ins w:id="2017" w:author="周婷" w:date="2020-08-26T15:04:47Z"/>
                <w:rFonts w:hint="eastAsia"/>
                <w:color w:val="000000"/>
                <w:vertAlign w:val="baseline"/>
                <w:lang w:eastAsia="zh-CN"/>
              </w:rPr>
            </w:pPr>
          </w:p>
        </w:tc>
        <w:tc>
          <w:tcPr>
            <w:tcW w:w="1145" w:type="dxa"/>
          </w:tcPr>
          <w:p>
            <w:pPr>
              <w:widowControl w:val="0"/>
              <w:jc w:val="both"/>
              <w:rPr>
                <w:ins w:id="2018" w:author="周婷" w:date="2020-08-26T15:04:47Z"/>
                <w:rFonts w:hint="eastAsia"/>
                <w:color w:val="000000"/>
                <w:vertAlign w:val="baseline"/>
                <w:lang w:eastAsia="zh-CN"/>
              </w:rPr>
            </w:pPr>
            <w:ins w:id="2019" w:author="周婷" w:date="2020-08-26T15:15:47Z">
              <w:r>
                <w:rPr>
                  <w:rFonts w:hint="eastAsia" w:eastAsia="宋体"/>
                  <w:color w:val="000000"/>
                  <w:vertAlign w:val="baseline"/>
                  <w:lang w:eastAsia="zh-CN"/>
                </w:rPr>
                <w:t>数字</w:t>
              </w:r>
            </w:ins>
          </w:p>
        </w:tc>
        <w:tc>
          <w:tcPr>
            <w:tcW w:w="4822" w:type="dxa"/>
          </w:tcPr>
          <w:p>
            <w:pPr>
              <w:widowControl w:val="0"/>
              <w:jc w:val="both"/>
              <w:rPr>
                <w:ins w:id="2020" w:author="周婷" w:date="2020-08-26T15:16:52Z"/>
                <w:rFonts w:hint="eastAsia"/>
                <w:color w:val="000000"/>
                <w:lang w:val="en-US" w:eastAsia="zh-CN"/>
              </w:rPr>
            </w:pPr>
            <w:ins w:id="2021" w:author="周婷" w:date="2020-08-26T15:16:51Z">
              <w:r>
                <w:rPr>
                  <w:rFonts w:hint="eastAsia" w:eastAsia="宋体"/>
                  <w:color w:val="000000"/>
                  <w:lang w:val="en-US" w:eastAsia="zh-CN"/>
                </w:rPr>
                <w:t>如</w:t>
              </w:r>
            </w:ins>
            <w:ins w:id="2022" w:author="周婷" w:date="2020-08-26T15:16:52Z">
              <w:r>
                <w:rPr>
                  <w:rFonts w:hint="eastAsia" w:eastAsia="宋体"/>
                  <w:color w:val="000000"/>
                  <w:lang w:val="en-US" w:eastAsia="zh-CN"/>
                </w:rPr>
                <w:t>：</w:t>
              </w:r>
            </w:ins>
          </w:p>
          <w:p>
            <w:pPr>
              <w:widowControl w:val="0"/>
              <w:jc w:val="both"/>
              <w:rPr>
                <w:ins w:id="2023" w:author="周婷" w:date="2020-08-26T15:19:57Z"/>
                <w:rFonts w:hint="eastAsia"/>
                <w:color w:val="000000"/>
                <w:lang w:val="en-US" w:eastAsia="zh-CN"/>
              </w:rPr>
            </w:pPr>
            <w:ins w:id="2024" w:author="周婷" w:date="2020-08-26T15:19:56Z">
              <w:r>
                <w:rPr>
                  <w:rFonts w:hint="eastAsia" w:eastAsia="宋体"/>
                  <w:color w:val="000000"/>
                  <w:lang w:val="en-US" w:eastAsia="zh-CN"/>
                </w:rPr>
                <w:t>0</w:t>
              </w:r>
            </w:ins>
          </w:p>
          <w:p>
            <w:pPr>
              <w:widowControl w:val="0"/>
              <w:jc w:val="both"/>
              <w:rPr>
                <w:ins w:id="2025" w:author="周婷" w:date="2020-08-26T15:20:00Z"/>
                <w:rFonts w:hint="eastAsia"/>
                <w:color w:val="000000"/>
                <w:lang w:val="en-US" w:eastAsia="zh-CN"/>
              </w:rPr>
            </w:pPr>
            <w:ins w:id="2026" w:author="周婷" w:date="2020-08-26T15:19:58Z">
              <w:r>
                <w:rPr>
                  <w:rFonts w:hint="eastAsia" w:eastAsia="宋体"/>
                  <w:color w:val="000000"/>
                  <w:lang w:val="en-US" w:eastAsia="zh-CN"/>
                </w:rPr>
                <w:t>-</w:t>
              </w:r>
            </w:ins>
            <w:ins w:id="2027" w:author="周婷" w:date="2020-08-26T15:19:59Z">
              <w:r>
                <w:rPr>
                  <w:rFonts w:hint="eastAsia" w:eastAsia="宋体"/>
                  <w:color w:val="000000"/>
                  <w:lang w:val="en-US" w:eastAsia="zh-CN"/>
                </w:rPr>
                <w:t>1</w:t>
              </w:r>
            </w:ins>
          </w:p>
          <w:p>
            <w:pPr>
              <w:widowControl w:val="0"/>
              <w:jc w:val="both"/>
              <w:rPr>
                <w:ins w:id="2028" w:author="周婷" w:date="2020-08-26T15:20:06Z"/>
                <w:rFonts w:hint="eastAsia"/>
                <w:color w:val="000000"/>
                <w:lang w:val="en-US" w:eastAsia="zh-CN"/>
              </w:rPr>
            </w:pPr>
            <w:ins w:id="2029" w:author="周婷" w:date="2020-08-26T15:20:05Z">
              <w:r>
                <w:rPr>
                  <w:rFonts w:hint="eastAsia" w:eastAsia="宋体"/>
                  <w:color w:val="000000"/>
                  <w:lang w:val="en-US" w:eastAsia="zh-CN"/>
                </w:rPr>
                <w:t>-2</w:t>
              </w:r>
            </w:ins>
          </w:p>
          <w:p>
            <w:pPr>
              <w:widowControl w:val="0"/>
              <w:jc w:val="both"/>
              <w:rPr>
                <w:ins w:id="2030" w:author="周婷" w:date="2020-08-26T15:04:47Z"/>
                <w:rFonts w:hint="default"/>
                <w:color w:val="000000"/>
                <w:lang w:val="en-US" w:eastAsia="zh-CN"/>
              </w:rPr>
            </w:pPr>
            <w:ins w:id="2031" w:author="周婷" w:date="2020-08-26T15:20:07Z">
              <w:r>
                <w:rPr>
                  <w:rFonts w:hint="eastAsia" w:eastAsia="宋体"/>
                  <w:color w:val="000000"/>
                  <w:lang w:val="en-US" w:eastAsia="zh-CN"/>
                </w:rPr>
                <w:t>等</w:t>
              </w:r>
            </w:ins>
          </w:p>
        </w:tc>
      </w:tr>
    </w:tbl>
    <w:p>
      <w:pPr>
        <w:rPr>
          <w:rFonts w:hint="eastAsia"/>
          <w:lang w:eastAsia="zh-CN"/>
        </w:rPr>
      </w:pPr>
    </w:p>
    <w:p>
      <w:pPr>
        <w:pStyle w:val="7"/>
        <w:numPr>
          <w:ilvl w:val="5"/>
          <w:numId w:val="23"/>
        </w:numPr>
        <w:bidi w:val="0"/>
        <w:ind w:left="1152" w:leftChars="0" w:hanging="1152" w:firstLineChars="0"/>
        <w:rPr>
          <w:rFonts w:hint="eastAsia"/>
          <w:lang w:eastAsia="zh-CN"/>
        </w:rPr>
      </w:pPr>
      <w:r>
        <w:rPr>
          <w:rFonts w:hint="eastAsia" w:eastAsia="宋体"/>
          <w:lang w:eastAsia="zh-CN"/>
        </w:rPr>
        <w:t>配置页面按钮</w:t>
      </w:r>
    </w:p>
    <w:p>
      <w:pPr>
        <w:pStyle w:val="8"/>
        <w:numPr>
          <w:ilvl w:val="6"/>
          <w:numId w:val="24"/>
        </w:numPr>
        <w:bidi w:val="0"/>
        <w:ind w:left="1296" w:leftChars="0" w:hanging="1296" w:firstLineChars="0"/>
        <w:rPr>
          <w:rFonts w:hint="eastAsia"/>
          <w:lang w:val="en-US" w:eastAsia="zh-CN"/>
        </w:rPr>
      </w:pPr>
      <w:r>
        <w:rPr>
          <w:rFonts w:hint="eastAsia" w:eastAsia="宋体"/>
          <w:lang w:val="en-US" w:eastAsia="zh-CN"/>
        </w:rPr>
        <w:t>新增</w:t>
      </w:r>
    </w:p>
    <w:tbl>
      <w:tblPr>
        <w:tblStyle w:val="31"/>
        <w:tblW w:w="98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1"/>
        <w:gridCol w:w="1179"/>
        <w:gridCol w:w="847"/>
        <w:gridCol w:w="733"/>
        <w:gridCol w:w="3217"/>
        <w:gridCol w:w="2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2032" w:author="周婷" w:date="2020-08-26T15:22:42Z"/>
        </w:trPr>
        <w:tc>
          <w:tcPr>
            <w:tcW w:w="921"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ins w:id="2033" w:author="周婷" w:date="2020-08-26T15:22:42Z"/>
                <w:rFonts w:hint="eastAsia"/>
                <w:b/>
                <w:bCs/>
                <w:color w:val="000000"/>
                <w:vertAlign w:val="baseline"/>
                <w:lang w:eastAsia="zh-CN"/>
              </w:rPr>
            </w:pPr>
            <w:ins w:id="2034" w:author="周婷" w:date="2020-08-26T15:22:42Z">
              <w:r>
                <w:rPr>
                  <w:rFonts w:hint="eastAsia" w:eastAsia="宋体"/>
                  <w:b/>
                  <w:bCs/>
                  <w:color w:val="000000"/>
                  <w:vertAlign w:val="baseline"/>
                  <w:lang w:eastAsia="zh-CN"/>
                </w:rPr>
                <w:t>字段</w:t>
              </w:r>
            </w:ins>
          </w:p>
        </w:tc>
        <w:tc>
          <w:tcPr>
            <w:tcW w:w="1179"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ins w:id="2035" w:author="周婷" w:date="2020-08-26T15:22:42Z"/>
                <w:rFonts w:hint="eastAsia"/>
                <w:b/>
                <w:bCs/>
                <w:color w:val="000000"/>
                <w:vertAlign w:val="baseline"/>
                <w:lang w:eastAsia="zh-CN"/>
              </w:rPr>
            </w:pPr>
            <w:ins w:id="2036" w:author="周婷" w:date="2020-08-26T15:22:42Z">
              <w:r>
                <w:rPr>
                  <w:rFonts w:hint="eastAsia" w:eastAsia="宋体"/>
                  <w:b/>
                  <w:bCs/>
                  <w:color w:val="000000"/>
                  <w:vertAlign w:val="baseline"/>
                  <w:lang w:eastAsia="zh-CN"/>
                </w:rPr>
                <w:t>描述</w:t>
              </w:r>
            </w:ins>
          </w:p>
        </w:tc>
        <w:tc>
          <w:tcPr>
            <w:tcW w:w="84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ins w:id="2037" w:author="周婷" w:date="2020-08-26T15:22:42Z"/>
                <w:rFonts w:hint="eastAsia"/>
                <w:b/>
                <w:bCs/>
                <w:color w:val="000000"/>
                <w:vertAlign w:val="baseline"/>
                <w:lang w:eastAsia="zh-CN"/>
              </w:rPr>
            </w:pPr>
            <w:ins w:id="2038" w:author="周婷" w:date="2020-08-26T15:22:42Z">
              <w:r>
                <w:rPr>
                  <w:rFonts w:hint="eastAsia" w:eastAsia="宋体"/>
                  <w:b/>
                  <w:bCs/>
                  <w:color w:val="000000"/>
                  <w:vertAlign w:val="baseline"/>
                  <w:lang w:eastAsia="zh-CN"/>
                </w:rPr>
                <w:t>字段类型</w:t>
              </w:r>
            </w:ins>
          </w:p>
        </w:tc>
        <w:tc>
          <w:tcPr>
            <w:tcW w:w="73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ins w:id="2039" w:author="周婷" w:date="2020-08-26T15:22:42Z"/>
                <w:rFonts w:hint="eastAsia" w:ascii="宋体" w:hAnsi="宋体" w:eastAsia="宋体" w:cs="宋体"/>
                <w:b/>
                <w:bCs/>
                <w:sz w:val="24"/>
                <w:szCs w:val="24"/>
                <w:lang w:val="en-US" w:eastAsia="zh-CN" w:bidi="ar-SA"/>
              </w:rPr>
            </w:pPr>
            <w:ins w:id="2040" w:author="周婷" w:date="2020-08-26T15:22:42Z">
              <w:r>
                <w:rPr>
                  <w:rFonts w:hint="eastAsia" w:eastAsia="宋体"/>
                  <w:b/>
                  <w:bCs/>
                  <w:color w:val="000000"/>
                  <w:vertAlign w:val="baseline"/>
                  <w:lang w:eastAsia="zh-CN"/>
                </w:rPr>
                <w:t>是否必填</w:t>
              </w:r>
            </w:ins>
          </w:p>
        </w:tc>
        <w:tc>
          <w:tcPr>
            <w:tcW w:w="321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ins w:id="2041" w:author="周婷" w:date="2020-08-26T15:22:42Z"/>
                <w:rFonts w:hint="eastAsia"/>
                <w:b/>
                <w:bCs/>
                <w:color w:val="000000"/>
                <w:vertAlign w:val="baseline"/>
                <w:lang w:eastAsia="zh-CN"/>
              </w:rPr>
            </w:pPr>
            <w:ins w:id="2042" w:author="周婷" w:date="2020-08-26T15:22:42Z">
              <w:r>
                <w:rPr>
                  <w:rFonts w:hint="eastAsia" w:eastAsia="宋体"/>
                  <w:b/>
                  <w:bCs/>
                  <w:color w:val="000000"/>
                  <w:vertAlign w:val="baseline"/>
                  <w:lang w:eastAsia="zh-CN"/>
                </w:rPr>
                <w:t>备注</w:t>
              </w:r>
            </w:ins>
          </w:p>
        </w:tc>
        <w:tc>
          <w:tcPr>
            <w:tcW w:w="2953"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ins w:id="2043" w:author="周婷" w:date="2020-08-26T15:22:42Z"/>
                <w:rFonts w:hint="eastAsia"/>
                <w:b/>
                <w:bCs/>
                <w:color w:val="000000"/>
                <w:vertAlign w:val="baseline"/>
                <w:lang w:eastAsia="zh-CN"/>
              </w:rPr>
            </w:pPr>
            <w:ins w:id="2044" w:author="周婷" w:date="2020-08-26T15:22:42Z">
              <w:r>
                <w:rPr>
                  <w:rFonts w:hint="eastAsia" w:eastAsia="宋体"/>
                  <w:b/>
                  <w:bCs/>
                  <w:color w:val="000000"/>
                  <w:vertAlign w:val="baseline"/>
                  <w:lang w:eastAsia="zh-CN"/>
                </w:rPr>
                <w:t>提示语</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2045" w:author="周婷" w:date="2020-08-26T15:22:42Z"/>
        </w:trPr>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ins w:id="2046" w:author="周婷" w:date="2020-08-26T15:22:42Z"/>
                <w:rFonts w:hint="eastAsia" w:ascii="宋体" w:hAnsi="宋体" w:eastAsia="宋体" w:cs="宋体"/>
                <w:color w:val="000000"/>
                <w:sz w:val="24"/>
                <w:szCs w:val="24"/>
                <w:vertAlign w:val="baseline"/>
                <w:lang w:val="en-US" w:eastAsia="zh-CN" w:bidi="ar-SA"/>
              </w:rPr>
            </w:pPr>
            <w:ins w:id="2047" w:author="周婷" w:date="2020-08-26T15:23:04Z">
              <w:r>
                <w:rPr>
                  <w:rFonts w:hint="eastAsia" w:eastAsia="宋体"/>
                  <w:color w:val="000000"/>
                  <w:vertAlign w:val="baseline"/>
                  <w:lang w:eastAsia="zh-CN"/>
                </w:rPr>
                <w:t>属性</w:t>
              </w:r>
            </w:ins>
            <w:ins w:id="2048" w:author="周婷" w:date="2020-08-26T15:25:24Z">
              <w:r>
                <w:rPr>
                  <w:rFonts w:hint="eastAsia" w:eastAsia="宋体"/>
                  <w:color w:val="000000"/>
                  <w:vertAlign w:val="baseline"/>
                  <w:lang w:eastAsia="zh-CN"/>
                </w:rPr>
                <w:t>分类</w:t>
              </w:r>
            </w:ins>
          </w:p>
        </w:tc>
        <w:tc>
          <w:tcPr>
            <w:tcW w:w="1179" w:type="dxa"/>
            <w:vAlign w:val="top"/>
          </w:tcPr>
          <w:p>
            <w:pPr>
              <w:widowControl w:val="0"/>
              <w:jc w:val="both"/>
              <w:rPr>
                <w:ins w:id="2049" w:author="周婷" w:date="2020-08-26T15:22:42Z"/>
                <w:rFonts w:hint="eastAsia" w:ascii="宋体" w:hAnsi="宋体" w:eastAsia="宋体" w:cs="宋体"/>
                <w:color w:val="000000"/>
                <w:sz w:val="24"/>
                <w:szCs w:val="24"/>
                <w:vertAlign w:val="baseline"/>
                <w:lang w:val="en-US" w:eastAsia="zh-CN" w:bidi="ar-SA"/>
              </w:rPr>
            </w:pPr>
            <w:ins w:id="2050" w:author="周婷" w:date="2020-08-26T15:23:08Z">
              <w:r>
                <w:rPr>
                  <w:rFonts w:hint="eastAsia" w:eastAsia="宋体" w:cs="宋体"/>
                  <w:color w:val="000000"/>
                  <w:sz w:val="24"/>
                  <w:szCs w:val="24"/>
                  <w:vertAlign w:val="baseline"/>
                  <w:lang w:val="en-US" w:eastAsia="zh-CN" w:bidi="ar-SA"/>
                </w:rPr>
                <w:t>属性</w:t>
              </w:r>
            </w:ins>
            <w:ins w:id="2051" w:author="周婷" w:date="2020-08-26T15:23:09Z">
              <w:r>
                <w:rPr>
                  <w:rFonts w:hint="eastAsia" w:eastAsia="宋体" w:cs="宋体"/>
                  <w:color w:val="000000"/>
                  <w:sz w:val="24"/>
                  <w:szCs w:val="24"/>
                  <w:vertAlign w:val="baseline"/>
                  <w:lang w:val="en-US" w:eastAsia="zh-CN" w:bidi="ar-SA"/>
                </w:rPr>
                <w:t>的</w:t>
              </w:r>
            </w:ins>
            <w:ins w:id="2052" w:author="周婷" w:date="2020-08-26T15:23:11Z">
              <w:r>
                <w:rPr>
                  <w:rFonts w:hint="eastAsia" w:eastAsia="宋体" w:cs="宋体"/>
                  <w:color w:val="000000"/>
                  <w:sz w:val="24"/>
                  <w:szCs w:val="24"/>
                  <w:vertAlign w:val="baseline"/>
                  <w:lang w:val="en-US" w:eastAsia="zh-CN" w:bidi="ar-SA"/>
                </w:rPr>
                <w:t>分类</w:t>
              </w:r>
            </w:ins>
          </w:p>
        </w:tc>
        <w:tc>
          <w:tcPr>
            <w:tcW w:w="847" w:type="dxa"/>
            <w:vAlign w:val="top"/>
          </w:tcPr>
          <w:p>
            <w:pPr>
              <w:widowControl w:val="0"/>
              <w:jc w:val="both"/>
              <w:rPr>
                <w:ins w:id="2053" w:author="周婷" w:date="2020-08-26T15:22:42Z"/>
                <w:rFonts w:hint="eastAsia" w:ascii="宋体" w:hAnsi="宋体" w:eastAsia="宋体" w:cs="宋体"/>
                <w:color w:val="000000"/>
                <w:sz w:val="24"/>
                <w:szCs w:val="24"/>
                <w:vertAlign w:val="baseline"/>
                <w:lang w:val="en-US" w:eastAsia="zh-CN" w:bidi="ar-SA"/>
              </w:rPr>
            </w:pPr>
            <w:ins w:id="2054" w:author="周婷" w:date="2020-08-26T15:22:42Z">
              <w:r>
                <w:rPr>
                  <w:rFonts w:hint="eastAsia" w:eastAsia="宋体" w:cs="宋体"/>
                  <w:color w:val="000000"/>
                  <w:sz w:val="24"/>
                  <w:szCs w:val="24"/>
                  <w:vertAlign w:val="baseline"/>
                  <w:lang w:val="en-US" w:eastAsia="zh-CN" w:bidi="ar-SA"/>
                </w:rPr>
                <w:t>下拉选择</w:t>
              </w:r>
            </w:ins>
          </w:p>
        </w:tc>
        <w:tc>
          <w:tcPr>
            <w:tcW w:w="733" w:type="dxa"/>
            <w:vAlign w:val="top"/>
          </w:tcPr>
          <w:p>
            <w:pPr>
              <w:widowControl w:val="0"/>
              <w:jc w:val="both"/>
              <w:rPr>
                <w:ins w:id="2055" w:author="周婷" w:date="2020-08-26T15:22:42Z"/>
                <w:rFonts w:hint="eastAsia" w:ascii="宋体" w:hAnsi="宋体" w:eastAsia="宋体" w:cs="宋体"/>
                <w:color w:val="000000"/>
                <w:sz w:val="24"/>
                <w:szCs w:val="24"/>
                <w:lang w:val="en-US" w:eastAsia="zh-CN" w:bidi="ar-SA"/>
              </w:rPr>
            </w:pPr>
            <w:ins w:id="2056" w:author="周婷" w:date="2020-08-26T15:22:42Z">
              <w:r>
                <w:rPr>
                  <w:rFonts w:hint="eastAsia" w:eastAsia="宋体" w:cs="宋体"/>
                  <w:color w:val="000000"/>
                  <w:sz w:val="24"/>
                  <w:szCs w:val="24"/>
                  <w:lang w:val="en-US" w:eastAsia="zh-CN" w:bidi="ar-SA"/>
                </w:rPr>
                <w:t>是</w:t>
              </w:r>
            </w:ins>
          </w:p>
        </w:tc>
        <w:tc>
          <w:tcPr>
            <w:tcW w:w="3217" w:type="dxa"/>
            <w:vAlign w:val="top"/>
          </w:tcPr>
          <w:p>
            <w:pPr>
              <w:widowControl w:val="0"/>
              <w:jc w:val="both"/>
              <w:rPr>
                <w:ins w:id="2057" w:author="周婷" w:date="2020-08-26T15:23:24Z"/>
                <w:rFonts w:hint="eastAsia"/>
                <w:color w:val="000000"/>
                <w:lang w:eastAsia="zh-CN"/>
              </w:rPr>
            </w:pPr>
            <w:ins w:id="2058" w:author="周婷" w:date="2020-08-26T15:23:31Z">
              <w:r>
                <w:rPr>
                  <w:rFonts w:hint="eastAsia" w:eastAsia="宋体"/>
                  <w:color w:val="000000"/>
                  <w:lang w:val="en-US" w:eastAsia="zh-CN"/>
                </w:rPr>
                <w:t>1</w:t>
              </w:r>
            </w:ins>
            <w:ins w:id="2059" w:author="周婷" w:date="2020-08-26T15:23:24Z">
              <w:r>
                <w:rPr>
                  <w:rFonts w:hint="eastAsia" w:eastAsia="宋体"/>
                  <w:color w:val="000000"/>
                  <w:lang w:eastAsia="zh-CN"/>
                </w:rPr>
                <w:t>包括：</w:t>
              </w:r>
            </w:ins>
          </w:p>
          <w:p>
            <w:pPr>
              <w:widowControl w:val="0"/>
              <w:jc w:val="both"/>
              <w:rPr>
                <w:ins w:id="2060" w:author="周婷" w:date="2020-08-26T15:23:24Z"/>
                <w:rFonts w:hint="eastAsia"/>
                <w:color w:val="000000"/>
                <w:lang w:val="en-US" w:eastAsia="zh-CN"/>
              </w:rPr>
            </w:pPr>
            <w:ins w:id="2061" w:author="周婷" w:date="2020-08-26T15:23:24Z">
              <w:r>
                <w:rPr>
                  <w:rFonts w:hint="eastAsia" w:eastAsia="宋体"/>
                  <w:color w:val="000000"/>
                  <w:lang w:val="en-US" w:eastAsia="zh-CN"/>
                </w:rPr>
                <w:t>-周</w:t>
              </w:r>
            </w:ins>
          </w:p>
          <w:p>
            <w:pPr>
              <w:widowControl w:val="0"/>
              <w:jc w:val="both"/>
              <w:rPr>
                <w:ins w:id="2062" w:author="周婷" w:date="2020-08-26T15:23:24Z"/>
                <w:rFonts w:hint="eastAsia"/>
                <w:color w:val="000000"/>
                <w:lang w:val="en-US" w:eastAsia="zh-CN"/>
              </w:rPr>
            </w:pPr>
            <w:ins w:id="2063" w:author="周婷" w:date="2020-08-26T15:23:24Z">
              <w:r>
                <w:rPr>
                  <w:rFonts w:hint="eastAsia" w:eastAsia="宋体"/>
                  <w:color w:val="000000"/>
                  <w:lang w:val="en-US" w:eastAsia="zh-CN"/>
                </w:rPr>
                <w:t>-月</w:t>
              </w:r>
            </w:ins>
          </w:p>
          <w:p>
            <w:pPr>
              <w:widowControl w:val="0"/>
              <w:jc w:val="both"/>
              <w:rPr>
                <w:ins w:id="2064" w:author="周婷" w:date="2020-08-26T15:23:24Z"/>
                <w:rFonts w:hint="eastAsia"/>
                <w:color w:val="000000"/>
                <w:lang w:val="en-US" w:eastAsia="zh-CN"/>
              </w:rPr>
            </w:pPr>
            <w:ins w:id="2065" w:author="周婷" w:date="2020-08-26T15:23:24Z">
              <w:r>
                <w:rPr>
                  <w:rFonts w:hint="eastAsia" w:eastAsia="宋体"/>
                  <w:color w:val="000000"/>
                  <w:lang w:val="en-US" w:eastAsia="zh-CN"/>
                </w:rPr>
                <w:t>-季</w:t>
              </w:r>
            </w:ins>
          </w:p>
          <w:p>
            <w:pPr>
              <w:widowControl w:val="0"/>
              <w:jc w:val="both"/>
              <w:rPr>
                <w:ins w:id="2066" w:author="周婷" w:date="2020-08-26T15:23:24Z"/>
                <w:rFonts w:hint="eastAsia"/>
                <w:color w:val="000000"/>
                <w:lang w:val="en-US" w:eastAsia="zh-CN"/>
              </w:rPr>
            </w:pPr>
            <w:ins w:id="2067" w:author="周婷" w:date="2020-08-26T15:23:24Z">
              <w:r>
                <w:rPr>
                  <w:rFonts w:hint="eastAsia" w:eastAsia="宋体"/>
                  <w:color w:val="000000"/>
                  <w:lang w:val="en-US" w:eastAsia="zh-CN"/>
                </w:rPr>
                <w:t>-半年</w:t>
              </w:r>
            </w:ins>
          </w:p>
          <w:p>
            <w:pPr>
              <w:widowControl w:val="0"/>
              <w:jc w:val="both"/>
              <w:rPr>
                <w:ins w:id="2068" w:author="周婷" w:date="2020-08-26T15:23:29Z"/>
                <w:rFonts w:hint="eastAsia"/>
                <w:color w:val="000000"/>
                <w:lang w:val="en-US" w:eastAsia="zh-CN"/>
              </w:rPr>
            </w:pPr>
            <w:ins w:id="2069" w:author="周婷" w:date="2020-08-26T15:23:24Z">
              <w:r>
                <w:rPr>
                  <w:rFonts w:hint="eastAsia" w:eastAsia="宋体"/>
                  <w:color w:val="000000"/>
                  <w:lang w:val="en-US" w:eastAsia="zh-CN"/>
                </w:rPr>
                <w:t>-年</w:t>
              </w:r>
            </w:ins>
          </w:p>
          <w:p>
            <w:pPr>
              <w:widowControl w:val="0"/>
              <w:jc w:val="both"/>
              <w:rPr>
                <w:ins w:id="2070" w:author="周婷" w:date="2020-08-26T15:22:42Z"/>
                <w:rFonts w:hint="default" w:cs="宋体"/>
                <w:color w:val="000000"/>
                <w:sz w:val="24"/>
                <w:szCs w:val="24"/>
                <w:vertAlign w:val="baseline"/>
                <w:lang w:val="en-US" w:eastAsia="zh-CN" w:bidi="ar-SA"/>
              </w:rPr>
            </w:pPr>
            <w:ins w:id="2071" w:author="周婷" w:date="2020-08-26T15:23:27Z">
              <w:r>
                <w:rPr>
                  <w:rFonts w:hint="eastAsia" w:eastAsia="宋体"/>
                  <w:color w:val="000000"/>
                  <w:lang w:val="en-US" w:eastAsia="zh-CN"/>
                </w:rPr>
                <w:t>2</w:t>
              </w:r>
            </w:ins>
            <w:ins w:id="2072" w:author="周婷" w:date="2020-08-26T15:24:12Z">
              <w:r>
                <w:rPr>
                  <w:rFonts w:hint="eastAsia" w:eastAsia="宋体"/>
                  <w:color w:val="000000"/>
                  <w:lang w:val="en-US" w:eastAsia="zh-CN"/>
                </w:rPr>
                <w:t>如果</w:t>
              </w:r>
            </w:ins>
            <w:ins w:id="2073" w:author="周婷" w:date="2020-08-26T15:23:35Z">
              <w:r>
                <w:rPr>
                  <w:rFonts w:hint="eastAsia" w:eastAsia="宋体"/>
                  <w:color w:val="000000"/>
                  <w:lang w:val="en-US" w:eastAsia="zh-CN"/>
                </w:rPr>
                <w:t>在</w:t>
              </w:r>
            </w:ins>
            <w:ins w:id="2074" w:author="周婷" w:date="2020-08-26T15:23:49Z">
              <w:r>
                <w:rPr>
                  <w:rFonts w:hint="eastAsia" w:eastAsia="宋体"/>
                  <w:color w:val="000000"/>
                  <w:vertAlign w:val="baseline"/>
                  <w:lang w:val="en-US" w:eastAsia="zh-CN"/>
                </w:rPr>
                <w:t>2.2.1.1.5.4.3中</w:t>
              </w:r>
            </w:ins>
            <w:ins w:id="2075" w:author="周婷" w:date="2020-08-26T15:24:21Z">
              <w:r>
                <w:rPr>
                  <w:rFonts w:hint="eastAsia" w:eastAsia="宋体"/>
                  <w:color w:val="000000"/>
                  <w:vertAlign w:val="baseline"/>
                  <w:lang w:val="en-US" w:eastAsia="zh-CN"/>
                </w:rPr>
                <w:t>报表</w:t>
              </w:r>
            </w:ins>
            <w:ins w:id="2076" w:author="周婷" w:date="2020-08-26T15:24:26Z">
              <w:r>
                <w:rPr>
                  <w:rFonts w:hint="eastAsia" w:eastAsia="宋体"/>
                  <w:color w:val="000000"/>
                  <w:vertAlign w:val="baseline"/>
                  <w:lang w:val="en-US" w:eastAsia="zh-CN"/>
                </w:rPr>
                <w:t>报送</w:t>
              </w:r>
            </w:ins>
            <w:ins w:id="2077" w:author="周婷" w:date="2020-08-26T15:24:27Z">
              <w:r>
                <w:rPr>
                  <w:rFonts w:hint="eastAsia" w:eastAsia="宋体"/>
                  <w:color w:val="000000"/>
                  <w:vertAlign w:val="baseline"/>
                  <w:lang w:val="en-US" w:eastAsia="zh-CN"/>
                </w:rPr>
                <w:t>频率</w:t>
              </w:r>
            </w:ins>
            <w:ins w:id="2078" w:author="周婷" w:date="2020-08-26T15:24:28Z">
              <w:r>
                <w:rPr>
                  <w:rFonts w:hint="eastAsia" w:eastAsia="宋体"/>
                  <w:color w:val="000000"/>
                  <w:vertAlign w:val="baseline"/>
                  <w:lang w:val="en-US" w:eastAsia="zh-CN"/>
                </w:rPr>
                <w:t>是</w:t>
              </w:r>
            </w:ins>
            <w:ins w:id="2079" w:author="周婷" w:date="2020-08-26T15:24:30Z">
              <w:r>
                <w:rPr>
                  <w:rFonts w:hint="eastAsia" w:eastAsia="宋体"/>
                  <w:color w:val="000000"/>
                  <w:vertAlign w:val="baseline"/>
                  <w:lang w:val="en-US" w:eastAsia="zh-CN"/>
                </w:rPr>
                <w:t>周，</w:t>
              </w:r>
            </w:ins>
            <w:ins w:id="2080" w:author="周婷" w:date="2020-08-26T15:24:31Z">
              <w:r>
                <w:rPr>
                  <w:rFonts w:hint="eastAsia" w:eastAsia="宋体"/>
                  <w:color w:val="000000"/>
                  <w:vertAlign w:val="baseline"/>
                  <w:lang w:val="en-US" w:eastAsia="zh-CN"/>
                </w:rPr>
                <w:t>则</w:t>
              </w:r>
            </w:ins>
            <w:ins w:id="2081" w:author="周婷" w:date="2020-08-26T15:23:49Z">
              <w:r>
                <w:rPr>
                  <w:rFonts w:hint="eastAsia" w:eastAsia="宋体"/>
                  <w:color w:val="000000"/>
                  <w:vertAlign w:val="baseline"/>
                  <w:lang w:val="en-US" w:eastAsia="zh-CN"/>
                </w:rPr>
                <w:t>创建任务时间中选择期间控件中的选项值</w:t>
              </w:r>
            </w:ins>
            <w:ins w:id="2082" w:author="周婷" w:date="2020-08-26T15:24:37Z">
              <w:r>
                <w:rPr>
                  <w:rFonts w:hint="eastAsia" w:eastAsia="宋体"/>
                  <w:color w:val="000000"/>
                  <w:vertAlign w:val="baseline"/>
                  <w:lang w:val="en-US" w:eastAsia="zh-CN"/>
                </w:rPr>
                <w:t>只有</w:t>
              </w:r>
            </w:ins>
            <w:ins w:id="2083" w:author="周婷" w:date="2020-08-26T15:24:38Z">
              <w:r>
                <w:rPr>
                  <w:rFonts w:hint="eastAsia" w:eastAsia="宋体"/>
                  <w:color w:val="000000"/>
                  <w:vertAlign w:val="baseline"/>
                  <w:lang w:val="en-US" w:eastAsia="zh-CN"/>
                </w:rPr>
                <w:t>属性</w:t>
              </w:r>
            </w:ins>
            <w:ins w:id="2084" w:author="周婷" w:date="2020-08-26T15:24:41Z">
              <w:r>
                <w:rPr>
                  <w:rFonts w:hint="eastAsia" w:eastAsia="宋体"/>
                  <w:color w:val="000000"/>
                  <w:vertAlign w:val="baseline"/>
                  <w:lang w:val="en-US" w:eastAsia="zh-CN"/>
                </w:rPr>
                <w:t>分类为</w:t>
              </w:r>
            </w:ins>
            <w:ins w:id="2085" w:author="周婷" w:date="2020-08-26T15:24:42Z">
              <w:r>
                <w:rPr>
                  <w:rFonts w:hint="eastAsia" w:eastAsia="宋体"/>
                  <w:color w:val="000000"/>
                  <w:vertAlign w:val="baseline"/>
                  <w:lang w:val="en-US" w:eastAsia="zh-CN"/>
                </w:rPr>
                <w:t>周</w:t>
              </w:r>
            </w:ins>
            <w:ins w:id="2086" w:author="周婷" w:date="2020-08-26T15:24:43Z">
              <w:r>
                <w:rPr>
                  <w:rFonts w:hint="eastAsia" w:eastAsia="宋体"/>
                  <w:color w:val="000000"/>
                  <w:vertAlign w:val="baseline"/>
                  <w:lang w:val="en-US" w:eastAsia="zh-CN"/>
                </w:rPr>
                <w:t>的</w:t>
              </w:r>
            </w:ins>
            <w:ins w:id="2087" w:author="周婷" w:date="2020-08-26T15:24:53Z">
              <w:r>
                <w:rPr>
                  <w:rFonts w:hint="eastAsia" w:eastAsia="宋体"/>
                  <w:color w:val="000000"/>
                  <w:vertAlign w:val="baseline"/>
                  <w:lang w:val="en-US" w:eastAsia="zh-CN"/>
                </w:rPr>
                <w:t>属性</w:t>
              </w:r>
            </w:ins>
            <w:ins w:id="2088" w:author="周婷" w:date="2020-08-26T15:24:54Z">
              <w:r>
                <w:rPr>
                  <w:rFonts w:hint="eastAsia" w:eastAsia="宋体"/>
                  <w:color w:val="000000"/>
                  <w:vertAlign w:val="baseline"/>
                  <w:lang w:val="en-US" w:eastAsia="zh-CN"/>
                </w:rPr>
                <w:t>名称</w:t>
              </w:r>
            </w:ins>
            <w:ins w:id="2089" w:author="周婷" w:date="2020-08-26T15:25:12Z">
              <w:r>
                <w:rPr>
                  <w:rFonts w:hint="eastAsia" w:eastAsia="宋体"/>
                  <w:color w:val="000000"/>
                  <w:vertAlign w:val="baseline"/>
                  <w:lang w:val="en-US" w:eastAsia="zh-CN"/>
                </w:rPr>
                <w:t>，</w:t>
              </w:r>
            </w:ins>
            <w:ins w:id="2090" w:author="周婷" w:date="2020-08-26T15:25:15Z">
              <w:r>
                <w:rPr>
                  <w:rFonts w:hint="eastAsia" w:eastAsia="宋体"/>
                  <w:color w:val="000000"/>
                  <w:vertAlign w:val="baseline"/>
                  <w:lang w:val="en-US" w:eastAsia="zh-CN"/>
                </w:rPr>
                <w:t>以此</w:t>
              </w:r>
            </w:ins>
            <w:ins w:id="2091" w:author="周婷" w:date="2020-08-26T15:25:16Z">
              <w:r>
                <w:rPr>
                  <w:rFonts w:hint="eastAsia" w:eastAsia="宋体"/>
                  <w:color w:val="000000"/>
                  <w:vertAlign w:val="baseline"/>
                  <w:lang w:val="en-US" w:eastAsia="zh-CN"/>
                </w:rPr>
                <w:t>类</w:t>
              </w:r>
            </w:ins>
            <w:ins w:id="2092" w:author="周婷" w:date="2020-08-26T15:25:17Z">
              <w:r>
                <w:rPr>
                  <w:rFonts w:hint="eastAsia" w:eastAsia="宋体"/>
                  <w:color w:val="000000"/>
                  <w:vertAlign w:val="baseline"/>
                  <w:lang w:val="en-US" w:eastAsia="zh-CN"/>
                </w:rPr>
                <w:t>推</w:t>
              </w:r>
            </w:ins>
          </w:p>
        </w:tc>
        <w:tc>
          <w:tcPr>
            <w:tcW w:w="295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ins w:id="2093" w:author="周婷" w:date="2020-08-26T15:22:42Z"/>
                <w:rFonts w:hint="eastAsia"/>
                <w:color w:val="000000"/>
                <w:lang w:val="en-US" w:eastAsia="zh-CN"/>
              </w:rPr>
            </w:pPr>
            <w:ins w:id="2094" w:author="周婷" w:date="2020-08-26T15:22:42Z">
              <w:r>
                <w:rPr>
                  <w:rFonts w:hint="eastAsia" w:eastAsia="宋体"/>
                  <w:color w:val="000000"/>
                  <w:lang w:val="en-US" w:eastAsia="zh-CN"/>
                </w:rPr>
                <w:t>-默认提示语：请选择</w:t>
              </w:r>
            </w:ins>
            <w:ins w:id="2095" w:author="周婷" w:date="2020-08-26T15:25:00Z">
              <w:r>
                <w:rPr>
                  <w:rFonts w:hint="eastAsia" w:eastAsia="宋体"/>
                  <w:color w:val="000000"/>
                  <w:lang w:val="en-US" w:eastAsia="zh-CN"/>
                </w:rPr>
                <w:t>属性</w:t>
              </w:r>
            </w:ins>
            <w:ins w:id="2096" w:author="周婷" w:date="2020-08-26T15:25:01Z">
              <w:r>
                <w:rPr>
                  <w:rFonts w:hint="eastAsia" w:eastAsia="宋体"/>
                  <w:color w:val="000000"/>
                  <w:lang w:val="en-US" w:eastAsia="zh-CN"/>
                </w:rPr>
                <w:t>类型</w:t>
              </w:r>
            </w:ins>
          </w:p>
          <w:p>
            <w:pPr>
              <w:widowControl w:val="0"/>
              <w:jc w:val="both"/>
              <w:rPr>
                <w:ins w:id="2097" w:author="周婷" w:date="2020-08-26T15:22:42Z"/>
                <w:rFonts w:hint="eastAsia"/>
                <w:color w:val="000000"/>
                <w:lang w:eastAsia="zh-CN"/>
              </w:rPr>
            </w:pPr>
            <w:ins w:id="2098" w:author="周婷" w:date="2020-08-26T15:22:42Z">
              <w:r>
                <w:rPr>
                  <w:rFonts w:hint="eastAsia" w:eastAsia="宋体"/>
                  <w:color w:val="000000"/>
                  <w:lang w:val="en-US" w:eastAsia="zh-CN"/>
                </w:rPr>
                <w:t>-错误提示语：</w:t>
              </w:r>
            </w:ins>
            <w:ins w:id="2099" w:author="周婷" w:date="2020-08-26T15:25:04Z">
              <w:r>
                <w:rPr>
                  <w:rFonts w:hint="eastAsia" w:eastAsia="宋体"/>
                  <w:color w:val="000000"/>
                  <w:lang w:val="en-US" w:eastAsia="zh-CN"/>
                </w:rPr>
                <w:t>属性</w:t>
              </w:r>
            </w:ins>
            <w:ins w:id="2100" w:author="周婷" w:date="2020-08-26T15:25:07Z">
              <w:r>
                <w:rPr>
                  <w:rFonts w:hint="eastAsia" w:eastAsia="宋体"/>
                  <w:color w:val="000000"/>
                  <w:lang w:val="en-US" w:eastAsia="zh-CN"/>
                </w:rPr>
                <w:t>类型</w:t>
              </w:r>
            </w:ins>
            <w:ins w:id="2101" w:author="周婷" w:date="2020-08-26T15:22:42Z">
              <w:r>
                <w:rPr>
                  <w:rFonts w:hint="eastAsia" w:eastAsia="宋体"/>
                  <w:color w:val="000000"/>
                  <w:lang w:val="en-US" w:eastAsia="zh-CN"/>
                </w:rPr>
                <w:t>不能为空</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2102" w:author="周婷" w:date="2020-08-26T15:22:42Z"/>
        </w:trPr>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ins w:id="2103" w:author="周婷" w:date="2020-08-26T15:22:42Z"/>
                <w:rFonts w:hint="eastAsia" w:ascii="宋体" w:hAnsi="宋体" w:eastAsia="宋体" w:cs="宋体"/>
                <w:color w:val="000000"/>
                <w:sz w:val="24"/>
                <w:szCs w:val="24"/>
                <w:vertAlign w:val="baseline"/>
                <w:lang w:val="en-US" w:eastAsia="zh-CN" w:bidi="ar-SA"/>
              </w:rPr>
            </w:pPr>
            <w:ins w:id="2104" w:author="周婷" w:date="2020-08-26T15:25:33Z">
              <w:r>
                <w:rPr>
                  <w:rFonts w:hint="eastAsia" w:eastAsia="宋体"/>
                  <w:color w:val="000000"/>
                  <w:vertAlign w:val="baseline"/>
                  <w:lang w:eastAsia="zh-CN"/>
                </w:rPr>
                <w:t>属性</w:t>
              </w:r>
            </w:ins>
            <w:ins w:id="2105" w:author="周婷" w:date="2020-08-26T15:25:34Z">
              <w:r>
                <w:rPr>
                  <w:rFonts w:hint="eastAsia" w:eastAsia="宋体"/>
                  <w:color w:val="000000"/>
                  <w:vertAlign w:val="baseline"/>
                  <w:lang w:eastAsia="zh-CN"/>
                </w:rPr>
                <w:t>名称</w:t>
              </w:r>
            </w:ins>
          </w:p>
        </w:tc>
        <w:tc>
          <w:tcPr>
            <w:tcW w:w="1179" w:type="dxa"/>
            <w:vAlign w:val="top"/>
          </w:tcPr>
          <w:p>
            <w:pPr>
              <w:widowControl w:val="0"/>
              <w:jc w:val="both"/>
              <w:rPr>
                <w:ins w:id="2106" w:author="周婷" w:date="2020-08-26T15:22:42Z"/>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ins w:id="2107" w:author="周婷" w:date="2020-08-26T15:22:42Z"/>
                <w:rFonts w:hint="eastAsia" w:ascii="宋体" w:hAnsi="宋体" w:eastAsia="宋体" w:cs="宋体"/>
                <w:color w:val="000000"/>
                <w:sz w:val="24"/>
                <w:szCs w:val="24"/>
                <w:vertAlign w:val="baseline"/>
                <w:lang w:val="en-US" w:eastAsia="zh-CN" w:bidi="ar-SA"/>
              </w:rPr>
            </w:pPr>
            <w:ins w:id="2108" w:author="周婷" w:date="2020-08-26T15:25:52Z">
              <w:r>
                <w:rPr>
                  <w:rFonts w:hint="eastAsia" w:eastAsia="宋体" w:cs="宋体"/>
                  <w:color w:val="000000"/>
                  <w:sz w:val="24"/>
                  <w:szCs w:val="24"/>
                  <w:vertAlign w:val="baseline"/>
                  <w:lang w:val="en-US" w:eastAsia="zh-CN" w:bidi="ar-SA"/>
                </w:rPr>
                <w:t>文本</w:t>
              </w:r>
            </w:ins>
            <w:ins w:id="2109" w:author="周婷" w:date="2020-08-26T15:25:53Z">
              <w:r>
                <w:rPr>
                  <w:rFonts w:hint="eastAsia" w:eastAsia="宋体" w:cs="宋体"/>
                  <w:color w:val="000000"/>
                  <w:sz w:val="24"/>
                  <w:szCs w:val="24"/>
                  <w:vertAlign w:val="baseline"/>
                  <w:lang w:val="en-US" w:eastAsia="zh-CN" w:bidi="ar-SA"/>
                </w:rPr>
                <w:t>输入</w:t>
              </w:r>
            </w:ins>
            <w:ins w:id="2110" w:author="周婷" w:date="2020-08-26T15:25:56Z">
              <w:r>
                <w:rPr>
                  <w:rFonts w:hint="eastAsia" w:eastAsia="宋体" w:cs="宋体"/>
                  <w:color w:val="000000"/>
                  <w:sz w:val="24"/>
                  <w:szCs w:val="24"/>
                  <w:vertAlign w:val="baseline"/>
                  <w:lang w:val="en-US" w:eastAsia="zh-CN" w:bidi="ar-SA"/>
                </w:rPr>
                <w:t>框</w:t>
              </w:r>
            </w:ins>
          </w:p>
        </w:tc>
        <w:tc>
          <w:tcPr>
            <w:tcW w:w="733" w:type="dxa"/>
            <w:vAlign w:val="top"/>
          </w:tcPr>
          <w:p>
            <w:pPr>
              <w:widowControl w:val="0"/>
              <w:jc w:val="both"/>
              <w:rPr>
                <w:ins w:id="2111" w:author="周婷" w:date="2020-08-26T15:22:42Z"/>
                <w:rFonts w:hint="eastAsia" w:ascii="宋体" w:hAnsi="宋体" w:eastAsia="宋体" w:cs="宋体"/>
                <w:color w:val="000000"/>
                <w:sz w:val="24"/>
                <w:szCs w:val="24"/>
                <w:lang w:val="en-US" w:eastAsia="zh-CN" w:bidi="ar-SA"/>
              </w:rPr>
            </w:pPr>
            <w:ins w:id="2112" w:author="周婷" w:date="2020-08-26T15:25:58Z">
              <w:r>
                <w:rPr>
                  <w:rFonts w:hint="eastAsia" w:eastAsia="宋体" w:cs="宋体"/>
                  <w:color w:val="000000"/>
                  <w:sz w:val="24"/>
                  <w:szCs w:val="24"/>
                  <w:lang w:val="en-US" w:eastAsia="zh-CN" w:bidi="ar-SA"/>
                </w:rPr>
                <w:t>是</w:t>
              </w:r>
            </w:ins>
          </w:p>
        </w:tc>
        <w:tc>
          <w:tcPr>
            <w:tcW w:w="3217" w:type="dxa"/>
            <w:vAlign w:val="top"/>
          </w:tcPr>
          <w:p>
            <w:pPr>
              <w:widowControl w:val="0"/>
              <w:jc w:val="both"/>
              <w:rPr>
                <w:ins w:id="2113" w:author="周婷" w:date="2020-08-26T15:22:42Z"/>
                <w:rFonts w:hint="eastAsia" w:ascii="宋体" w:hAnsi="宋体" w:eastAsia="宋体" w:cs="宋体"/>
                <w:color w:val="000000"/>
                <w:sz w:val="24"/>
                <w:szCs w:val="24"/>
                <w:vertAlign w:val="baseline"/>
                <w:lang w:val="en-US" w:eastAsia="zh-CN" w:bidi="ar-SA"/>
              </w:rPr>
            </w:pPr>
            <w:ins w:id="2114" w:author="周婷" w:date="2020-08-26T15:22:42Z">
              <w:r>
                <w:rPr>
                  <w:rFonts w:hint="eastAsia" w:eastAsia="宋体" w:cs="宋体"/>
                  <w:color w:val="000000"/>
                  <w:sz w:val="24"/>
                  <w:szCs w:val="24"/>
                  <w:vertAlign w:val="baseline"/>
                  <w:lang w:val="en-US" w:eastAsia="zh-CN" w:bidi="ar-SA"/>
                </w:rPr>
                <w:t xml:space="preserve">1 </w:t>
              </w:r>
            </w:ins>
            <w:ins w:id="2115" w:author="周婷" w:date="2020-08-26T15:26:07Z">
              <w:r>
                <w:rPr>
                  <w:rFonts w:hint="eastAsia" w:eastAsia="宋体" w:cs="宋体"/>
                  <w:color w:val="000000"/>
                  <w:sz w:val="24"/>
                  <w:szCs w:val="24"/>
                  <w:vertAlign w:val="baseline"/>
                  <w:lang w:val="en-US" w:eastAsia="zh-CN" w:bidi="ar-SA"/>
                </w:rPr>
                <w:t>作为</w:t>
              </w:r>
            </w:ins>
            <w:ins w:id="2116" w:author="周婷" w:date="2020-08-26T15:26:04Z">
              <w:r>
                <w:rPr>
                  <w:rFonts w:hint="eastAsia" w:eastAsia="宋体"/>
                  <w:color w:val="000000"/>
                  <w:vertAlign w:val="baseline"/>
                  <w:lang w:val="en-US" w:eastAsia="zh-CN"/>
                </w:rPr>
                <w:t>2.2.1.1.5.4.3中创建任务时间中选择期间控件中的选项值</w:t>
              </w:r>
            </w:ins>
          </w:p>
        </w:tc>
        <w:tc>
          <w:tcPr>
            <w:tcW w:w="295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ins w:id="2117" w:author="周婷" w:date="2020-08-26T15:26:19Z"/>
                <w:rFonts w:hint="eastAsia"/>
                <w:color w:val="000000"/>
                <w:lang w:val="en-US" w:eastAsia="zh-CN"/>
              </w:rPr>
            </w:pPr>
            <w:ins w:id="2118" w:author="周婷" w:date="2020-08-26T15:26:19Z">
              <w:r>
                <w:rPr>
                  <w:rFonts w:hint="eastAsia" w:eastAsia="宋体"/>
                  <w:color w:val="000000"/>
                  <w:lang w:val="en-US" w:eastAsia="zh-CN"/>
                </w:rPr>
                <w:t>-默认提示语：请</w:t>
              </w:r>
            </w:ins>
            <w:ins w:id="2119" w:author="周婷" w:date="2020-08-26T15:26:23Z">
              <w:r>
                <w:rPr>
                  <w:rFonts w:hint="eastAsia" w:eastAsia="宋体"/>
                  <w:color w:val="000000"/>
                  <w:lang w:val="en-US" w:eastAsia="zh-CN"/>
                </w:rPr>
                <w:t>输入</w:t>
              </w:r>
            </w:ins>
            <w:ins w:id="2120" w:author="周婷" w:date="2020-08-26T15:26:24Z">
              <w:r>
                <w:rPr>
                  <w:rFonts w:hint="eastAsia" w:eastAsia="宋体"/>
                  <w:color w:val="000000"/>
                  <w:lang w:val="en-US" w:eastAsia="zh-CN"/>
                </w:rPr>
                <w:t>属性</w:t>
              </w:r>
            </w:ins>
            <w:ins w:id="2121" w:author="周婷" w:date="2020-08-26T15:26:25Z">
              <w:r>
                <w:rPr>
                  <w:rFonts w:hint="eastAsia" w:eastAsia="宋体"/>
                  <w:color w:val="000000"/>
                  <w:lang w:val="en-US" w:eastAsia="zh-CN"/>
                </w:rPr>
                <w:t>名称</w:t>
              </w:r>
            </w:ins>
          </w:p>
          <w:p>
            <w:pPr>
              <w:widowControl/>
              <w:numPr>
                <w:ilvl w:val="0"/>
                <w:numId w:val="0"/>
              </w:numPr>
              <w:jc w:val="both"/>
              <w:rPr>
                <w:ins w:id="2122" w:author="周婷" w:date="2020-08-26T15:22:42Z"/>
                <w:rFonts w:hint="eastAsia"/>
                <w:color w:val="000000"/>
                <w:lang w:val="en-US" w:eastAsia="zh-CN"/>
              </w:rPr>
            </w:pPr>
            <w:ins w:id="2123" w:author="周婷" w:date="2020-08-26T15:26:19Z">
              <w:r>
                <w:rPr>
                  <w:rFonts w:hint="eastAsia" w:eastAsia="宋体"/>
                  <w:color w:val="000000"/>
                  <w:lang w:val="en-US" w:eastAsia="zh-CN"/>
                </w:rPr>
                <w:t>-错误提示语：</w:t>
              </w:r>
            </w:ins>
            <w:ins w:id="2124" w:author="周婷" w:date="2020-08-26T15:26:32Z">
              <w:r>
                <w:rPr>
                  <w:rFonts w:hint="eastAsia" w:eastAsia="宋体"/>
                  <w:color w:val="000000"/>
                  <w:lang w:val="en-US" w:eastAsia="zh-CN"/>
                </w:rPr>
                <w:t>请</w:t>
              </w:r>
            </w:ins>
            <w:ins w:id="2125" w:author="周婷" w:date="2020-08-26T15:26:43Z">
              <w:r>
                <w:rPr>
                  <w:rFonts w:hint="eastAsia" w:eastAsia="宋体"/>
                  <w:color w:val="000000"/>
                  <w:lang w:val="en-US" w:eastAsia="zh-CN"/>
                </w:rPr>
                <w:t>完善</w:t>
              </w:r>
            </w:ins>
            <w:ins w:id="2126" w:author="周婷" w:date="2020-08-26T15:26:32Z">
              <w:r>
                <w:rPr>
                  <w:rFonts w:hint="eastAsia" w:eastAsia="宋体"/>
                  <w:color w:val="000000"/>
                  <w:lang w:val="en-US" w:eastAsia="zh-CN"/>
                </w:rPr>
                <w:t>属性名称</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2127" w:author="周婷" w:date="2020-08-26T15:26:49Z"/>
        </w:trPr>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ins w:id="2128" w:author="周婷" w:date="2020-08-26T15:26:49Z"/>
                <w:rFonts w:hint="eastAsia"/>
                <w:color w:val="000000"/>
                <w:vertAlign w:val="baseline"/>
                <w:lang w:eastAsia="zh-CN"/>
              </w:rPr>
            </w:pPr>
            <w:ins w:id="2129" w:author="周婷" w:date="2020-08-26T15:26:52Z">
              <w:r>
                <w:rPr>
                  <w:rFonts w:hint="eastAsia" w:eastAsia="宋体"/>
                  <w:color w:val="000000"/>
                  <w:vertAlign w:val="baseline"/>
                  <w:lang w:eastAsia="zh-CN"/>
                </w:rPr>
                <w:t>属性</w:t>
              </w:r>
            </w:ins>
            <w:ins w:id="2130" w:author="周婷" w:date="2020-08-26T15:27:11Z">
              <w:r>
                <w:rPr>
                  <w:rFonts w:hint="eastAsia" w:eastAsia="宋体"/>
                  <w:color w:val="000000"/>
                  <w:vertAlign w:val="baseline"/>
                  <w:lang w:eastAsia="zh-CN"/>
                </w:rPr>
                <w:t>类型</w:t>
              </w:r>
            </w:ins>
          </w:p>
        </w:tc>
        <w:tc>
          <w:tcPr>
            <w:tcW w:w="1179" w:type="dxa"/>
            <w:vAlign w:val="top"/>
          </w:tcPr>
          <w:p>
            <w:pPr>
              <w:widowControl w:val="0"/>
              <w:jc w:val="both"/>
              <w:rPr>
                <w:ins w:id="2131" w:author="周婷" w:date="2020-08-26T15:26:49Z"/>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ins w:id="2132" w:author="周婷" w:date="2020-08-26T15:26:49Z"/>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下拉选择</w:t>
            </w:r>
          </w:p>
        </w:tc>
        <w:tc>
          <w:tcPr>
            <w:tcW w:w="733" w:type="dxa"/>
            <w:vAlign w:val="top"/>
          </w:tcPr>
          <w:p>
            <w:pPr>
              <w:widowControl w:val="0"/>
              <w:jc w:val="both"/>
              <w:rPr>
                <w:ins w:id="2133" w:author="周婷" w:date="2020-08-26T15:26:49Z"/>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是</w:t>
            </w:r>
          </w:p>
        </w:tc>
        <w:tc>
          <w:tcPr>
            <w:tcW w:w="3217" w:type="dxa"/>
            <w:vAlign w:val="top"/>
          </w:tcPr>
          <w:p>
            <w:pPr>
              <w:widowControl w:val="0"/>
              <w:jc w:val="both"/>
              <w:rPr>
                <w:rFonts w:hint="eastAsia"/>
                <w:color w:val="000000"/>
                <w:lang w:eastAsia="zh-CN"/>
              </w:rPr>
            </w:pPr>
            <w:r>
              <w:rPr>
                <w:rFonts w:hint="eastAsia" w:eastAsia="宋体"/>
                <w:color w:val="000000"/>
                <w:lang w:val="en-US" w:eastAsia="zh-CN"/>
              </w:rPr>
              <w:t>1</w:t>
            </w:r>
            <w:r>
              <w:rPr>
                <w:rFonts w:hint="eastAsia" w:eastAsia="宋体"/>
                <w:color w:val="000000"/>
                <w:lang w:eastAsia="zh-CN"/>
              </w:rPr>
              <w:t>包括：</w:t>
            </w:r>
          </w:p>
          <w:p>
            <w:pPr>
              <w:widowControl w:val="0"/>
              <w:jc w:val="both"/>
              <w:rPr>
                <w:del w:id="2134" w:author="周婷" w:date="2020-08-26T15:27:56Z"/>
                <w:rFonts w:hint="eastAsia"/>
                <w:color w:val="000000"/>
                <w:lang w:val="en-US" w:eastAsia="zh-CN"/>
              </w:rPr>
            </w:pPr>
            <w:r>
              <w:rPr>
                <w:rFonts w:hint="eastAsia" w:eastAsia="宋体"/>
                <w:color w:val="000000"/>
                <w:lang w:val="en-US" w:eastAsia="zh-CN"/>
              </w:rPr>
              <w:t>-</w:t>
            </w:r>
            <w:del w:id="2135" w:author="周婷" w:date="2020-08-26T15:27:56Z">
              <w:r>
                <w:rPr>
                  <w:rFonts w:hint="eastAsia" w:eastAsia="宋体"/>
                  <w:color w:val="000000"/>
                  <w:lang w:val="en-US" w:eastAsia="zh-CN"/>
                </w:rPr>
                <w:delText>周</w:delText>
              </w:r>
            </w:del>
          </w:p>
          <w:p>
            <w:pPr>
              <w:widowControl w:val="0"/>
              <w:jc w:val="both"/>
              <w:rPr>
                <w:del w:id="2136" w:author="周婷" w:date="2020-08-26T15:27:56Z"/>
                <w:rFonts w:hint="eastAsia"/>
                <w:color w:val="000000"/>
                <w:lang w:val="en-US" w:eastAsia="zh-CN"/>
              </w:rPr>
            </w:pPr>
            <w:del w:id="2137" w:author="周婷" w:date="2020-08-26T15:27:56Z">
              <w:r>
                <w:rPr>
                  <w:rFonts w:hint="eastAsia" w:eastAsia="宋体"/>
                  <w:color w:val="000000"/>
                  <w:lang w:val="en-US" w:eastAsia="zh-CN"/>
                </w:rPr>
                <w:delText>-月</w:delText>
              </w:r>
            </w:del>
          </w:p>
          <w:p>
            <w:pPr>
              <w:widowControl w:val="0"/>
              <w:jc w:val="both"/>
              <w:rPr>
                <w:del w:id="2138" w:author="周婷" w:date="2020-08-26T15:27:56Z"/>
                <w:rFonts w:hint="eastAsia"/>
                <w:color w:val="000000"/>
                <w:lang w:val="en-US" w:eastAsia="zh-CN"/>
              </w:rPr>
            </w:pPr>
            <w:del w:id="2139" w:author="周婷" w:date="2020-08-26T15:27:56Z">
              <w:r>
                <w:rPr>
                  <w:rFonts w:hint="eastAsia" w:eastAsia="宋体"/>
                  <w:color w:val="000000"/>
                  <w:lang w:val="en-US" w:eastAsia="zh-CN"/>
                </w:rPr>
                <w:delText>-季</w:delText>
              </w:r>
            </w:del>
          </w:p>
          <w:p>
            <w:pPr>
              <w:widowControl w:val="0"/>
              <w:jc w:val="both"/>
              <w:rPr>
                <w:del w:id="2140" w:author="周婷" w:date="2020-08-26T15:27:56Z"/>
                <w:rFonts w:hint="eastAsia"/>
                <w:color w:val="000000"/>
                <w:lang w:val="en-US" w:eastAsia="zh-CN"/>
              </w:rPr>
            </w:pPr>
            <w:del w:id="2141" w:author="周婷" w:date="2020-08-26T15:27:56Z">
              <w:r>
                <w:rPr>
                  <w:rFonts w:hint="eastAsia" w:eastAsia="宋体"/>
                  <w:color w:val="000000"/>
                  <w:lang w:val="en-US" w:eastAsia="zh-CN"/>
                </w:rPr>
                <w:delText>-半年</w:delText>
              </w:r>
            </w:del>
          </w:p>
          <w:p>
            <w:pPr>
              <w:widowControl w:val="0"/>
              <w:jc w:val="both"/>
              <w:rPr>
                <w:del w:id="2142" w:author="周婷" w:date="2020-08-26T15:27:56Z"/>
                <w:rFonts w:hint="eastAsia"/>
                <w:color w:val="000000"/>
                <w:lang w:val="en-US" w:eastAsia="zh-CN"/>
              </w:rPr>
            </w:pPr>
            <w:del w:id="2143" w:author="周婷" w:date="2020-08-26T15:27:56Z">
              <w:r>
                <w:rPr>
                  <w:rFonts w:hint="eastAsia" w:eastAsia="宋体"/>
                  <w:color w:val="000000"/>
                  <w:lang w:val="en-US" w:eastAsia="zh-CN"/>
                </w:rPr>
                <w:delText>-年</w:delText>
              </w:r>
            </w:del>
          </w:p>
          <w:p>
            <w:pPr>
              <w:widowControl w:val="0"/>
              <w:jc w:val="both"/>
              <w:rPr>
                <w:ins w:id="2144" w:author="周婷" w:date="2020-08-26T15:27:57Z"/>
                <w:rFonts w:hint="eastAsia"/>
                <w:color w:val="000000"/>
                <w:lang w:val="en-US" w:eastAsia="zh-CN"/>
              </w:rPr>
            </w:pPr>
            <w:del w:id="2145" w:author="周婷" w:date="2020-08-26T15:27:56Z">
              <w:r>
                <w:rPr>
                  <w:rFonts w:hint="eastAsia" w:eastAsia="宋体"/>
                  <w:color w:val="000000"/>
                  <w:lang w:val="en-US" w:eastAsia="zh-CN"/>
                </w:rPr>
                <w:delText>2如果在</w:delText>
              </w:r>
            </w:del>
            <w:del w:id="2146" w:author="周婷" w:date="2020-08-26T15:27:56Z">
              <w:r>
                <w:rPr>
                  <w:rFonts w:hint="eastAsia" w:eastAsia="宋体"/>
                  <w:color w:val="000000"/>
                  <w:vertAlign w:val="baseline"/>
                  <w:lang w:val="en-US" w:eastAsia="zh-CN"/>
                </w:rPr>
                <w:delText>2.2.1.1.5.4.3中报表报送频率是周，则创建任务时间中选择期间控件中的选项值只有属性分类为周的属性名称，以此类推</w:delText>
              </w:r>
            </w:del>
            <w:ins w:id="2147" w:author="周婷" w:date="2020-08-26T15:27:56Z">
              <w:r>
                <w:rPr>
                  <w:rFonts w:hint="eastAsia" w:eastAsia="宋体"/>
                  <w:color w:val="000000"/>
                  <w:lang w:val="en-US" w:eastAsia="zh-CN"/>
                </w:rPr>
                <w:t>浮点</w:t>
              </w:r>
            </w:ins>
          </w:p>
          <w:p>
            <w:pPr>
              <w:widowControl w:val="0"/>
              <w:jc w:val="both"/>
              <w:rPr>
                <w:ins w:id="2148" w:author="周婷" w:date="2020-08-26T15:28:32Z"/>
                <w:rFonts w:hint="eastAsia"/>
                <w:color w:val="000000"/>
                <w:lang w:val="en-US" w:eastAsia="zh-CN"/>
              </w:rPr>
            </w:pPr>
            <w:ins w:id="2149" w:author="周婷" w:date="2020-08-26T15:27:58Z">
              <w:r>
                <w:rPr>
                  <w:rFonts w:hint="eastAsia" w:eastAsia="宋体"/>
                  <w:color w:val="000000"/>
                  <w:lang w:val="en-US" w:eastAsia="zh-CN"/>
                </w:rPr>
                <w:t>-</w:t>
              </w:r>
            </w:ins>
            <w:ins w:id="2150" w:author="周婷" w:date="2020-08-26T15:28:00Z">
              <w:r>
                <w:rPr>
                  <w:rFonts w:hint="eastAsia" w:eastAsia="宋体"/>
                  <w:color w:val="000000"/>
                  <w:lang w:val="en-US" w:eastAsia="zh-CN"/>
                </w:rPr>
                <w:t>字符</w:t>
              </w:r>
            </w:ins>
            <w:ins w:id="2151" w:author="周婷" w:date="2020-08-26T15:28:03Z">
              <w:r>
                <w:rPr>
                  <w:rFonts w:hint="eastAsia" w:eastAsia="宋体"/>
                  <w:color w:val="000000"/>
                  <w:lang w:val="en-US" w:eastAsia="zh-CN"/>
                </w:rPr>
                <w:t>串</w:t>
              </w:r>
            </w:ins>
          </w:p>
          <w:p>
            <w:pPr>
              <w:widowControl w:val="0"/>
              <w:jc w:val="both"/>
              <w:rPr>
                <w:ins w:id="2152" w:author="周婷" w:date="2020-08-26T15:26:49Z"/>
                <w:rFonts w:hint="default"/>
                <w:color w:val="000000"/>
                <w:lang w:val="en-US" w:eastAsia="zh-CN"/>
              </w:rPr>
            </w:pPr>
            <w:ins w:id="2153" w:author="周婷" w:date="2020-08-26T15:28:33Z">
              <w:r>
                <w:rPr>
                  <w:rFonts w:hint="eastAsia" w:eastAsia="宋体"/>
                  <w:color w:val="000000"/>
                  <w:lang w:val="en-US" w:eastAsia="zh-CN"/>
                </w:rPr>
                <w:t>2</w:t>
              </w:r>
            </w:ins>
            <w:ins w:id="2154" w:author="周婷" w:date="2020-08-26T15:28:40Z">
              <w:r>
                <w:rPr>
                  <w:rFonts w:hint="eastAsia" w:eastAsia="宋体"/>
                  <w:b w:val="0"/>
                  <w:bCs w:val="0"/>
                  <w:i w:val="0"/>
                  <w:iCs w:val="0"/>
                  <w:sz w:val="24"/>
                  <w:szCs w:val="24"/>
                  <w:lang w:eastAsia="zh-CN"/>
                </w:rPr>
                <w:t>报送任务创建时间和数据期间关系</w:t>
              </w:r>
            </w:ins>
            <w:ins w:id="2155" w:author="周婷" w:date="2020-08-26T15:28:42Z">
              <w:r>
                <w:rPr>
                  <w:rFonts w:hint="eastAsia" w:eastAsia="宋体"/>
                  <w:b w:val="0"/>
                  <w:bCs w:val="0"/>
                  <w:i w:val="0"/>
                  <w:iCs w:val="0"/>
                  <w:sz w:val="24"/>
                  <w:szCs w:val="24"/>
                  <w:lang w:eastAsia="zh-CN"/>
                </w:rPr>
                <w:t>请</w:t>
              </w:r>
            </w:ins>
            <w:ins w:id="2156" w:author="周婷" w:date="2020-08-26T15:28:43Z">
              <w:r>
                <w:rPr>
                  <w:rFonts w:hint="eastAsia" w:eastAsia="宋体"/>
                  <w:b w:val="0"/>
                  <w:bCs w:val="0"/>
                  <w:i w:val="0"/>
                  <w:iCs w:val="0"/>
                  <w:sz w:val="24"/>
                  <w:szCs w:val="24"/>
                  <w:lang w:eastAsia="zh-CN"/>
                </w:rPr>
                <w:t>选择</w:t>
              </w:r>
            </w:ins>
            <w:ins w:id="2157" w:author="周婷" w:date="2020-08-26T15:28:40Z">
              <w:r>
                <w:rPr>
                  <w:rFonts w:hint="eastAsia" w:eastAsia="宋体"/>
                  <w:b w:val="0"/>
                  <w:bCs w:val="0"/>
                  <w:i w:val="0"/>
                  <w:iCs w:val="0"/>
                  <w:sz w:val="24"/>
                  <w:szCs w:val="24"/>
                  <w:lang w:eastAsia="zh-CN"/>
                </w:rPr>
                <w:t>浮点</w:t>
              </w:r>
            </w:ins>
          </w:p>
        </w:tc>
        <w:tc>
          <w:tcPr>
            <w:tcW w:w="295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ins w:id="2158" w:author="周婷" w:date="2020-08-26T15:28:10Z"/>
                <w:rFonts w:hint="eastAsia"/>
                <w:color w:val="000000"/>
                <w:lang w:val="en-US" w:eastAsia="zh-CN"/>
              </w:rPr>
            </w:pPr>
            <w:ins w:id="2159" w:author="周婷" w:date="2020-08-26T15:28:10Z">
              <w:r>
                <w:rPr>
                  <w:rFonts w:hint="eastAsia" w:eastAsia="宋体"/>
                  <w:color w:val="000000"/>
                  <w:lang w:val="en-US" w:eastAsia="zh-CN"/>
                </w:rPr>
                <w:t>-默认提示语：请</w:t>
              </w:r>
            </w:ins>
            <w:ins w:id="2160" w:author="周婷" w:date="2020-08-26T15:28:15Z">
              <w:r>
                <w:rPr>
                  <w:rFonts w:hint="eastAsia" w:eastAsia="宋体"/>
                  <w:color w:val="000000"/>
                  <w:lang w:val="en-US" w:eastAsia="zh-CN"/>
                </w:rPr>
                <w:t>选择</w:t>
              </w:r>
            </w:ins>
            <w:ins w:id="2161" w:author="周婷" w:date="2020-08-26T15:28:10Z">
              <w:r>
                <w:rPr>
                  <w:rFonts w:hint="eastAsia" w:eastAsia="宋体"/>
                  <w:color w:val="000000"/>
                  <w:lang w:val="en-US" w:eastAsia="zh-CN"/>
                </w:rPr>
                <w:t>属性</w:t>
              </w:r>
            </w:ins>
            <w:ins w:id="2162" w:author="周婷" w:date="2020-08-26T15:28:19Z">
              <w:r>
                <w:rPr>
                  <w:rFonts w:hint="eastAsia" w:eastAsia="宋体"/>
                  <w:color w:val="000000"/>
                  <w:lang w:val="en-US" w:eastAsia="zh-CN"/>
                </w:rPr>
                <w:t>类型</w:t>
              </w:r>
            </w:ins>
          </w:p>
          <w:p>
            <w:pPr>
              <w:widowControl/>
              <w:numPr>
                <w:ilvl w:val="0"/>
                <w:numId w:val="0"/>
              </w:numPr>
              <w:jc w:val="both"/>
              <w:rPr>
                <w:ins w:id="2163" w:author="周婷" w:date="2020-08-26T15:26:49Z"/>
                <w:rFonts w:hint="eastAsia"/>
                <w:color w:val="000000"/>
                <w:lang w:val="en-US" w:eastAsia="zh-CN"/>
              </w:rPr>
            </w:pPr>
            <w:ins w:id="2164" w:author="周婷" w:date="2020-08-26T15:28:10Z">
              <w:r>
                <w:rPr>
                  <w:rFonts w:hint="eastAsia" w:eastAsia="宋体"/>
                  <w:color w:val="000000"/>
                  <w:lang w:val="en-US" w:eastAsia="zh-CN"/>
                </w:rPr>
                <w:t>-错误提示语：属性</w:t>
              </w:r>
            </w:ins>
            <w:ins w:id="2165" w:author="周婷" w:date="2020-08-26T15:28:27Z">
              <w:r>
                <w:rPr>
                  <w:rFonts w:hint="eastAsia" w:eastAsia="宋体"/>
                  <w:color w:val="000000"/>
                  <w:lang w:val="en-US" w:eastAsia="zh-CN"/>
                </w:rPr>
                <w:t>类型</w:t>
              </w:r>
            </w:ins>
            <w:ins w:id="2166" w:author="周婷" w:date="2020-08-26T15:28:28Z">
              <w:r>
                <w:rPr>
                  <w:rFonts w:hint="eastAsia" w:eastAsia="宋体"/>
                  <w:color w:val="000000"/>
                  <w:lang w:val="en-US" w:eastAsia="zh-CN"/>
                </w:rPr>
                <w:t>不能</w:t>
              </w:r>
            </w:ins>
            <w:ins w:id="2167" w:author="周婷" w:date="2020-08-26T15:28:29Z">
              <w:r>
                <w:rPr>
                  <w:rFonts w:hint="eastAsia" w:eastAsia="宋体"/>
                  <w:color w:val="000000"/>
                  <w:lang w:val="en-US" w:eastAsia="zh-CN"/>
                </w:rPr>
                <w:t>为空</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2168" w:author="周婷" w:date="2020-08-26T15:28:45Z"/>
        </w:trPr>
        <w:tc>
          <w:tcPr>
            <w:tcW w:w="921"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ins w:id="2169" w:author="周婷" w:date="2020-08-26T15:28:45Z"/>
                <w:rFonts w:hint="eastAsia"/>
                <w:color w:val="000000"/>
                <w:vertAlign w:val="baseline"/>
                <w:lang w:eastAsia="zh-CN"/>
              </w:rPr>
            </w:pPr>
            <w:ins w:id="2170" w:author="周婷" w:date="2020-08-26T15:28:50Z">
              <w:r>
                <w:rPr>
                  <w:rFonts w:hint="eastAsia" w:eastAsia="宋体"/>
                  <w:color w:val="000000"/>
                  <w:vertAlign w:val="baseline"/>
                  <w:lang w:eastAsia="zh-CN"/>
                </w:rPr>
                <w:t>属性</w:t>
              </w:r>
            </w:ins>
            <w:ins w:id="2171" w:author="周婷" w:date="2020-08-26T15:28:52Z">
              <w:r>
                <w:rPr>
                  <w:rFonts w:hint="eastAsia" w:eastAsia="宋体"/>
                  <w:color w:val="000000"/>
                  <w:vertAlign w:val="baseline"/>
                  <w:lang w:eastAsia="zh-CN"/>
                </w:rPr>
                <w:t>标识</w:t>
              </w:r>
            </w:ins>
          </w:p>
        </w:tc>
        <w:tc>
          <w:tcPr>
            <w:tcW w:w="1179" w:type="dxa"/>
            <w:vAlign w:val="top"/>
          </w:tcPr>
          <w:p>
            <w:pPr>
              <w:widowControl w:val="0"/>
              <w:jc w:val="both"/>
              <w:rPr>
                <w:ins w:id="2172" w:author="周婷" w:date="2020-08-26T15:28:45Z"/>
                <w:rFonts w:hint="eastAsia" w:ascii="宋体" w:hAnsi="宋体" w:eastAsia="宋体" w:cs="宋体"/>
                <w:color w:val="000000"/>
                <w:sz w:val="24"/>
                <w:szCs w:val="24"/>
                <w:vertAlign w:val="baseline"/>
                <w:lang w:val="en-US" w:eastAsia="zh-CN" w:bidi="ar-SA"/>
              </w:rPr>
            </w:pPr>
          </w:p>
        </w:tc>
        <w:tc>
          <w:tcPr>
            <w:tcW w:w="847" w:type="dxa"/>
            <w:vAlign w:val="top"/>
          </w:tcPr>
          <w:p>
            <w:pPr>
              <w:widowControl w:val="0"/>
              <w:jc w:val="both"/>
              <w:rPr>
                <w:ins w:id="2173" w:author="周婷" w:date="2020-08-26T15:28:45Z"/>
                <w:rFonts w:hint="eastAsia" w:cs="宋体"/>
                <w:color w:val="000000"/>
                <w:sz w:val="24"/>
                <w:szCs w:val="24"/>
                <w:vertAlign w:val="baseline"/>
                <w:lang w:val="en-US" w:eastAsia="zh-CN" w:bidi="ar-SA"/>
              </w:rPr>
            </w:pPr>
            <w:ins w:id="2174" w:author="周婷" w:date="2020-08-26T15:28:58Z">
              <w:r>
                <w:rPr>
                  <w:rFonts w:hint="eastAsia" w:eastAsia="宋体" w:cs="宋体"/>
                  <w:color w:val="000000"/>
                  <w:sz w:val="24"/>
                  <w:szCs w:val="24"/>
                  <w:vertAlign w:val="baseline"/>
                  <w:lang w:val="en-US" w:eastAsia="zh-CN" w:bidi="ar-SA"/>
                </w:rPr>
                <w:t>文本输入框</w:t>
              </w:r>
            </w:ins>
          </w:p>
        </w:tc>
        <w:tc>
          <w:tcPr>
            <w:tcW w:w="733" w:type="dxa"/>
            <w:vAlign w:val="top"/>
          </w:tcPr>
          <w:p>
            <w:pPr>
              <w:widowControl w:val="0"/>
              <w:jc w:val="both"/>
              <w:rPr>
                <w:ins w:id="2175" w:author="周婷" w:date="2020-08-26T15:28:45Z"/>
                <w:rFonts w:hint="eastAsia" w:cs="宋体"/>
                <w:color w:val="000000"/>
                <w:sz w:val="24"/>
                <w:szCs w:val="24"/>
                <w:lang w:val="en-US" w:eastAsia="zh-CN" w:bidi="ar-SA"/>
              </w:rPr>
            </w:pPr>
            <w:ins w:id="2176" w:author="周婷" w:date="2020-08-26T15:29:00Z">
              <w:r>
                <w:rPr>
                  <w:rFonts w:hint="eastAsia" w:eastAsia="宋体" w:cs="宋体"/>
                  <w:color w:val="000000"/>
                  <w:sz w:val="24"/>
                  <w:szCs w:val="24"/>
                  <w:lang w:val="en-US" w:eastAsia="zh-CN" w:bidi="ar-SA"/>
                </w:rPr>
                <w:t>是</w:t>
              </w:r>
            </w:ins>
          </w:p>
        </w:tc>
        <w:tc>
          <w:tcPr>
            <w:tcW w:w="3217" w:type="dxa"/>
            <w:vAlign w:val="top"/>
          </w:tcPr>
          <w:p>
            <w:pPr>
              <w:widowControl w:val="0"/>
              <w:jc w:val="both"/>
              <w:rPr>
                <w:ins w:id="2177" w:author="周婷" w:date="2020-08-26T15:29:51Z"/>
                <w:rFonts w:hint="eastAsia"/>
                <w:color w:val="000000"/>
                <w:lang w:val="en-US" w:eastAsia="zh-CN"/>
              </w:rPr>
            </w:pPr>
            <w:ins w:id="2178" w:author="周婷" w:date="2020-08-26T15:29:01Z">
              <w:r>
                <w:rPr>
                  <w:rFonts w:hint="eastAsia" w:eastAsia="宋体"/>
                  <w:color w:val="000000"/>
                  <w:lang w:val="en-US" w:eastAsia="zh-CN"/>
                </w:rPr>
                <w:t>1</w:t>
              </w:r>
            </w:ins>
            <w:ins w:id="2179" w:author="周婷" w:date="2020-08-26T15:29:02Z">
              <w:r>
                <w:rPr>
                  <w:rFonts w:hint="eastAsia" w:eastAsia="宋体"/>
                  <w:color w:val="000000"/>
                  <w:lang w:val="en-US" w:eastAsia="zh-CN"/>
                </w:rPr>
                <w:t xml:space="preserve"> </w:t>
              </w:r>
            </w:ins>
            <w:ins w:id="2180" w:author="周婷" w:date="2020-08-26T15:29:03Z">
              <w:r>
                <w:rPr>
                  <w:rFonts w:hint="eastAsia" w:eastAsia="宋体"/>
                  <w:color w:val="000000"/>
                  <w:lang w:val="en-US" w:eastAsia="zh-CN"/>
                </w:rPr>
                <w:t>只能</w:t>
              </w:r>
            </w:ins>
            <w:ins w:id="2181" w:author="周婷" w:date="2020-08-26T15:29:04Z">
              <w:r>
                <w:rPr>
                  <w:rFonts w:hint="eastAsia" w:eastAsia="宋体"/>
                  <w:color w:val="000000"/>
                  <w:lang w:val="en-US" w:eastAsia="zh-CN"/>
                </w:rPr>
                <w:t>输入</w:t>
              </w:r>
            </w:ins>
            <w:ins w:id="2182" w:author="周婷" w:date="2020-08-26T15:29:07Z">
              <w:r>
                <w:rPr>
                  <w:rFonts w:hint="eastAsia" w:eastAsia="宋体"/>
                  <w:color w:val="000000"/>
                  <w:lang w:val="en-US" w:eastAsia="zh-CN"/>
                </w:rPr>
                <w:t>整数</w:t>
              </w:r>
            </w:ins>
            <w:ins w:id="2183" w:author="周婷" w:date="2020-08-26T15:29:08Z">
              <w:r>
                <w:rPr>
                  <w:rFonts w:hint="eastAsia" w:eastAsia="宋体"/>
                  <w:color w:val="000000"/>
                  <w:lang w:val="en-US" w:eastAsia="zh-CN"/>
                </w:rPr>
                <w:t>，</w:t>
              </w:r>
            </w:ins>
            <w:ins w:id="2184" w:author="周婷" w:date="2020-08-26T15:29:22Z">
              <w:r>
                <w:rPr>
                  <w:rFonts w:hint="eastAsia" w:eastAsia="宋体"/>
                  <w:color w:val="000000"/>
                  <w:lang w:val="en-US" w:eastAsia="zh-CN"/>
                </w:rPr>
                <w:t>包括</w:t>
              </w:r>
            </w:ins>
            <w:ins w:id="2185" w:author="周婷" w:date="2020-08-26T15:29:25Z">
              <w:r>
                <w:rPr>
                  <w:rFonts w:hint="eastAsia" w:eastAsia="宋体"/>
                  <w:color w:val="000000"/>
                  <w:lang w:val="en-US" w:eastAsia="zh-CN"/>
                </w:rPr>
                <w:t>正</w:t>
              </w:r>
            </w:ins>
            <w:ins w:id="2186" w:author="周婷" w:date="2020-08-26T15:29:26Z">
              <w:r>
                <w:rPr>
                  <w:rFonts w:hint="eastAsia" w:eastAsia="宋体"/>
                  <w:color w:val="000000"/>
                  <w:lang w:val="en-US" w:eastAsia="zh-CN"/>
                </w:rPr>
                <w:t>整数</w:t>
              </w:r>
            </w:ins>
            <w:ins w:id="2187" w:author="周婷" w:date="2020-08-26T15:29:27Z">
              <w:r>
                <w:rPr>
                  <w:rFonts w:hint="eastAsia" w:eastAsia="宋体"/>
                  <w:color w:val="000000"/>
                  <w:lang w:val="en-US" w:eastAsia="zh-CN"/>
                </w:rPr>
                <w:t>、</w:t>
              </w:r>
            </w:ins>
            <w:ins w:id="2188" w:author="周婷" w:date="2020-08-26T15:29:32Z">
              <w:r>
                <w:rPr>
                  <w:rFonts w:hint="eastAsia" w:eastAsia="宋体"/>
                  <w:color w:val="000000"/>
                  <w:lang w:val="en-US" w:eastAsia="zh-CN"/>
                </w:rPr>
                <w:t>负</w:t>
              </w:r>
            </w:ins>
            <w:ins w:id="2189" w:author="周婷" w:date="2020-08-26T15:29:33Z">
              <w:r>
                <w:rPr>
                  <w:rFonts w:hint="eastAsia" w:eastAsia="宋体"/>
                  <w:color w:val="000000"/>
                  <w:lang w:val="en-US" w:eastAsia="zh-CN"/>
                </w:rPr>
                <w:t>整数</w:t>
              </w:r>
            </w:ins>
            <w:ins w:id="2190" w:author="周婷" w:date="2020-08-26T15:29:35Z">
              <w:r>
                <w:rPr>
                  <w:rFonts w:hint="eastAsia" w:eastAsia="宋体"/>
                  <w:color w:val="000000"/>
                  <w:lang w:val="en-US" w:eastAsia="zh-CN"/>
                </w:rPr>
                <w:t>和</w:t>
              </w:r>
            </w:ins>
            <w:ins w:id="2191" w:author="周婷" w:date="2020-08-26T15:29:36Z">
              <w:r>
                <w:rPr>
                  <w:rFonts w:hint="eastAsia" w:eastAsia="宋体"/>
                  <w:color w:val="000000"/>
                  <w:lang w:val="en-US" w:eastAsia="zh-CN"/>
                </w:rPr>
                <w:t>0</w:t>
              </w:r>
            </w:ins>
            <w:ins w:id="2192" w:author="周婷" w:date="2020-08-26T15:29:37Z">
              <w:r>
                <w:rPr>
                  <w:rFonts w:hint="eastAsia" w:eastAsia="宋体"/>
                  <w:color w:val="000000"/>
                  <w:lang w:val="en-US" w:eastAsia="zh-CN"/>
                </w:rPr>
                <w:t>，</w:t>
              </w:r>
            </w:ins>
            <w:ins w:id="2193" w:author="周婷" w:date="2020-08-26T15:29:38Z">
              <w:r>
                <w:rPr>
                  <w:rFonts w:hint="eastAsia" w:eastAsia="宋体"/>
                  <w:color w:val="000000"/>
                  <w:lang w:val="en-US" w:eastAsia="zh-CN"/>
                </w:rPr>
                <w:t>如</w:t>
              </w:r>
            </w:ins>
            <w:ins w:id="2194" w:author="周婷" w:date="2020-08-26T15:29:39Z">
              <w:r>
                <w:rPr>
                  <w:rFonts w:hint="eastAsia" w:eastAsia="宋体"/>
                  <w:color w:val="000000"/>
                  <w:lang w:val="en-US" w:eastAsia="zh-CN"/>
                </w:rPr>
                <w:t>：</w:t>
              </w:r>
            </w:ins>
            <w:ins w:id="2195" w:author="周婷" w:date="2020-08-26T15:29:40Z">
              <w:r>
                <w:rPr>
                  <w:rFonts w:hint="eastAsia" w:eastAsia="宋体"/>
                  <w:color w:val="000000"/>
                  <w:lang w:val="en-US" w:eastAsia="zh-CN"/>
                </w:rPr>
                <w:t>-1</w:t>
              </w:r>
            </w:ins>
            <w:ins w:id="2196" w:author="周婷" w:date="2020-08-26T15:29:46Z">
              <w:r>
                <w:rPr>
                  <w:rFonts w:hint="eastAsia" w:eastAsia="宋体"/>
                  <w:color w:val="000000"/>
                  <w:lang w:val="en-US" w:eastAsia="zh-CN"/>
                </w:rPr>
                <w:t>、3</w:t>
              </w:r>
            </w:ins>
            <w:ins w:id="2197" w:author="周婷" w:date="2020-08-26T15:29:48Z">
              <w:r>
                <w:rPr>
                  <w:rFonts w:hint="eastAsia" w:eastAsia="宋体"/>
                  <w:color w:val="000000"/>
                  <w:lang w:val="en-US" w:eastAsia="zh-CN"/>
                </w:rPr>
                <w:t>/0</w:t>
              </w:r>
            </w:ins>
            <w:ins w:id="2198" w:author="周婷" w:date="2020-08-26T15:29:50Z">
              <w:r>
                <w:rPr>
                  <w:rFonts w:hint="eastAsia" w:eastAsia="宋体"/>
                  <w:color w:val="000000"/>
                  <w:lang w:val="en-US" w:eastAsia="zh-CN"/>
                </w:rPr>
                <w:t>等</w:t>
              </w:r>
            </w:ins>
          </w:p>
          <w:p>
            <w:pPr>
              <w:widowControl w:val="0"/>
              <w:jc w:val="both"/>
              <w:rPr>
                <w:ins w:id="2199" w:author="周婷" w:date="2020-08-26T15:28:45Z"/>
                <w:rFonts w:hint="default"/>
                <w:color w:val="000000"/>
                <w:lang w:val="en-US" w:eastAsia="zh-CN"/>
              </w:rPr>
            </w:pPr>
            <w:ins w:id="2200" w:author="周婷" w:date="2020-08-26T15:29:51Z">
              <w:r>
                <w:rPr>
                  <w:rFonts w:hint="eastAsia" w:eastAsia="宋体"/>
                  <w:color w:val="000000"/>
                  <w:lang w:val="en-US" w:eastAsia="zh-CN"/>
                </w:rPr>
                <w:t>2</w:t>
              </w:r>
            </w:ins>
            <w:ins w:id="2201" w:author="周婷" w:date="2020-08-26T15:29:52Z">
              <w:r>
                <w:rPr>
                  <w:rFonts w:hint="eastAsia" w:eastAsia="宋体"/>
                  <w:color w:val="000000"/>
                  <w:lang w:val="en-US" w:eastAsia="zh-CN"/>
                </w:rPr>
                <w:t xml:space="preserve"> </w:t>
              </w:r>
            </w:ins>
            <w:ins w:id="2202" w:author="周婷" w:date="2020-08-26T15:30:01Z">
              <w:r>
                <w:rPr>
                  <w:rFonts w:hint="eastAsia" w:eastAsia="宋体"/>
                  <w:color w:val="000000"/>
                  <w:lang w:val="en-US" w:eastAsia="zh-CN"/>
                </w:rPr>
                <w:t>输入</w:t>
              </w:r>
            </w:ins>
            <w:ins w:id="2203" w:author="周婷" w:date="2020-08-26T15:30:02Z">
              <w:r>
                <w:rPr>
                  <w:rFonts w:hint="eastAsia" w:eastAsia="宋体"/>
                  <w:color w:val="000000"/>
                  <w:lang w:val="en-US" w:eastAsia="zh-CN"/>
                </w:rPr>
                <w:t>0</w:t>
              </w:r>
            </w:ins>
            <w:ins w:id="2204" w:author="周婷" w:date="2020-08-26T15:30:09Z">
              <w:r>
                <w:rPr>
                  <w:rFonts w:hint="eastAsia" w:eastAsia="宋体"/>
                  <w:color w:val="000000"/>
                  <w:lang w:val="en-US" w:eastAsia="zh-CN"/>
                </w:rPr>
                <w:t>表示</w:t>
              </w:r>
            </w:ins>
            <w:ins w:id="2205" w:author="周婷" w:date="2020-08-26T15:30:11Z">
              <w:r>
                <w:rPr>
                  <w:rFonts w:hint="eastAsia" w:eastAsia="宋体"/>
                  <w:color w:val="000000"/>
                  <w:lang w:val="en-US" w:eastAsia="zh-CN"/>
                </w:rPr>
                <w:t>报送</w:t>
              </w:r>
            </w:ins>
            <w:ins w:id="2206" w:author="周婷" w:date="2020-08-26T15:30:13Z">
              <w:r>
                <w:rPr>
                  <w:rFonts w:hint="eastAsia" w:eastAsia="宋体"/>
                  <w:color w:val="000000"/>
                  <w:lang w:val="en-US" w:eastAsia="zh-CN"/>
                </w:rPr>
                <w:t>本期</w:t>
              </w:r>
            </w:ins>
            <w:ins w:id="2207" w:author="周婷" w:date="2020-08-26T15:30:15Z">
              <w:r>
                <w:rPr>
                  <w:rFonts w:hint="eastAsia" w:eastAsia="宋体"/>
                  <w:color w:val="000000"/>
                  <w:lang w:val="en-US" w:eastAsia="zh-CN"/>
                </w:rPr>
                <w:t>数据</w:t>
              </w:r>
            </w:ins>
            <w:ins w:id="2208" w:author="周婷" w:date="2020-08-26T15:30:23Z">
              <w:r>
                <w:rPr>
                  <w:rFonts w:hint="eastAsia" w:eastAsia="宋体"/>
                  <w:color w:val="000000"/>
                  <w:lang w:val="en-US" w:eastAsia="zh-CN"/>
                </w:rPr>
                <w:t>；</w:t>
              </w:r>
            </w:ins>
            <w:ins w:id="2209" w:author="周婷" w:date="2020-08-26T15:30:24Z">
              <w:r>
                <w:rPr>
                  <w:rFonts w:hint="eastAsia" w:eastAsia="宋体"/>
                  <w:color w:val="000000"/>
                  <w:lang w:val="en-US" w:eastAsia="zh-CN"/>
                </w:rPr>
                <w:t>输入</w:t>
              </w:r>
            </w:ins>
            <w:ins w:id="2210" w:author="周婷" w:date="2020-08-26T15:30:26Z">
              <w:r>
                <w:rPr>
                  <w:rFonts w:hint="eastAsia" w:eastAsia="宋体"/>
                  <w:color w:val="000000"/>
                  <w:lang w:val="en-US" w:eastAsia="zh-CN"/>
                </w:rPr>
                <w:t>-1</w:t>
              </w:r>
            </w:ins>
            <w:ins w:id="2211" w:author="周婷" w:date="2020-08-26T15:30:28Z">
              <w:r>
                <w:rPr>
                  <w:rFonts w:hint="eastAsia" w:eastAsia="宋体"/>
                  <w:color w:val="000000"/>
                  <w:lang w:val="en-US" w:eastAsia="zh-CN"/>
                </w:rPr>
                <w:t>表示</w:t>
              </w:r>
            </w:ins>
            <w:ins w:id="2212" w:author="周婷" w:date="2020-08-26T15:30:34Z">
              <w:r>
                <w:rPr>
                  <w:rFonts w:hint="eastAsia" w:eastAsia="宋体"/>
                  <w:color w:val="000000"/>
                  <w:lang w:val="en-US" w:eastAsia="zh-CN"/>
                </w:rPr>
                <w:t>报送</w:t>
              </w:r>
            </w:ins>
            <w:ins w:id="2213" w:author="周婷" w:date="2020-08-26T15:30:35Z">
              <w:r>
                <w:rPr>
                  <w:rFonts w:hint="eastAsia" w:eastAsia="宋体"/>
                  <w:color w:val="000000"/>
                  <w:lang w:val="en-US" w:eastAsia="zh-CN"/>
                </w:rPr>
                <w:t>上期</w:t>
              </w:r>
            </w:ins>
            <w:ins w:id="2214" w:author="周婷" w:date="2020-08-26T15:30:36Z">
              <w:r>
                <w:rPr>
                  <w:rFonts w:hint="eastAsia" w:eastAsia="宋体"/>
                  <w:color w:val="000000"/>
                  <w:lang w:val="en-US" w:eastAsia="zh-CN"/>
                </w:rPr>
                <w:t>数据</w:t>
              </w:r>
            </w:ins>
            <w:ins w:id="2215" w:author="周婷" w:date="2020-08-26T15:30:37Z">
              <w:r>
                <w:rPr>
                  <w:rFonts w:hint="eastAsia" w:eastAsia="宋体"/>
                  <w:color w:val="000000"/>
                  <w:lang w:val="en-US" w:eastAsia="zh-CN"/>
                </w:rPr>
                <w:t>；</w:t>
              </w:r>
            </w:ins>
            <w:ins w:id="2216" w:author="周婷" w:date="2020-08-26T15:30:39Z">
              <w:r>
                <w:rPr>
                  <w:rFonts w:hint="eastAsia" w:eastAsia="宋体"/>
                  <w:color w:val="000000"/>
                  <w:lang w:val="en-US" w:eastAsia="zh-CN"/>
                </w:rPr>
                <w:t>输入</w:t>
              </w:r>
            </w:ins>
            <w:ins w:id="2217" w:author="周婷" w:date="2020-08-26T15:30:43Z">
              <w:r>
                <w:rPr>
                  <w:rFonts w:hint="eastAsia" w:eastAsia="宋体"/>
                  <w:color w:val="000000"/>
                  <w:lang w:val="en-US" w:eastAsia="zh-CN"/>
                </w:rPr>
                <w:t>2</w:t>
              </w:r>
            </w:ins>
            <w:ins w:id="2218" w:author="周婷" w:date="2020-08-26T15:30:45Z">
              <w:r>
                <w:rPr>
                  <w:rFonts w:hint="eastAsia" w:eastAsia="宋体"/>
                  <w:color w:val="000000"/>
                  <w:lang w:val="en-US" w:eastAsia="zh-CN"/>
                </w:rPr>
                <w:t>表示</w:t>
              </w:r>
            </w:ins>
            <w:ins w:id="2219" w:author="周婷" w:date="2020-08-26T15:30:47Z">
              <w:r>
                <w:rPr>
                  <w:rFonts w:hint="eastAsia" w:eastAsia="宋体"/>
                  <w:color w:val="000000"/>
                  <w:lang w:val="en-US" w:eastAsia="zh-CN"/>
                </w:rPr>
                <w:t>报送</w:t>
              </w:r>
            </w:ins>
            <w:ins w:id="2220" w:author="周婷" w:date="2020-08-26T15:30:59Z">
              <w:r>
                <w:rPr>
                  <w:rFonts w:hint="eastAsia" w:eastAsia="宋体"/>
                  <w:color w:val="000000"/>
                  <w:lang w:val="en-US" w:eastAsia="zh-CN"/>
                </w:rPr>
                <w:t>下下</w:t>
              </w:r>
            </w:ins>
            <w:ins w:id="2221" w:author="周婷" w:date="2020-08-26T15:31:00Z">
              <w:r>
                <w:rPr>
                  <w:rFonts w:hint="eastAsia" w:eastAsia="宋体"/>
                  <w:color w:val="000000"/>
                  <w:lang w:val="en-US" w:eastAsia="zh-CN"/>
                </w:rPr>
                <w:t>期</w:t>
              </w:r>
            </w:ins>
            <w:ins w:id="2222" w:author="周婷" w:date="2020-08-26T15:31:01Z">
              <w:r>
                <w:rPr>
                  <w:rFonts w:hint="eastAsia" w:eastAsia="宋体"/>
                  <w:color w:val="000000"/>
                  <w:lang w:val="en-US" w:eastAsia="zh-CN"/>
                </w:rPr>
                <w:t>数据</w:t>
              </w:r>
            </w:ins>
            <w:ins w:id="2223" w:author="周婷" w:date="2020-08-26T15:31:05Z">
              <w:r>
                <w:rPr>
                  <w:rFonts w:hint="eastAsia" w:eastAsia="宋体"/>
                  <w:color w:val="000000"/>
                  <w:lang w:val="en-US" w:eastAsia="zh-CN"/>
                </w:rPr>
                <w:t>。</w:t>
              </w:r>
            </w:ins>
            <w:ins w:id="2224" w:author="周婷" w:date="2020-08-26T15:31:08Z">
              <w:r>
                <w:rPr>
                  <w:rFonts w:hint="eastAsia" w:eastAsia="宋体"/>
                  <w:color w:val="000000"/>
                  <w:lang w:val="en-US" w:eastAsia="zh-CN"/>
                </w:rPr>
                <w:t>如</w:t>
              </w:r>
            </w:ins>
            <w:ins w:id="2225" w:author="周婷" w:date="2020-08-26T15:31:09Z">
              <w:r>
                <w:rPr>
                  <w:rFonts w:hint="eastAsia" w:eastAsia="宋体"/>
                  <w:color w:val="000000"/>
                  <w:lang w:val="en-US" w:eastAsia="zh-CN"/>
                </w:rPr>
                <w:t>果</w:t>
              </w:r>
            </w:ins>
            <w:ins w:id="2226" w:author="周婷" w:date="2020-08-26T15:31:22Z">
              <w:r>
                <w:rPr>
                  <w:rFonts w:hint="eastAsia" w:eastAsia="宋体"/>
                  <w:color w:val="000000"/>
                  <w:lang w:val="en-US" w:eastAsia="zh-CN"/>
                </w:rPr>
                <w:t>属性</w:t>
              </w:r>
            </w:ins>
            <w:ins w:id="2227" w:author="周婷" w:date="2020-08-26T15:31:24Z">
              <w:r>
                <w:rPr>
                  <w:rFonts w:hint="eastAsia" w:eastAsia="宋体"/>
                  <w:color w:val="000000"/>
                  <w:lang w:val="en-US" w:eastAsia="zh-CN"/>
                </w:rPr>
                <w:t>分类是</w:t>
              </w:r>
            </w:ins>
            <w:ins w:id="2228" w:author="周婷" w:date="2020-08-26T15:31:26Z">
              <w:r>
                <w:rPr>
                  <w:rFonts w:hint="eastAsia" w:eastAsia="宋体"/>
                  <w:color w:val="000000"/>
                  <w:lang w:val="en-US" w:eastAsia="zh-CN"/>
                </w:rPr>
                <w:t>月</w:t>
              </w:r>
            </w:ins>
            <w:ins w:id="2229" w:author="周婷" w:date="2020-08-26T15:31:27Z">
              <w:r>
                <w:rPr>
                  <w:rFonts w:hint="eastAsia" w:eastAsia="宋体"/>
                  <w:color w:val="000000"/>
                  <w:lang w:val="en-US" w:eastAsia="zh-CN"/>
                </w:rPr>
                <w:t>，</w:t>
              </w:r>
            </w:ins>
            <w:ins w:id="2230" w:author="周婷" w:date="2020-08-26T15:31:52Z">
              <w:r>
                <w:rPr>
                  <w:rFonts w:hint="eastAsia" w:eastAsia="宋体"/>
                  <w:color w:val="000000"/>
                  <w:lang w:val="en-US" w:eastAsia="zh-CN"/>
                </w:rPr>
                <w:t>创建</w:t>
              </w:r>
            </w:ins>
            <w:ins w:id="2231" w:author="周婷" w:date="2020-08-26T15:31:55Z">
              <w:r>
                <w:rPr>
                  <w:rFonts w:hint="eastAsia" w:eastAsia="宋体"/>
                  <w:color w:val="000000"/>
                  <w:lang w:val="en-US" w:eastAsia="zh-CN"/>
                </w:rPr>
                <w:t>任务</w:t>
              </w:r>
            </w:ins>
            <w:ins w:id="2232" w:author="周婷" w:date="2020-08-26T15:32:06Z">
              <w:r>
                <w:rPr>
                  <w:rFonts w:hint="eastAsia" w:eastAsia="宋体"/>
                  <w:color w:val="000000"/>
                  <w:lang w:val="en-US" w:eastAsia="zh-CN"/>
                </w:rPr>
                <w:t>时间是</w:t>
              </w:r>
            </w:ins>
            <w:ins w:id="2233" w:author="周婷" w:date="2020-08-26T15:32:34Z">
              <w:r>
                <w:rPr>
                  <w:rFonts w:hint="eastAsia" w:eastAsia="宋体"/>
                  <w:color w:val="000000"/>
                  <w:lang w:val="en-US" w:eastAsia="zh-CN"/>
                </w:rPr>
                <w:t>2020</w:t>
              </w:r>
            </w:ins>
            <w:ins w:id="2234" w:author="周婷" w:date="2020-08-26T15:32:35Z">
              <w:r>
                <w:rPr>
                  <w:rFonts w:hint="eastAsia" w:eastAsia="宋体"/>
                  <w:color w:val="000000"/>
                  <w:lang w:val="en-US" w:eastAsia="zh-CN"/>
                </w:rPr>
                <w:t>年</w:t>
              </w:r>
            </w:ins>
            <w:ins w:id="2235" w:author="周婷" w:date="2020-08-26T15:32:07Z">
              <w:r>
                <w:rPr>
                  <w:rFonts w:hint="eastAsia" w:eastAsia="宋体"/>
                  <w:color w:val="000000"/>
                  <w:lang w:val="en-US" w:eastAsia="zh-CN"/>
                </w:rPr>
                <w:t>5</w:t>
              </w:r>
            </w:ins>
            <w:ins w:id="2236" w:author="周婷" w:date="2020-08-26T15:32:08Z">
              <w:r>
                <w:rPr>
                  <w:rFonts w:hint="eastAsia" w:eastAsia="宋体"/>
                  <w:color w:val="000000"/>
                  <w:lang w:val="en-US" w:eastAsia="zh-CN"/>
                </w:rPr>
                <w:t>月</w:t>
              </w:r>
            </w:ins>
            <w:ins w:id="2237" w:author="周婷" w:date="2020-08-26T15:32:10Z">
              <w:r>
                <w:rPr>
                  <w:rFonts w:hint="eastAsia" w:eastAsia="宋体"/>
                  <w:color w:val="000000"/>
                  <w:lang w:val="en-US" w:eastAsia="zh-CN"/>
                </w:rPr>
                <w:t>1</w:t>
              </w:r>
            </w:ins>
            <w:ins w:id="2238" w:author="周婷" w:date="2020-08-26T15:32:11Z">
              <w:r>
                <w:rPr>
                  <w:rFonts w:hint="eastAsia" w:eastAsia="宋体"/>
                  <w:color w:val="000000"/>
                  <w:lang w:val="en-US" w:eastAsia="zh-CN"/>
                </w:rPr>
                <w:t>4</w:t>
              </w:r>
            </w:ins>
            <w:ins w:id="2239" w:author="周婷" w:date="2020-08-26T15:32:12Z">
              <w:r>
                <w:rPr>
                  <w:rFonts w:hint="eastAsia" w:eastAsia="宋体"/>
                  <w:color w:val="000000"/>
                  <w:lang w:val="en-US" w:eastAsia="zh-CN"/>
                </w:rPr>
                <w:t>日</w:t>
              </w:r>
            </w:ins>
            <w:ins w:id="2240" w:author="周婷" w:date="2020-08-26T15:32:24Z">
              <w:r>
                <w:rPr>
                  <w:rFonts w:hint="eastAsia" w:eastAsia="宋体"/>
                  <w:color w:val="000000"/>
                  <w:lang w:val="en-US" w:eastAsia="zh-CN"/>
                </w:rPr>
                <w:t>：</w:t>
              </w:r>
            </w:ins>
            <w:ins w:id="2241" w:author="周婷" w:date="2020-08-26T15:32:20Z">
              <w:r>
                <w:rPr>
                  <w:rFonts w:hint="eastAsia" w:eastAsia="宋体"/>
                  <w:color w:val="000000"/>
                  <w:lang w:val="en-US" w:eastAsia="zh-CN"/>
                </w:rPr>
                <w:t>属性标识输入的是0，</w:t>
              </w:r>
            </w:ins>
            <w:ins w:id="2242" w:author="周婷" w:date="2020-08-26T15:32:27Z">
              <w:r>
                <w:rPr>
                  <w:rFonts w:hint="eastAsia" w:eastAsia="宋体"/>
                  <w:color w:val="000000"/>
                  <w:lang w:val="en-US" w:eastAsia="zh-CN"/>
                </w:rPr>
                <w:t>则</w:t>
              </w:r>
            </w:ins>
            <w:ins w:id="2243" w:author="周婷" w:date="2020-08-26T15:32:29Z">
              <w:r>
                <w:rPr>
                  <w:rFonts w:hint="eastAsia" w:eastAsia="宋体"/>
                  <w:color w:val="000000"/>
                  <w:lang w:val="en-US" w:eastAsia="zh-CN"/>
                </w:rPr>
                <w:t>表示</w:t>
              </w:r>
            </w:ins>
            <w:ins w:id="2244" w:author="周婷" w:date="2020-08-26T15:32:30Z">
              <w:r>
                <w:rPr>
                  <w:rFonts w:hint="eastAsia" w:eastAsia="宋体"/>
                  <w:color w:val="000000"/>
                  <w:lang w:val="en-US" w:eastAsia="zh-CN"/>
                </w:rPr>
                <w:t>报送</w:t>
              </w:r>
            </w:ins>
            <w:ins w:id="2245" w:author="周婷" w:date="2020-08-26T15:32:39Z">
              <w:r>
                <w:rPr>
                  <w:rFonts w:hint="eastAsia" w:eastAsia="宋体"/>
                  <w:color w:val="000000"/>
                  <w:lang w:val="en-US" w:eastAsia="zh-CN"/>
                </w:rPr>
                <w:t>2020年5月</w:t>
              </w:r>
            </w:ins>
            <w:ins w:id="2246" w:author="周婷" w:date="2020-08-26T15:32:40Z">
              <w:r>
                <w:rPr>
                  <w:rFonts w:hint="eastAsia" w:eastAsia="宋体"/>
                  <w:color w:val="000000"/>
                  <w:lang w:val="en-US" w:eastAsia="zh-CN"/>
                </w:rPr>
                <w:t>的</w:t>
              </w:r>
            </w:ins>
            <w:ins w:id="2247" w:author="周婷" w:date="2020-08-26T15:32:41Z">
              <w:r>
                <w:rPr>
                  <w:rFonts w:hint="eastAsia" w:eastAsia="宋体"/>
                  <w:color w:val="000000"/>
                  <w:lang w:val="en-US" w:eastAsia="zh-CN"/>
                </w:rPr>
                <w:t>数据</w:t>
              </w:r>
            </w:ins>
            <w:ins w:id="2248" w:author="周婷" w:date="2020-08-26T15:32:42Z">
              <w:r>
                <w:rPr>
                  <w:rFonts w:hint="eastAsia" w:eastAsia="宋体"/>
                  <w:color w:val="000000"/>
                  <w:lang w:val="en-US" w:eastAsia="zh-CN"/>
                </w:rPr>
                <w:t>；</w:t>
              </w:r>
            </w:ins>
            <w:ins w:id="2249" w:author="周婷" w:date="2020-08-26T15:32:48Z">
              <w:r>
                <w:rPr>
                  <w:rFonts w:hint="eastAsia" w:eastAsia="宋体"/>
                  <w:color w:val="000000"/>
                  <w:lang w:val="en-US" w:eastAsia="zh-CN"/>
                </w:rPr>
                <w:t>属性标识输入的是</w:t>
              </w:r>
            </w:ins>
            <w:ins w:id="2250" w:author="周婷" w:date="2020-08-26T15:32:51Z">
              <w:r>
                <w:rPr>
                  <w:rFonts w:hint="eastAsia" w:eastAsia="宋体"/>
                  <w:color w:val="000000"/>
                  <w:lang w:val="en-US" w:eastAsia="zh-CN"/>
                </w:rPr>
                <w:t>-1</w:t>
              </w:r>
            </w:ins>
            <w:ins w:id="2251" w:author="周婷" w:date="2020-08-26T15:32:48Z">
              <w:r>
                <w:rPr>
                  <w:rFonts w:hint="eastAsia" w:eastAsia="宋体"/>
                  <w:color w:val="000000"/>
                  <w:lang w:val="en-US" w:eastAsia="zh-CN"/>
                </w:rPr>
                <w:t>，则表示报送2020年</w:t>
              </w:r>
            </w:ins>
            <w:ins w:id="2252" w:author="周婷" w:date="2020-08-26T15:32:53Z">
              <w:r>
                <w:rPr>
                  <w:rFonts w:hint="eastAsia" w:eastAsia="宋体"/>
                  <w:color w:val="000000"/>
                  <w:lang w:val="en-US" w:eastAsia="zh-CN"/>
                </w:rPr>
                <w:t>4</w:t>
              </w:r>
            </w:ins>
            <w:ins w:id="2253" w:author="周婷" w:date="2020-08-26T15:32:48Z">
              <w:r>
                <w:rPr>
                  <w:rFonts w:hint="eastAsia" w:eastAsia="宋体"/>
                  <w:color w:val="000000"/>
                  <w:lang w:val="en-US" w:eastAsia="zh-CN"/>
                </w:rPr>
                <w:t>月的数据；</w:t>
              </w:r>
            </w:ins>
            <w:ins w:id="2254" w:author="周婷" w:date="2020-08-26T15:32:55Z">
              <w:r>
                <w:rPr>
                  <w:rFonts w:hint="eastAsia" w:eastAsia="宋体"/>
                  <w:color w:val="000000"/>
                  <w:lang w:val="en-US" w:eastAsia="zh-CN"/>
                </w:rPr>
                <w:t>属性标识输入的是</w:t>
              </w:r>
            </w:ins>
            <w:ins w:id="2255" w:author="周婷" w:date="2020-08-26T15:32:59Z">
              <w:r>
                <w:rPr>
                  <w:rFonts w:hint="eastAsia" w:eastAsia="宋体"/>
                  <w:color w:val="000000"/>
                  <w:lang w:val="en-US" w:eastAsia="zh-CN"/>
                </w:rPr>
                <w:t>2</w:t>
              </w:r>
            </w:ins>
            <w:ins w:id="2256" w:author="周婷" w:date="2020-08-26T15:32:55Z">
              <w:r>
                <w:rPr>
                  <w:rFonts w:hint="eastAsia" w:eastAsia="宋体"/>
                  <w:color w:val="000000"/>
                  <w:lang w:val="en-US" w:eastAsia="zh-CN"/>
                </w:rPr>
                <w:t>，则表示报送2020年</w:t>
              </w:r>
            </w:ins>
            <w:ins w:id="2257" w:author="周婷" w:date="2020-08-26T15:33:10Z">
              <w:r>
                <w:rPr>
                  <w:rFonts w:hint="eastAsia" w:eastAsia="宋体"/>
                  <w:color w:val="000000"/>
                  <w:lang w:val="en-US" w:eastAsia="zh-CN"/>
                </w:rPr>
                <w:t>7</w:t>
              </w:r>
            </w:ins>
            <w:ins w:id="2258" w:author="周婷" w:date="2020-08-26T15:32:55Z">
              <w:r>
                <w:rPr>
                  <w:rFonts w:hint="eastAsia" w:eastAsia="宋体"/>
                  <w:color w:val="000000"/>
                  <w:lang w:val="en-US" w:eastAsia="zh-CN"/>
                </w:rPr>
                <w:t>月的数据；</w:t>
              </w:r>
            </w:ins>
            <w:ins w:id="2259" w:author="周婷" w:date="2020-08-26T15:33:42Z">
              <w:r>
                <w:rPr>
                  <w:rFonts w:hint="eastAsia" w:eastAsia="宋体"/>
                  <w:color w:val="000000"/>
                  <w:lang w:val="en-US" w:eastAsia="zh-CN"/>
                </w:rPr>
                <w:t>属性</w:t>
              </w:r>
            </w:ins>
            <w:ins w:id="2260" w:author="周婷" w:date="2020-08-26T15:33:43Z">
              <w:r>
                <w:rPr>
                  <w:rFonts w:hint="eastAsia" w:eastAsia="宋体"/>
                  <w:color w:val="000000"/>
                  <w:lang w:val="en-US" w:eastAsia="zh-CN"/>
                </w:rPr>
                <w:t>分类</w:t>
              </w:r>
            </w:ins>
            <w:ins w:id="2261" w:author="周婷" w:date="2020-08-26T15:33:45Z">
              <w:r>
                <w:rPr>
                  <w:rFonts w:hint="eastAsia" w:eastAsia="宋体"/>
                  <w:color w:val="000000"/>
                  <w:lang w:val="en-US" w:eastAsia="zh-CN"/>
                </w:rPr>
                <w:t>为</w:t>
              </w:r>
            </w:ins>
            <w:ins w:id="2262" w:author="周婷" w:date="2020-08-26T15:33:48Z">
              <w:r>
                <w:rPr>
                  <w:rFonts w:hint="eastAsia" w:eastAsia="宋体"/>
                  <w:color w:val="000000"/>
                  <w:lang w:val="en-US" w:eastAsia="zh-CN"/>
                </w:rPr>
                <w:t>其他</w:t>
              </w:r>
            </w:ins>
            <w:ins w:id="2263" w:author="周婷" w:date="2020-08-26T15:33:49Z">
              <w:r>
                <w:rPr>
                  <w:rFonts w:hint="eastAsia" w:eastAsia="宋体"/>
                  <w:color w:val="000000"/>
                  <w:lang w:val="en-US" w:eastAsia="zh-CN"/>
                </w:rPr>
                <w:t>的</w:t>
              </w:r>
            </w:ins>
            <w:ins w:id="2264" w:author="周婷" w:date="2020-08-26T15:33:56Z">
              <w:r>
                <w:rPr>
                  <w:rFonts w:hint="eastAsia" w:eastAsia="宋体"/>
                  <w:color w:val="000000"/>
                  <w:lang w:val="en-US" w:eastAsia="zh-CN"/>
                </w:rPr>
                <w:t>也</w:t>
              </w:r>
            </w:ins>
            <w:ins w:id="2265" w:author="周婷" w:date="2020-08-26T15:33:57Z">
              <w:r>
                <w:rPr>
                  <w:rFonts w:hint="eastAsia" w:eastAsia="宋体"/>
                  <w:color w:val="000000"/>
                  <w:lang w:val="en-US" w:eastAsia="zh-CN"/>
                </w:rPr>
                <w:t>是</w:t>
              </w:r>
            </w:ins>
            <w:ins w:id="2266" w:author="周婷" w:date="2020-08-26T15:33:58Z">
              <w:r>
                <w:rPr>
                  <w:rFonts w:hint="eastAsia" w:eastAsia="宋体"/>
                  <w:color w:val="000000"/>
                  <w:lang w:val="en-US" w:eastAsia="zh-CN"/>
                </w:rPr>
                <w:t>类似</w:t>
              </w:r>
            </w:ins>
            <w:ins w:id="2267" w:author="周婷" w:date="2020-08-26T15:33:59Z">
              <w:r>
                <w:rPr>
                  <w:rFonts w:hint="eastAsia" w:eastAsia="宋体"/>
                  <w:color w:val="000000"/>
                  <w:lang w:val="en-US" w:eastAsia="zh-CN"/>
                </w:rPr>
                <w:t>情况</w:t>
              </w:r>
            </w:ins>
            <w:ins w:id="2268" w:author="周婷" w:date="2020-08-26T15:34:00Z">
              <w:r>
                <w:rPr>
                  <w:rFonts w:hint="eastAsia" w:eastAsia="宋体"/>
                  <w:color w:val="000000"/>
                  <w:lang w:val="en-US" w:eastAsia="zh-CN"/>
                </w:rPr>
                <w:t>。</w:t>
              </w:r>
            </w:ins>
          </w:p>
        </w:tc>
        <w:tc>
          <w:tcPr>
            <w:tcW w:w="2953" w:type="dxa"/>
            <w:vAlign w:val="top"/>
          </w:tcPr>
          <w:p>
            <w:pPr>
              <w:widowControl/>
              <w:numPr>
                <w:ilvl w:val="0"/>
                <w:numId w:val="0"/>
              </w:numPr>
              <w:jc w:val="both"/>
              <w:rPr>
                <w:ins w:id="2269" w:author="周婷" w:date="2020-08-26T15:28:45Z"/>
                <w:rFonts w:hint="eastAsia"/>
                <w:color w:val="000000"/>
                <w:lang w:val="en-US" w:eastAsia="zh-CN"/>
              </w:rPr>
            </w:pPr>
          </w:p>
        </w:tc>
      </w:tr>
    </w:tbl>
    <w:p>
      <w:pPr>
        <w:pStyle w:val="8"/>
        <w:numPr>
          <w:ilvl w:val="6"/>
          <w:numId w:val="24"/>
        </w:numPr>
        <w:bidi w:val="0"/>
        <w:ind w:left="1296" w:leftChars="0" w:hanging="1296" w:firstLineChars="0"/>
        <w:rPr>
          <w:ins w:id="2270" w:author="周婷" w:date="2020-08-26T15:34:09Z"/>
          <w:rFonts w:hint="eastAsia"/>
          <w:lang w:val="en-US" w:eastAsia="zh-CN"/>
        </w:rPr>
      </w:pPr>
      <w:ins w:id="2271" w:author="周婷" w:date="2020-08-26T15:34:11Z">
        <w:r>
          <w:rPr>
            <w:rFonts w:hint="eastAsia" w:eastAsia="宋体"/>
            <w:lang w:val="en-US" w:eastAsia="zh-CN"/>
          </w:rPr>
          <w:t>编辑</w:t>
        </w:r>
      </w:ins>
    </w:p>
    <w:p>
      <w:pPr>
        <w:numPr>
          <w:ilvl w:val="-1"/>
          <w:numId w:val="0"/>
        </w:numPr>
        <w:ind w:firstLine="420"/>
        <w:rPr>
          <w:ins w:id="2272" w:author="周婷" w:date="2020-08-26T15:34:38Z"/>
          <w:rFonts w:hint="eastAsia"/>
          <w:lang w:val="en-US" w:eastAsia="zh-CN"/>
        </w:rPr>
      </w:pPr>
      <w:ins w:id="2273" w:author="周婷" w:date="2020-08-26T15:35:04Z">
        <w:r>
          <w:rPr>
            <w:rFonts w:hint="eastAsia" w:eastAsia="宋体"/>
            <w:lang w:val="en-US" w:eastAsia="zh-CN"/>
          </w:rPr>
          <w:t>选中</w:t>
        </w:r>
      </w:ins>
      <w:ins w:id="2274" w:author="周婷" w:date="2020-08-26T15:35:06Z">
        <w:r>
          <w:rPr>
            <w:rFonts w:hint="eastAsia" w:eastAsia="宋体"/>
            <w:lang w:val="en-US" w:eastAsia="zh-CN"/>
          </w:rPr>
          <w:t>其中</w:t>
        </w:r>
      </w:ins>
      <w:ins w:id="2275" w:author="周婷" w:date="2020-08-26T15:35:07Z">
        <w:r>
          <w:rPr>
            <w:rFonts w:hint="eastAsia" w:eastAsia="宋体"/>
            <w:lang w:val="en-US" w:eastAsia="zh-CN"/>
          </w:rPr>
          <w:t>一条</w:t>
        </w:r>
      </w:ins>
      <w:ins w:id="2276" w:author="周婷" w:date="2020-08-26T15:35:08Z">
        <w:r>
          <w:rPr>
            <w:rFonts w:hint="eastAsia" w:eastAsia="宋体"/>
            <w:lang w:val="en-US" w:eastAsia="zh-CN"/>
          </w:rPr>
          <w:t>数据</w:t>
        </w:r>
      </w:ins>
      <w:ins w:id="2277" w:author="周婷" w:date="2020-08-26T15:34:41Z">
        <w:r>
          <w:rPr>
            <w:rFonts w:hint="eastAsia" w:eastAsia="宋体"/>
            <w:lang w:val="en-US" w:eastAsia="zh-CN"/>
          </w:rPr>
          <w:t>点击</w:t>
        </w:r>
      </w:ins>
      <w:ins w:id="2278" w:author="周婷" w:date="2020-08-26T15:34:38Z">
        <w:r>
          <w:rPr>
            <w:rFonts w:hint="eastAsia" w:eastAsia="宋体"/>
            <w:lang w:val="en-US" w:eastAsia="zh-CN"/>
          </w:rPr>
          <w:t>“编辑”按钮，弹窗展示上次填写的信息，可以对已有信息进行编辑，编辑页面和新增页面保持一致，包括校验规则。</w:t>
        </w:r>
      </w:ins>
    </w:p>
    <w:p>
      <w:pPr>
        <w:pStyle w:val="8"/>
        <w:numPr>
          <w:ilvl w:val="6"/>
          <w:numId w:val="24"/>
        </w:numPr>
        <w:bidi w:val="0"/>
        <w:ind w:left="1296" w:leftChars="0" w:hanging="1296" w:firstLineChars="0"/>
        <w:rPr>
          <w:ins w:id="2279" w:author="周婷" w:date="2020-08-26T15:35:11Z"/>
          <w:rFonts w:hint="eastAsia"/>
          <w:lang w:val="en-US" w:eastAsia="zh-CN"/>
        </w:rPr>
      </w:pPr>
      <w:ins w:id="2280" w:author="周婷" w:date="2020-08-26T15:35:14Z">
        <w:r>
          <w:rPr>
            <w:rFonts w:hint="eastAsia" w:eastAsia="宋体"/>
            <w:lang w:val="en-US" w:eastAsia="zh-CN"/>
          </w:rPr>
          <w:t>删除</w:t>
        </w:r>
      </w:ins>
    </w:p>
    <w:p>
      <w:pPr>
        <w:numPr>
          <w:ilvl w:val="0"/>
          <w:numId w:val="0"/>
        </w:numPr>
        <w:ind w:firstLine="420"/>
        <w:rPr>
          <w:ins w:id="2282" w:author="周婷" w:date="2020-08-26T14:51:04Z"/>
          <w:rFonts w:hint="eastAsia"/>
          <w:b w:val="0"/>
          <w:bCs w:val="0"/>
          <w:i w:val="0"/>
          <w:iCs w:val="0"/>
          <w:sz w:val="24"/>
          <w:szCs w:val="24"/>
          <w:lang w:eastAsia="zh-CN"/>
        </w:rPr>
        <w:pPrChange w:id="2281" w:author="周婷" w:date="2020-08-26T15:35:50Z">
          <w:pPr>
            <w:ind w:firstLine="420"/>
          </w:pPr>
        </w:pPrChange>
      </w:pPr>
      <w:ins w:id="2283" w:author="周婷" w:date="2020-08-26T15:35:11Z">
        <w:r>
          <w:rPr>
            <w:rFonts w:hint="eastAsia" w:eastAsia="宋体"/>
            <w:lang w:val="en-US" w:eastAsia="zh-CN"/>
          </w:rPr>
          <w:t>选中其中一条数据点击“</w:t>
        </w:r>
      </w:ins>
      <w:ins w:id="2284" w:author="周婷" w:date="2020-08-26T15:35:19Z">
        <w:r>
          <w:rPr>
            <w:rFonts w:hint="eastAsia" w:eastAsia="宋体"/>
            <w:lang w:val="en-US" w:eastAsia="zh-CN"/>
          </w:rPr>
          <w:t>删除</w:t>
        </w:r>
      </w:ins>
      <w:ins w:id="2285" w:author="周婷" w:date="2020-08-26T15:35:11Z">
        <w:r>
          <w:rPr>
            <w:rFonts w:hint="eastAsia" w:eastAsia="宋体"/>
            <w:lang w:val="en-US" w:eastAsia="zh-CN"/>
          </w:rPr>
          <w:t>”按钮，</w:t>
        </w:r>
      </w:ins>
      <w:ins w:id="2286" w:author="周婷" w:date="2020-08-26T15:35:26Z">
        <w:r>
          <w:rPr>
            <w:rFonts w:hint="eastAsia" w:eastAsia="宋体"/>
            <w:lang w:val="en-US" w:eastAsia="zh-CN"/>
          </w:rPr>
          <w:t>确认则</w:t>
        </w:r>
      </w:ins>
      <w:ins w:id="2287" w:author="周婷" w:date="2020-08-26T15:35:28Z">
        <w:r>
          <w:rPr>
            <w:rFonts w:hint="eastAsia" w:eastAsia="宋体"/>
            <w:lang w:val="en-US" w:eastAsia="zh-CN"/>
          </w:rPr>
          <w:t>删除</w:t>
        </w:r>
      </w:ins>
      <w:ins w:id="2288" w:author="周婷" w:date="2020-08-26T15:35:30Z">
        <w:r>
          <w:rPr>
            <w:rFonts w:hint="eastAsia" w:eastAsia="宋体"/>
            <w:lang w:val="en-US" w:eastAsia="zh-CN"/>
          </w:rPr>
          <w:t>该条</w:t>
        </w:r>
      </w:ins>
      <w:ins w:id="2289" w:author="周婷" w:date="2020-08-26T15:35:31Z">
        <w:r>
          <w:rPr>
            <w:rFonts w:hint="eastAsia" w:eastAsia="宋体"/>
            <w:lang w:val="en-US" w:eastAsia="zh-CN"/>
          </w:rPr>
          <w:t>数据</w:t>
        </w:r>
      </w:ins>
      <w:ins w:id="2290" w:author="周婷" w:date="2020-08-26T15:35:34Z">
        <w:r>
          <w:rPr>
            <w:rFonts w:hint="eastAsia" w:eastAsia="宋体"/>
            <w:lang w:val="en-US" w:eastAsia="zh-CN"/>
          </w:rPr>
          <w:t>，</w:t>
        </w:r>
      </w:ins>
      <w:ins w:id="2291" w:author="周婷" w:date="2020-08-26T15:35:35Z">
        <w:r>
          <w:rPr>
            <w:rFonts w:hint="eastAsia" w:eastAsia="宋体"/>
            <w:lang w:val="en-US" w:eastAsia="zh-CN"/>
          </w:rPr>
          <w:t>取消</w:t>
        </w:r>
      </w:ins>
      <w:ins w:id="2292" w:author="周婷" w:date="2020-08-26T15:35:36Z">
        <w:r>
          <w:rPr>
            <w:rFonts w:hint="eastAsia" w:eastAsia="宋体"/>
            <w:lang w:val="en-US" w:eastAsia="zh-CN"/>
          </w:rPr>
          <w:t>则</w:t>
        </w:r>
      </w:ins>
      <w:ins w:id="2293" w:author="周婷" w:date="2020-08-26T15:35:37Z">
        <w:r>
          <w:rPr>
            <w:rFonts w:hint="eastAsia" w:eastAsia="宋体"/>
            <w:lang w:val="en-US" w:eastAsia="zh-CN"/>
          </w:rPr>
          <w:t>不会</w:t>
        </w:r>
      </w:ins>
      <w:ins w:id="2294" w:author="周婷" w:date="2020-08-26T15:35:38Z">
        <w:r>
          <w:rPr>
            <w:rFonts w:hint="eastAsia" w:eastAsia="宋体"/>
            <w:lang w:val="en-US" w:eastAsia="zh-CN"/>
          </w:rPr>
          <w:t>有</w:t>
        </w:r>
      </w:ins>
      <w:ins w:id="2295" w:author="周婷" w:date="2020-08-26T15:35:41Z">
        <w:r>
          <w:rPr>
            <w:rFonts w:hint="eastAsia" w:eastAsia="宋体"/>
            <w:lang w:val="en-US" w:eastAsia="zh-CN"/>
          </w:rPr>
          <w:t>变化</w:t>
        </w:r>
      </w:ins>
      <w:ins w:id="2296" w:author="周婷" w:date="2020-08-26T15:35:44Z">
        <w:r>
          <w:rPr>
            <w:rFonts w:hint="eastAsia" w:eastAsia="宋体"/>
            <w:lang w:val="en-US" w:eastAsia="zh-CN"/>
          </w:rPr>
          <w:t>。</w:t>
        </w:r>
      </w:ins>
    </w:p>
    <w:p>
      <w:pPr>
        <w:rPr>
          <w:rFonts w:hint="eastAsia"/>
          <w:lang w:val="en-US" w:eastAsia="zh-CN"/>
        </w:rPr>
      </w:pPr>
    </w:p>
    <w:p>
      <w:pPr>
        <w:pStyle w:val="5"/>
        <w:numPr>
          <w:ilvl w:val="3"/>
          <w:numId w:val="25"/>
        </w:numPr>
        <w:bidi w:val="0"/>
        <w:ind w:left="864" w:leftChars="0" w:hanging="864" w:firstLineChars="0"/>
        <w:rPr>
          <w:lang w:eastAsia="zh-CN"/>
        </w:rPr>
      </w:pPr>
      <w:r>
        <w:rPr>
          <w:rFonts w:hint="eastAsia" w:eastAsia="宋体"/>
          <w:lang w:eastAsia="zh-CN"/>
        </w:rPr>
        <w:t>报送查询</w:t>
      </w:r>
    </w:p>
    <w:p>
      <w:pPr>
        <w:rPr>
          <w:rFonts w:hint="eastAsia"/>
        </w:rPr>
      </w:pPr>
      <w:r>
        <w:rPr>
          <w:rFonts w:hint="eastAsia" w:eastAsia="宋体"/>
        </w:rPr>
        <w:t>该功能支持报送提交人员、报送审核人员、报送管理人员、报送跟踪人员查询所有已确认完成的报送报表的数据</w:t>
      </w:r>
    </w:p>
    <w:p>
      <w:pPr>
        <w:pStyle w:val="6"/>
        <w:numPr>
          <w:ilvl w:val="4"/>
          <w:numId w:val="25"/>
        </w:numPr>
        <w:bidi w:val="0"/>
        <w:ind w:left="1008" w:leftChars="0" w:hanging="1008" w:firstLineChars="0"/>
        <w:rPr>
          <w:i w:val="0"/>
          <w:iCs w:val="0"/>
          <w:sz w:val="20"/>
          <w:szCs w:val="20"/>
          <w:lang w:eastAsia="zh-CN"/>
        </w:rPr>
      </w:pPr>
      <w:r>
        <w:rPr>
          <w:rFonts w:hint="eastAsia" w:eastAsia="宋体"/>
          <w:i w:val="0"/>
          <w:iCs w:val="0"/>
          <w:sz w:val="20"/>
          <w:szCs w:val="20"/>
          <w:lang w:eastAsia="zh-CN"/>
        </w:rPr>
        <w:t>参与者</w:t>
      </w:r>
    </w:p>
    <w:p>
      <w:r>
        <w:rPr>
          <w:rFonts w:hint="eastAsia" w:eastAsia="宋体"/>
        </w:rPr>
        <w:t>报送提交人员、报送审核人员、报送管理人员、报送跟踪人员</w:t>
      </w:r>
    </w:p>
    <w:p>
      <w:pPr>
        <w:pStyle w:val="6"/>
        <w:numPr>
          <w:ilvl w:val="4"/>
          <w:numId w:val="25"/>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输入与输出</w:t>
      </w:r>
    </w:p>
    <w:p>
      <w:pPr>
        <w:rPr>
          <w:rFonts w:hint="eastAsia" w:eastAsia="宋体"/>
          <w:lang w:eastAsia="zh-CN"/>
        </w:rPr>
      </w:pPr>
      <w:r>
        <w:rPr>
          <w:rFonts w:hint="eastAsia" w:eastAsia="宋体"/>
        </w:rPr>
        <w:t>输入：报表名称、报送</w:t>
      </w:r>
      <w:r>
        <w:rPr>
          <w:rFonts w:hint="eastAsia" w:eastAsia="宋体"/>
          <w:lang w:eastAsia="zh-CN"/>
        </w:rPr>
        <w:t>单位、状态</w:t>
      </w:r>
    </w:p>
    <w:p>
      <w:pPr>
        <w:rPr>
          <w:rFonts w:hint="eastAsia"/>
        </w:rPr>
      </w:pPr>
      <w:r>
        <w:rPr>
          <w:rFonts w:hint="eastAsia" w:eastAsia="宋体"/>
        </w:rPr>
        <w:t>输出：展示满足条件的报表数据</w:t>
      </w:r>
    </w:p>
    <w:p>
      <w:pPr>
        <w:pStyle w:val="6"/>
        <w:numPr>
          <w:ilvl w:val="4"/>
          <w:numId w:val="25"/>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前置条件和后置条件</w:t>
      </w:r>
    </w:p>
    <w:p>
      <w:pPr>
        <w:rPr>
          <w:rFonts w:hint="eastAsia"/>
        </w:rPr>
      </w:pPr>
      <w:r>
        <w:rPr>
          <w:rFonts w:hint="eastAsia" w:eastAsia="宋体"/>
          <w:lang w:eastAsia="zh-CN"/>
        </w:rPr>
        <w:t>前置条件：</w:t>
      </w:r>
      <w:r>
        <w:rPr>
          <w:rFonts w:hint="eastAsia" w:eastAsia="宋体"/>
        </w:rPr>
        <w:t>已完成的报送报表</w:t>
      </w:r>
    </w:p>
    <w:p>
      <w:pPr>
        <w:rPr>
          <w:rFonts w:hint="eastAsia" w:eastAsia="宋体"/>
          <w:lang w:eastAsia="zh-CN"/>
        </w:rPr>
      </w:pPr>
      <w:r>
        <w:rPr>
          <w:rFonts w:hint="eastAsia" w:eastAsia="宋体"/>
          <w:lang w:eastAsia="zh-CN"/>
        </w:rPr>
        <w:t>后置条件：无</w:t>
      </w:r>
    </w:p>
    <w:p>
      <w:pPr>
        <w:pStyle w:val="6"/>
        <w:numPr>
          <w:ilvl w:val="4"/>
          <w:numId w:val="25"/>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业务规则</w:t>
      </w:r>
    </w:p>
    <w:p>
      <w:pPr>
        <w:rPr>
          <w:rFonts w:hint="eastAsia"/>
        </w:rPr>
      </w:pPr>
      <w:r>
        <w:rPr>
          <w:rFonts w:hint="eastAsia" w:eastAsia="宋体"/>
        </w:rPr>
        <w:t>查询权限控制：</w:t>
      </w:r>
    </w:p>
    <w:p>
      <w:pPr>
        <w:numPr>
          <w:ilvl w:val="0"/>
          <w:numId w:val="26"/>
        </w:numPr>
        <w:rPr>
          <w:rFonts w:hint="eastAsia"/>
        </w:rPr>
      </w:pPr>
      <w:r>
        <w:rPr>
          <w:rFonts w:hint="eastAsia" w:eastAsia="宋体"/>
        </w:rPr>
        <w:t>报送提交人员只能查询权限范围内的报送报表以及报表中自己</w:t>
      </w:r>
      <w:r>
        <w:rPr>
          <w:rFonts w:hint="eastAsia" w:eastAsia="宋体"/>
          <w:lang w:eastAsia="zh-CN"/>
        </w:rPr>
        <w:t>所属报送单位</w:t>
      </w:r>
      <w:r>
        <w:rPr>
          <w:rFonts w:hint="eastAsia" w:eastAsia="宋体"/>
        </w:rPr>
        <w:t>的数据</w:t>
      </w:r>
    </w:p>
    <w:p>
      <w:pPr>
        <w:numPr>
          <w:ilvl w:val="0"/>
          <w:numId w:val="26"/>
        </w:numPr>
      </w:pPr>
      <w:r>
        <w:rPr>
          <w:rFonts w:hint="eastAsia" w:eastAsia="宋体"/>
        </w:rPr>
        <w:t>报送审核人员只能查询权限范围内的报送报表以及报表中自己</w:t>
      </w:r>
      <w:r>
        <w:rPr>
          <w:rFonts w:hint="eastAsia" w:eastAsia="宋体"/>
          <w:lang w:eastAsia="zh-CN"/>
        </w:rPr>
        <w:t>所属报送单位</w:t>
      </w:r>
      <w:r>
        <w:rPr>
          <w:rFonts w:hint="eastAsia" w:eastAsia="宋体"/>
        </w:rPr>
        <w:t>的数据</w:t>
      </w:r>
    </w:p>
    <w:p>
      <w:pPr>
        <w:numPr>
          <w:ilvl w:val="0"/>
          <w:numId w:val="26"/>
        </w:numPr>
      </w:pPr>
      <w:r>
        <w:rPr>
          <w:rFonts w:hint="eastAsia" w:eastAsia="宋体"/>
          <w:lang w:eastAsia="zh-CN"/>
        </w:rPr>
        <w:t>集团用户</w:t>
      </w:r>
      <w:r>
        <w:rPr>
          <w:rFonts w:hint="eastAsia" w:eastAsia="宋体"/>
        </w:rPr>
        <w:t>只能查询权限范围内的报表报表以及</w:t>
      </w:r>
      <w:r>
        <w:rPr>
          <w:rFonts w:hint="eastAsia" w:eastAsia="宋体"/>
          <w:lang w:eastAsia="zh-CN"/>
        </w:rPr>
        <w:t>自己所在集团属主部门</w:t>
      </w:r>
      <w:r>
        <w:rPr>
          <w:rFonts w:hint="eastAsia" w:eastAsia="宋体"/>
        </w:rPr>
        <w:t>的全部数据</w:t>
      </w:r>
    </w:p>
    <w:p>
      <w:pPr>
        <w:numPr>
          <w:ilvl w:val="0"/>
          <w:numId w:val="26"/>
        </w:numPr>
      </w:pPr>
      <w:r>
        <w:rPr>
          <w:rFonts w:hint="eastAsia" w:eastAsia="宋体"/>
        </w:rPr>
        <w:t>报送管理人员和报送跟踪人员可以查询全部报送报表的报送数据</w:t>
      </w:r>
    </w:p>
    <w:p>
      <w:pPr>
        <w:pStyle w:val="6"/>
        <w:numPr>
          <w:ilvl w:val="4"/>
          <w:numId w:val="25"/>
        </w:numPr>
        <w:bidi w:val="0"/>
        <w:ind w:left="1008" w:leftChars="0" w:hanging="1008" w:firstLineChars="0"/>
        <w:rPr>
          <w:rFonts w:hint="eastAsia"/>
          <w:i w:val="0"/>
          <w:iCs w:val="0"/>
          <w:sz w:val="20"/>
          <w:szCs w:val="20"/>
          <w:lang w:eastAsia="zh-CN"/>
        </w:rPr>
      </w:pPr>
      <w:r>
        <w:rPr>
          <w:rFonts w:hint="eastAsia" w:eastAsia="宋体"/>
          <w:i w:val="0"/>
          <w:iCs w:val="0"/>
          <w:sz w:val="20"/>
          <w:szCs w:val="20"/>
          <w:lang w:eastAsia="zh-CN"/>
        </w:rPr>
        <w:t>页面规则及页面原型</w:t>
      </w:r>
    </w:p>
    <w:p>
      <w:pPr>
        <w:rPr>
          <w:rFonts w:hint="eastAsia"/>
          <w:b w:val="0"/>
          <w:bCs w:val="0"/>
          <w:i w:val="0"/>
          <w:iCs w:val="0"/>
          <w:sz w:val="24"/>
          <w:szCs w:val="24"/>
          <w:lang w:eastAsia="zh-CN"/>
        </w:rPr>
      </w:pPr>
      <w:r>
        <w:rPr>
          <w:rFonts w:hint="eastAsia" w:eastAsia="宋体" w:cs="Arial"/>
          <w:szCs w:val="21"/>
        </w:rPr>
        <w:t>点击</w:t>
      </w:r>
      <w:r>
        <w:rPr>
          <w:rFonts w:hint="eastAsia" w:eastAsia="宋体"/>
          <w:i w:val="0"/>
          <w:iCs w:val="0"/>
          <w:sz w:val="24"/>
          <w:szCs w:val="24"/>
          <w:lang w:eastAsia="zh-CN"/>
        </w:rPr>
        <w:t>报表报送</w:t>
      </w:r>
      <w:r>
        <w:rPr>
          <w:rFonts w:hint="eastAsia" w:eastAsia="宋体"/>
          <w:b w:val="0"/>
          <w:bCs w:val="0"/>
          <w:i w:val="0"/>
          <w:iCs w:val="0"/>
          <w:sz w:val="24"/>
          <w:szCs w:val="24"/>
          <w:lang w:eastAsia="zh-CN"/>
        </w:rPr>
        <w:t>菜单下二级菜单【报送查询】</w:t>
      </w:r>
      <w:r>
        <w:rPr>
          <w:rFonts w:hint="eastAsia" w:eastAsia="宋体" w:cs="Arial"/>
          <w:szCs w:val="21"/>
        </w:rPr>
        <w:t>进入</w:t>
      </w:r>
      <w:r>
        <w:rPr>
          <w:rFonts w:hint="eastAsia" w:eastAsia="宋体"/>
          <w:b w:val="0"/>
          <w:bCs w:val="0"/>
          <w:i w:val="0"/>
          <w:iCs w:val="0"/>
          <w:sz w:val="24"/>
          <w:szCs w:val="24"/>
          <w:lang w:eastAsia="zh-CN"/>
        </w:rPr>
        <w:t>报送查询。</w:t>
      </w:r>
    </w:p>
    <w:p>
      <w:pPr>
        <w:rPr>
          <w:rFonts w:hint="eastAsia"/>
          <w:b w:val="0"/>
          <w:bCs w:val="0"/>
          <w:i w:val="0"/>
          <w:iCs w:val="0"/>
          <w:sz w:val="24"/>
          <w:szCs w:val="24"/>
          <w:lang w:eastAsia="zh-CN"/>
        </w:rPr>
      </w:pPr>
    </w:p>
    <w:p>
      <w:pPr>
        <w:rPr>
          <w:rFonts w:hint="eastAsia"/>
          <w:b w:val="0"/>
          <w:bCs w:val="0"/>
          <w:i w:val="0"/>
          <w:iCs w:val="0"/>
          <w:sz w:val="24"/>
          <w:szCs w:val="24"/>
          <w:lang w:eastAsia="zh-CN"/>
        </w:rPr>
      </w:pPr>
      <w:ins w:id="2297" w:author="周婷" w:date="2020-08-26T21:11:51Z">
        <w:r>
          <w:rPr/>
          <w:drawing>
            <wp:inline distT="0" distB="0" distL="114300" distR="114300">
              <wp:extent cx="6109970" cy="2978785"/>
              <wp:effectExtent l="0" t="0" r="5080" b="12065"/>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42"/>
                      <a:stretch>
                        <a:fillRect/>
                      </a:stretch>
                    </pic:blipFill>
                    <pic:spPr>
                      <a:xfrm>
                        <a:off x="0" y="0"/>
                        <a:ext cx="6109970" cy="2978785"/>
                      </a:xfrm>
                      <a:prstGeom prst="rect">
                        <a:avLst/>
                      </a:prstGeom>
                      <a:noFill/>
                      <a:ln>
                        <a:noFill/>
                      </a:ln>
                    </pic:spPr>
                  </pic:pic>
                </a:graphicData>
              </a:graphic>
            </wp:inline>
          </w:drawing>
        </w:r>
      </w:ins>
      <w:del w:id="2299" w:author="周婷" w:date="2020-08-26T21:11:50Z">
        <w:r>
          <w:rPr/>
          <w:drawing>
            <wp:inline distT="0" distB="0" distL="114300" distR="114300">
              <wp:extent cx="6118225" cy="3016250"/>
              <wp:effectExtent l="0" t="0" r="15875" b="1270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43"/>
                      <a:stretch>
                        <a:fillRect/>
                      </a:stretch>
                    </pic:blipFill>
                    <pic:spPr>
                      <a:xfrm>
                        <a:off x="0" y="0"/>
                        <a:ext cx="6118225" cy="3016250"/>
                      </a:xfrm>
                      <a:prstGeom prst="rect">
                        <a:avLst/>
                      </a:prstGeom>
                      <a:noFill/>
                      <a:ln>
                        <a:noFill/>
                      </a:ln>
                    </pic:spPr>
                  </pic:pic>
                </a:graphicData>
              </a:graphic>
            </wp:inline>
          </w:drawing>
        </w:r>
      </w:del>
    </w:p>
    <w:p>
      <w:pPr>
        <w:pStyle w:val="7"/>
        <w:numPr>
          <w:ilvl w:val="5"/>
          <w:numId w:val="27"/>
        </w:numPr>
        <w:ind w:left="1152" w:leftChars="0" w:hanging="1152" w:firstLineChars="0"/>
        <w:rPr>
          <w:rFonts w:hint="eastAsia"/>
          <w:lang w:eastAsia="zh-CN"/>
        </w:rPr>
      </w:pPr>
      <w:r>
        <w:rPr>
          <w:rFonts w:hint="default" w:eastAsia="宋体"/>
          <w:lang w:eastAsia="zh-CN"/>
        </w:rPr>
        <w:t>筛选内容</w:t>
      </w:r>
    </w:p>
    <w:p>
      <w:pPr>
        <w:numPr>
          <w:ilvl w:val="-1"/>
          <w:numId w:val="0"/>
        </w:numPr>
        <w:rPr>
          <w:color w:val="000000"/>
        </w:rPr>
      </w:pPr>
      <w:r>
        <w:rPr>
          <w:rFonts w:hint="eastAsia" w:eastAsia="宋体"/>
          <w:color w:val="000000"/>
        </w:rPr>
        <w:t>支持筛选的内容有以下：</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6"/>
        <w:gridCol w:w="1575"/>
        <w:gridCol w:w="5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b/>
                <w:bCs/>
                <w:color w:val="000000"/>
              </w:rPr>
            </w:pPr>
            <w:r>
              <w:rPr>
                <w:rFonts w:hint="eastAsia" w:eastAsia="宋体"/>
                <w:b/>
                <w:bCs/>
                <w:color w:val="000000"/>
              </w:rPr>
              <w:t>可筛选字段</w:t>
            </w:r>
          </w:p>
        </w:tc>
        <w:tc>
          <w:tcPr>
            <w:tcW w:w="1575" w:type="dxa"/>
          </w:tcPr>
          <w:p>
            <w:pPr>
              <w:widowControl w:val="0"/>
              <w:jc w:val="both"/>
              <w:rPr>
                <w:b/>
                <w:bCs/>
                <w:color w:val="000000"/>
              </w:rPr>
            </w:pPr>
            <w:r>
              <w:rPr>
                <w:rFonts w:hint="eastAsia" w:eastAsia="宋体"/>
                <w:b/>
                <w:bCs/>
                <w:color w:val="000000"/>
              </w:rPr>
              <w:t>控件类型</w:t>
            </w:r>
          </w:p>
        </w:tc>
        <w:tc>
          <w:tcPr>
            <w:tcW w:w="5371" w:type="dxa"/>
          </w:tcPr>
          <w:p>
            <w:pPr>
              <w:widowControl w:val="0"/>
              <w:jc w:val="both"/>
              <w:rPr>
                <w:b/>
                <w:bCs/>
                <w:color w:val="000000"/>
              </w:rPr>
            </w:pPr>
            <w:r>
              <w:rPr>
                <w:rFonts w:hint="eastAsia" w:eastAsia="宋体"/>
                <w:b/>
                <w:bCs/>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76" w:type="dxa"/>
          </w:tcPr>
          <w:p>
            <w:pPr>
              <w:widowControl w:val="0"/>
              <w:jc w:val="both"/>
              <w:rPr>
                <w:rFonts w:hint="eastAsia" w:eastAsia="宋体"/>
                <w:color w:val="000000"/>
                <w:lang w:eastAsia="zh-CN"/>
              </w:rPr>
            </w:pPr>
            <w:r>
              <w:rPr>
                <w:rFonts w:hint="eastAsia" w:eastAsia="宋体"/>
                <w:color w:val="000000"/>
                <w:lang w:eastAsia="zh-CN"/>
              </w:rPr>
              <w:t>报表名称</w:t>
            </w:r>
          </w:p>
        </w:tc>
        <w:tc>
          <w:tcPr>
            <w:tcW w:w="1575" w:type="dxa"/>
          </w:tcPr>
          <w:p>
            <w:pPr>
              <w:widowControl w:val="0"/>
              <w:jc w:val="both"/>
              <w:rPr>
                <w:color w:val="000000"/>
              </w:rPr>
            </w:pPr>
            <w:r>
              <w:rPr>
                <w:rFonts w:hint="eastAsia" w:eastAsia="宋体"/>
                <w:color w:val="000000"/>
              </w:rPr>
              <w:t>文本输入框</w:t>
            </w:r>
          </w:p>
        </w:tc>
        <w:tc>
          <w:tcPr>
            <w:tcW w:w="5371" w:type="dxa"/>
          </w:tcPr>
          <w:p>
            <w:pPr>
              <w:widowControl w:val="0"/>
              <w:jc w:val="both"/>
              <w:rPr>
                <w:rFonts w:hint="default" w:eastAsia="宋体"/>
                <w:bCs/>
                <w:kern w:val="44"/>
                <w:szCs w:val="21"/>
                <w:lang w:val="en-US" w:eastAsia="zh-CN"/>
              </w:rPr>
            </w:pPr>
            <w:r>
              <w:rPr>
                <w:rFonts w:hint="eastAsia" w:eastAsia="宋体"/>
                <w:bCs/>
                <w:kern w:val="44"/>
                <w:szCs w:val="21"/>
              </w:rPr>
              <w:t>支持模糊搜索</w:t>
            </w:r>
            <w:r>
              <w:rPr>
                <w:rFonts w:hint="eastAsia" w:eastAsia="宋体"/>
                <w:bCs/>
                <w:kern w:val="44"/>
                <w:szCs w:val="21"/>
                <w:lang w:eastAsia="zh-CN"/>
              </w:rPr>
              <w:t>，如果没有匹配的则提示：没有搜索到“</w:t>
            </w:r>
            <w:r>
              <w:rPr>
                <w:rFonts w:hint="eastAsia" w:eastAsia="宋体"/>
                <w:bCs/>
                <w:kern w:val="44"/>
                <w:szCs w:val="21"/>
                <w:lang w:val="en-US" w:eastAsia="zh-CN"/>
              </w:rPr>
              <w:t>XXX</w:t>
            </w:r>
            <w:r>
              <w:rPr>
                <w:rFonts w:hint="eastAsia" w:eastAsia="宋体"/>
                <w:bCs/>
                <w:kern w:val="44"/>
                <w:szCs w:val="21"/>
                <w:lang w:eastAsia="zh-CN"/>
              </w:rPr>
              <w:t>”匹配的结果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ins w:id="2301" w:author="周婷" w:date="2020-08-26T14:39:14Z"/>
        </w:trPr>
        <w:tc>
          <w:tcPr>
            <w:tcW w:w="1576" w:type="dxa"/>
          </w:tcPr>
          <w:p>
            <w:pPr>
              <w:widowControl w:val="0"/>
              <w:jc w:val="both"/>
              <w:rPr>
                <w:ins w:id="2302" w:author="周婷" w:date="2020-08-26T14:39:14Z"/>
                <w:rFonts w:hint="eastAsia"/>
                <w:color w:val="000000"/>
                <w:lang w:eastAsia="zh-CN"/>
              </w:rPr>
            </w:pPr>
            <w:ins w:id="2303" w:author="周婷" w:date="2020-08-26T14:39:22Z">
              <w:r>
                <w:rPr>
                  <w:rFonts w:hint="eastAsia" w:eastAsia="宋体"/>
                  <w:color w:val="000000"/>
                  <w:lang w:eastAsia="zh-CN"/>
                </w:rPr>
                <w:t>数据</w:t>
              </w:r>
            </w:ins>
            <w:ins w:id="2304" w:author="周婷" w:date="2020-08-26T14:39:23Z">
              <w:r>
                <w:rPr>
                  <w:rFonts w:hint="eastAsia" w:eastAsia="宋体"/>
                  <w:color w:val="000000"/>
                  <w:lang w:eastAsia="zh-CN"/>
                </w:rPr>
                <w:t>期间</w:t>
              </w:r>
            </w:ins>
          </w:p>
        </w:tc>
        <w:tc>
          <w:tcPr>
            <w:tcW w:w="1575" w:type="dxa"/>
          </w:tcPr>
          <w:p>
            <w:pPr>
              <w:widowControl w:val="0"/>
              <w:jc w:val="both"/>
              <w:rPr>
                <w:ins w:id="2305" w:author="周婷" w:date="2020-08-26T14:39:14Z"/>
                <w:rFonts w:hint="eastAsia" w:eastAsia="宋体"/>
                <w:color w:val="000000"/>
                <w:lang w:eastAsia="zh-CN"/>
              </w:rPr>
            </w:pPr>
            <w:ins w:id="2306" w:author="周婷" w:date="2020-08-26T14:39:16Z">
              <w:r>
                <w:rPr>
                  <w:rFonts w:hint="eastAsia" w:eastAsia="宋体"/>
                  <w:color w:val="000000"/>
                  <w:lang w:eastAsia="zh-CN"/>
                </w:rPr>
                <w:t>时间</w:t>
              </w:r>
            </w:ins>
            <w:ins w:id="2307" w:author="周婷" w:date="2020-08-26T14:39:17Z">
              <w:r>
                <w:rPr>
                  <w:rFonts w:hint="eastAsia" w:eastAsia="宋体"/>
                  <w:color w:val="000000"/>
                  <w:lang w:eastAsia="zh-CN"/>
                </w:rPr>
                <w:t>控件</w:t>
              </w:r>
            </w:ins>
          </w:p>
        </w:tc>
        <w:tc>
          <w:tcPr>
            <w:tcW w:w="5371" w:type="dxa"/>
          </w:tcPr>
          <w:p>
            <w:pPr>
              <w:widowControl w:val="0"/>
              <w:jc w:val="both"/>
              <w:rPr>
                <w:ins w:id="2308" w:author="周婷" w:date="2020-08-26T14:39:19Z"/>
                <w:rFonts w:hint="eastAsia"/>
                <w:bCs/>
                <w:kern w:val="44"/>
                <w:szCs w:val="21"/>
                <w:lang w:val="en-US" w:eastAsia="zh-CN"/>
              </w:rPr>
            </w:pPr>
            <w:ins w:id="2309" w:author="周婷" w:date="2020-08-26T14:39:19Z">
              <w:r>
                <w:rPr>
                  <w:rFonts w:hint="eastAsia" w:eastAsia="宋体"/>
                  <w:bCs/>
                  <w:kern w:val="44"/>
                  <w:szCs w:val="21"/>
                  <w:lang w:val="en-US" w:eastAsia="zh-CN"/>
                </w:rPr>
                <w:t>1只有筛选了报表名称以后才会展示数据期间筛选控件</w:t>
              </w:r>
            </w:ins>
          </w:p>
          <w:p>
            <w:pPr>
              <w:widowControl w:val="0"/>
              <w:jc w:val="both"/>
              <w:rPr>
                <w:ins w:id="2310" w:author="周婷" w:date="2020-08-26T14:39:19Z"/>
                <w:rFonts w:hint="eastAsia"/>
                <w:bCs/>
                <w:kern w:val="44"/>
                <w:szCs w:val="21"/>
                <w:lang w:val="en-US" w:eastAsia="zh-CN"/>
              </w:rPr>
            </w:pPr>
            <w:ins w:id="2311" w:author="周婷" w:date="2020-08-26T14:39:19Z">
              <w:r>
                <w:rPr>
                  <w:rFonts w:hint="eastAsia" w:eastAsia="宋体"/>
                  <w:bCs/>
                  <w:kern w:val="44"/>
                  <w:szCs w:val="21"/>
                  <w:lang w:val="en-US" w:eastAsia="zh-CN"/>
                </w:rPr>
                <w:t>2 数据期间筛选控件跟报送报表的频率有关：</w:t>
              </w:r>
            </w:ins>
          </w:p>
          <w:p>
            <w:pPr>
              <w:widowControl w:val="0"/>
              <w:jc w:val="both"/>
              <w:rPr>
                <w:ins w:id="2312" w:author="周婷" w:date="2020-08-26T14:39:19Z"/>
                <w:rFonts w:hint="eastAsia"/>
                <w:bCs/>
                <w:kern w:val="44"/>
                <w:szCs w:val="21"/>
                <w:lang w:val="en-US" w:eastAsia="zh-CN"/>
              </w:rPr>
            </w:pPr>
            <w:ins w:id="2313" w:author="周婷" w:date="2020-08-26T14:39:19Z">
              <w:r>
                <w:rPr>
                  <w:rFonts w:hint="eastAsia" w:eastAsia="宋体"/>
                  <w:bCs/>
                  <w:kern w:val="44"/>
                  <w:szCs w:val="21"/>
                  <w:lang w:val="en-US" w:eastAsia="zh-CN"/>
                </w:rPr>
                <w:t>周-先选择年，再选择月，再选择周</w:t>
              </w:r>
            </w:ins>
          </w:p>
          <w:p>
            <w:pPr>
              <w:widowControl w:val="0"/>
              <w:jc w:val="both"/>
              <w:rPr>
                <w:ins w:id="2314" w:author="周婷" w:date="2020-08-26T14:39:19Z"/>
                <w:rFonts w:hint="eastAsia"/>
                <w:bCs/>
                <w:kern w:val="44"/>
                <w:szCs w:val="21"/>
                <w:lang w:val="en-US" w:eastAsia="zh-CN"/>
              </w:rPr>
            </w:pPr>
            <w:ins w:id="2315" w:author="周婷" w:date="2020-08-26T14:39:19Z">
              <w:r>
                <w:rPr>
                  <w:rFonts w:hint="eastAsia" w:eastAsia="宋体"/>
                  <w:bCs/>
                  <w:kern w:val="44"/>
                  <w:szCs w:val="21"/>
                  <w:lang w:val="en-US" w:eastAsia="zh-CN"/>
                </w:rPr>
                <w:t>月-先选择年，再选择月</w:t>
              </w:r>
            </w:ins>
          </w:p>
          <w:p>
            <w:pPr>
              <w:widowControl w:val="0"/>
              <w:jc w:val="both"/>
              <w:rPr>
                <w:ins w:id="2316" w:author="周婷" w:date="2020-08-26T14:39:19Z"/>
                <w:rFonts w:hint="eastAsia"/>
                <w:bCs/>
                <w:kern w:val="44"/>
                <w:szCs w:val="21"/>
                <w:lang w:val="en-US" w:eastAsia="zh-CN"/>
              </w:rPr>
            </w:pPr>
            <w:ins w:id="2317" w:author="周婷" w:date="2020-08-26T14:39:19Z">
              <w:r>
                <w:rPr>
                  <w:rFonts w:hint="eastAsia" w:eastAsia="宋体"/>
                  <w:bCs/>
                  <w:kern w:val="44"/>
                  <w:szCs w:val="21"/>
                  <w:lang w:val="en-US" w:eastAsia="zh-CN"/>
                </w:rPr>
                <w:t>季-先选择年，再选择第几季度</w:t>
              </w:r>
            </w:ins>
          </w:p>
          <w:p>
            <w:pPr>
              <w:widowControl w:val="0"/>
              <w:jc w:val="both"/>
              <w:rPr>
                <w:ins w:id="2318" w:author="周婷" w:date="2020-08-26T14:39:19Z"/>
                <w:rFonts w:hint="default"/>
                <w:bCs/>
                <w:kern w:val="44"/>
                <w:szCs w:val="21"/>
                <w:lang w:val="en-US" w:eastAsia="zh-CN"/>
              </w:rPr>
            </w:pPr>
            <w:ins w:id="2319" w:author="周婷" w:date="2020-08-26T14:39:19Z">
              <w:r>
                <w:rPr>
                  <w:rFonts w:hint="eastAsia" w:eastAsia="宋体"/>
                  <w:bCs/>
                  <w:kern w:val="44"/>
                  <w:szCs w:val="21"/>
                  <w:lang w:val="en-US" w:eastAsia="zh-CN"/>
                </w:rPr>
                <w:t>半年-先选择年，再选择上半年或下半年</w:t>
              </w:r>
            </w:ins>
          </w:p>
          <w:p>
            <w:pPr>
              <w:widowControl w:val="0"/>
              <w:jc w:val="both"/>
              <w:rPr>
                <w:ins w:id="2320" w:author="周婷" w:date="2020-08-26T14:39:14Z"/>
                <w:rFonts w:hint="eastAsia"/>
                <w:bCs/>
                <w:kern w:val="44"/>
                <w:szCs w:val="21"/>
              </w:rPr>
            </w:pPr>
            <w:ins w:id="2321" w:author="周婷" w:date="2020-08-26T14:39:19Z">
              <w:r>
                <w:rPr>
                  <w:rFonts w:hint="eastAsia" w:eastAsia="宋体"/>
                  <w:bCs/>
                  <w:kern w:val="44"/>
                  <w:szCs w:val="21"/>
                  <w:lang w:val="en-US" w:eastAsia="zh-CN"/>
                </w:rPr>
                <w:t>年-选择年</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color w:val="000000"/>
                <w:lang w:eastAsia="zh-CN"/>
              </w:rPr>
            </w:pPr>
            <w:r>
              <w:rPr>
                <w:rFonts w:hint="eastAsia" w:eastAsia="宋体"/>
                <w:color w:val="000000"/>
                <w:lang w:eastAsia="zh-CN"/>
              </w:rPr>
              <w:t>报送单位</w:t>
            </w:r>
          </w:p>
        </w:tc>
        <w:tc>
          <w:tcPr>
            <w:tcW w:w="1575" w:type="dxa"/>
          </w:tcPr>
          <w:p>
            <w:pPr>
              <w:widowControl w:val="0"/>
              <w:jc w:val="both"/>
              <w:rPr>
                <w:rFonts w:hint="eastAsia"/>
                <w:color w:val="000000"/>
                <w:vertAlign w:val="baseline"/>
                <w:lang w:eastAsia="zh-CN"/>
              </w:rPr>
            </w:pPr>
            <w:r>
              <w:rPr>
                <w:rFonts w:hint="eastAsia" w:eastAsia="宋体"/>
                <w:color w:val="000000"/>
                <w:vertAlign w:val="baseline"/>
                <w:lang w:eastAsia="zh-CN"/>
              </w:rPr>
              <w:t>下拉选择</w:t>
            </w:r>
          </w:p>
        </w:tc>
        <w:tc>
          <w:tcPr>
            <w:tcW w:w="5371" w:type="dxa"/>
          </w:tcPr>
          <w:p>
            <w:pPr>
              <w:widowControl w:val="0"/>
              <w:jc w:val="both"/>
              <w:rPr>
                <w:rFonts w:hint="eastAsia"/>
                <w:bCs/>
                <w:kern w:val="44"/>
                <w:szCs w:val="21"/>
                <w:lang w:eastAsia="zh-CN"/>
              </w:rPr>
            </w:pPr>
            <w:r>
              <w:rPr>
                <w:rFonts w:hint="eastAsia" w:eastAsia="宋体"/>
                <w:bCs/>
                <w:kern w:val="44"/>
                <w:szCs w:val="21"/>
                <w:lang w:val="en-US" w:eastAsia="zh-CN"/>
              </w:rPr>
              <w:t>1</w:t>
            </w:r>
            <w:r>
              <w:rPr>
                <w:rFonts w:hint="eastAsia" w:eastAsia="宋体"/>
                <w:bCs/>
                <w:kern w:val="44"/>
                <w:szCs w:val="21"/>
              </w:rPr>
              <w:t>支持模糊搜索</w:t>
            </w:r>
            <w:r>
              <w:rPr>
                <w:rFonts w:hint="eastAsia" w:eastAsia="宋体"/>
                <w:bCs/>
                <w:kern w:val="44"/>
                <w:szCs w:val="21"/>
                <w:lang w:eastAsia="zh-CN"/>
              </w:rPr>
              <w:t>，如果没有匹配的则提示：没有搜索到“</w:t>
            </w:r>
            <w:r>
              <w:rPr>
                <w:rFonts w:hint="eastAsia" w:eastAsia="宋体"/>
                <w:bCs/>
                <w:kern w:val="44"/>
                <w:szCs w:val="21"/>
                <w:lang w:val="en-US" w:eastAsia="zh-CN"/>
              </w:rPr>
              <w:t>XXX</w:t>
            </w:r>
            <w:r>
              <w:rPr>
                <w:rFonts w:hint="eastAsia" w:eastAsia="宋体"/>
                <w:bCs/>
                <w:kern w:val="44"/>
                <w:szCs w:val="21"/>
                <w:lang w:eastAsia="zh-CN"/>
              </w:rPr>
              <w:t>”匹配的结果</w:t>
            </w:r>
          </w:p>
          <w:p>
            <w:pPr>
              <w:widowControl w:val="0"/>
              <w:jc w:val="both"/>
              <w:rPr>
                <w:rFonts w:hint="eastAsia"/>
                <w:bCs/>
                <w:kern w:val="44"/>
                <w:szCs w:val="21"/>
                <w:lang w:eastAsia="zh-CN"/>
              </w:rPr>
            </w:pPr>
            <w:r>
              <w:rPr>
                <w:rFonts w:hint="eastAsia" w:eastAsia="宋体"/>
                <w:bCs/>
                <w:kern w:val="44"/>
                <w:szCs w:val="21"/>
                <w:lang w:val="en-US" w:eastAsia="zh-CN"/>
              </w:rPr>
              <w:t>2</w:t>
            </w:r>
            <w:r>
              <w:rPr>
                <w:rFonts w:hint="eastAsia" w:eastAsia="宋体"/>
                <w:bCs/>
                <w:kern w:val="44"/>
                <w:szCs w:val="21"/>
                <w:lang w:eastAsia="zh-CN"/>
              </w:rPr>
              <w:t>展示报送单位简称</w:t>
            </w:r>
          </w:p>
          <w:p>
            <w:pPr>
              <w:widowControl w:val="0"/>
              <w:jc w:val="both"/>
              <w:rPr>
                <w:rFonts w:hint="eastAsia"/>
                <w:bCs/>
                <w:kern w:val="44"/>
                <w:szCs w:val="21"/>
                <w:lang w:eastAsia="zh-CN"/>
              </w:rPr>
            </w:pPr>
            <w:r>
              <w:rPr>
                <w:rFonts w:hint="eastAsia" w:eastAsia="宋体"/>
                <w:bCs/>
                <w:kern w:val="44"/>
                <w:szCs w:val="21"/>
                <w:lang w:val="en-US" w:eastAsia="zh-CN"/>
              </w:rPr>
              <w:t>3</w:t>
            </w:r>
            <w:r>
              <w:rPr>
                <w:rFonts w:hint="eastAsia" w:eastAsia="宋体"/>
                <w:bCs/>
                <w:kern w:val="44"/>
                <w:szCs w:val="21"/>
                <w:lang w:eastAsia="zh-CN"/>
              </w:rPr>
              <w:t>可多选</w:t>
            </w:r>
            <w:ins w:id="2322" w:author="周婷" w:date="2020-08-26T14:40:02Z">
              <w:r>
                <w:rPr>
                  <w:rFonts w:hint="eastAsia" w:eastAsia="宋体"/>
                  <w:bCs/>
                  <w:kern w:val="44"/>
                  <w:szCs w:val="21"/>
                  <w:lang w:eastAsia="zh-CN"/>
                </w:rPr>
                <w:t>，</w:t>
              </w:r>
            </w:ins>
            <w:ins w:id="2323" w:author="周婷" w:date="2020-08-26T14:40:00Z">
              <w:r>
                <w:rPr>
                  <w:rFonts w:hint="eastAsia" w:eastAsia="宋体"/>
                  <w:bCs/>
                  <w:kern w:val="44"/>
                  <w:szCs w:val="21"/>
                  <w:lang w:val="en-US" w:eastAsia="zh-CN"/>
                </w:rPr>
                <w:t>如果选择多个，如选择了“太平香港”和“太平新加坡”，则报送单位中只要包含“太平香港”或“太平新加坡”的报送配置都会展示在列表中</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eastAsia="宋体"/>
                <w:color w:val="000000"/>
                <w:lang w:eastAsia="zh-CN"/>
              </w:rPr>
            </w:pPr>
            <w:r>
              <w:rPr>
                <w:rFonts w:hint="eastAsia" w:eastAsia="宋体"/>
                <w:color w:val="000000"/>
                <w:lang w:eastAsia="zh-CN"/>
              </w:rPr>
              <w:t>状态</w:t>
            </w:r>
          </w:p>
        </w:tc>
        <w:tc>
          <w:tcPr>
            <w:tcW w:w="1575" w:type="dxa"/>
          </w:tcPr>
          <w:p>
            <w:pPr>
              <w:widowControl w:val="0"/>
              <w:jc w:val="both"/>
              <w:rPr>
                <w:rFonts w:hint="eastAsia" w:eastAsia="宋体" w:asciiTheme="minorHAnsi" w:hAnsiTheme="minorHAnsi" w:cstheme="minorBidi"/>
                <w:color w:val="000000"/>
                <w:kern w:val="2"/>
                <w:sz w:val="21"/>
                <w:lang w:eastAsia="zh-CN"/>
              </w:rPr>
            </w:pPr>
            <w:r>
              <w:rPr>
                <w:rFonts w:hint="eastAsia" w:eastAsia="宋体"/>
                <w:color w:val="000000"/>
                <w:vertAlign w:val="baseline"/>
                <w:lang w:eastAsia="zh-CN"/>
              </w:rPr>
              <w:t>下拉选择</w:t>
            </w:r>
          </w:p>
        </w:tc>
        <w:tc>
          <w:tcPr>
            <w:tcW w:w="5371" w:type="dxa"/>
          </w:tcPr>
          <w:p>
            <w:pPr>
              <w:widowControl w:val="0"/>
              <w:jc w:val="both"/>
              <w:rPr>
                <w:rFonts w:hint="eastAsia"/>
                <w:bCs/>
                <w:kern w:val="44"/>
                <w:szCs w:val="21"/>
                <w:lang w:val="en-US" w:eastAsia="zh-CN"/>
              </w:rPr>
            </w:pPr>
            <w:r>
              <w:rPr>
                <w:rFonts w:hint="eastAsia" w:eastAsia="宋体"/>
                <w:bCs/>
                <w:kern w:val="44"/>
                <w:szCs w:val="21"/>
                <w:lang w:val="en-US" w:eastAsia="zh-CN"/>
              </w:rPr>
              <w:t>1包括</w:t>
            </w:r>
          </w:p>
          <w:p>
            <w:pPr>
              <w:widowControl w:val="0"/>
              <w:jc w:val="both"/>
              <w:rPr>
                <w:rFonts w:hint="eastAsia"/>
                <w:bCs/>
                <w:kern w:val="44"/>
                <w:szCs w:val="21"/>
                <w:lang w:val="en-US" w:eastAsia="zh-CN"/>
              </w:rPr>
            </w:pPr>
            <w:r>
              <w:rPr>
                <w:rFonts w:hint="eastAsia" w:eastAsia="宋体"/>
                <w:bCs/>
                <w:kern w:val="44"/>
                <w:szCs w:val="21"/>
                <w:lang w:val="en-US" w:eastAsia="zh-CN"/>
              </w:rPr>
              <w:t>-进行中</w:t>
            </w:r>
          </w:p>
          <w:p>
            <w:pPr>
              <w:widowControl w:val="0"/>
              <w:jc w:val="both"/>
              <w:rPr>
                <w:rFonts w:hint="default"/>
                <w:bCs/>
                <w:kern w:val="44"/>
                <w:szCs w:val="21"/>
                <w:lang w:val="en-US" w:eastAsia="zh-CN"/>
              </w:rPr>
            </w:pPr>
            <w:r>
              <w:rPr>
                <w:rFonts w:hint="eastAsia" w:eastAsia="宋体"/>
                <w:bCs/>
                <w:kern w:val="44"/>
                <w:szCs w:val="21"/>
                <w:lang w:val="en-US" w:eastAsia="zh-CN"/>
              </w:rPr>
              <w:t>-已完成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color w:val="000000"/>
                <w:lang w:eastAsia="zh-CN"/>
              </w:rPr>
            </w:pPr>
            <w:r>
              <w:rPr>
                <w:rFonts w:hint="eastAsia" w:eastAsia="宋体"/>
                <w:color w:val="000000"/>
                <w:lang w:eastAsia="zh-CN"/>
              </w:rPr>
              <w:t>查询</w:t>
            </w:r>
          </w:p>
        </w:tc>
        <w:tc>
          <w:tcPr>
            <w:tcW w:w="1575" w:type="dxa"/>
          </w:tcPr>
          <w:p>
            <w:pPr>
              <w:widowControl w:val="0"/>
              <w:jc w:val="both"/>
              <w:rPr>
                <w:rFonts w:hint="eastAsia" w:eastAsia="宋体"/>
                <w:color w:val="000000"/>
                <w:lang w:eastAsia="zh-CN"/>
              </w:rPr>
            </w:pPr>
            <w:r>
              <w:rPr>
                <w:rFonts w:hint="eastAsia" w:eastAsia="宋体"/>
                <w:color w:val="000000"/>
                <w:lang w:eastAsia="zh-CN"/>
              </w:rPr>
              <w:t>按钮</w:t>
            </w:r>
          </w:p>
        </w:tc>
        <w:tc>
          <w:tcPr>
            <w:tcW w:w="5371" w:type="dxa"/>
          </w:tcPr>
          <w:p>
            <w:pPr>
              <w:widowControl w:val="0"/>
              <w:jc w:val="both"/>
              <w:rPr>
                <w:rFonts w:hint="eastAsia"/>
                <w:bCs/>
                <w:kern w:val="44"/>
                <w:szCs w:val="21"/>
              </w:rPr>
            </w:pPr>
            <w:r>
              <w:rPr>
                <w:rFonts w:hint="eastAsia" w:eastAsia="宋体"/>
                <w:bCs/>
                <w:kern w:val="44"/>
                <w:szCs w:val="21"/>
                <w:lang w:val="en-US" w:eastAsia="zh-CN"/>
              </w:rPr>
              <w:t>点击后刷新页面，展示根据上述筛选条件搜索符合条件，自己有权限查看且已完成报送的数据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widowControl w:val="0"/>
              <w:jc w:val="both"/>
              <w:rPr>
                <w:rFonts w:hint="eastAsia"/>
                <w:color w:val="000000"/>
                <w:lang w:eastAsia="zh-CN"/>
              </w:rPr>
            </w:pPr>
            <w:r>
              <w:rPr>
                <w:rFonts w:hint="eastAsia" w:eastAsia="宋体"/>
                <w:color w:val="000000"/>
                <w:lang w:eastAsia="zh-CN"/>
              </w:rPr>
              <w:t>重置</w:t>
            </w:r>
          </w:p>
        </w:tc>
        <w:tc>
          <w:tcPr>
            <w:tcW w:w="1575" w:type="dxa"/>
          </w:tcPr>
          <w:p>
            <w:pPr>
              <w:widowControl w:val="0"/>
              <w:jc w:val="both"/>
              <w:rPr>
                <w:rFonts w:hint="eastAsia"/>
                <w:color w:val="000000"/>
                <w:lang w:eastAsia="zh-CN"/>
              </w:rPr>
            </w:pPr>
            <w:r>
              <w:rPr>
                <w:rFonts w:hint="eastAsia" w:eastAsia="宋体"/>
                <w:color w:val="000000"/>
                <w:lang w:eastAsia="zh-CN"/>
              </w:rPr>
              <w:t>按钮</w:t>
            </w:r>
          </w:p>
        </w:tc>
        <w:tc>
          <w:tcPr>
            <w:tcW w:w="5371" w:type="dxa"/>
          </w:tcPr>
          <w:p>
            <w:pPr>
              <w:widowControl w:val="0"/>
              <w:jc w:val="both"/>
              <w:rPr>
                <w:rFonts w:hint="eastAsia"/>
                <w:bCs/>
                <w:kern w:val="44"/>
                <w:szCs w:val="21"/>
                <w:lang w:val="en-US" w:eastAsia="zh-CN"/>
              </w:rPr>
            </w:pPr>
            <w:r>
              <w:rPr>
                <w:rFonts w:hint="eastAsia" w:eastAsia="宋体"/>
                <w:bCs/>
                <w:kern w:val="44"/>
                <w:szCs w:val="21"/>
                <w:lang w:val="en-US" w:eastAsia="zh-CN"/>
              </w:rPr>
              <w:t>点击后清空筛选条件并刷新页面展示用户有权限看到的所有数据</w:t>
            </w:r>
          </w:p>
        </w:tc>
      </w:tr>
    </w:tbl>
    <w:p>
      <w:pPr>
        <w:pStyle w:val="7"/>
        <w:numPr>
          <w:ilvl w:val="5"/>
          <w:numId w:val="27"/>
        </w:numPr>
        <w:ind w:left="1152" w:leftChars="0" w:hanging="1152" w:firstLineChars="0"/>
        <w:rPr>
          <w:rFonts w:hint="default"/>
          <w:lang w:eastAsia="zh-CN"/>
        </w:rPr>
      </w:pPr>
      <w:r>
        <w:rPr>
          <w:rFonts w:hint="eastAsia" w:eastAsia="宋体"/>
          <w:lang w:eastAsia="zh-CN"/>
        </w:rPr>
        <w:t>表格内容</w:t>
      </w:r>
    </w:p>
    <w:p>
      <w:pPr>
        <w:numPr>
          <w:ilvl w:val="-1"/>
          <w:numId w:val="0"/>
        </w:numPr>
        <w:rPr>
          <w:rFonts w:hint="eastAsia"/>
          <w:color w:val="000000"/>
          <w:lang w:eastAsia="zh-CN"/>
        </w:rPr>
      </w:pPr>
      <w:r>
        <w:rPr>
          <w:rFonts w:hint="eastAsia" w:eastAsia="宋体"/>
          <w:color w:val="000000"/>
          <w:lang w:val="en-US" w:eastAsia="zh-CN"/>
        </w:rPr>
        <w:t xml:space="preserve">1 </w:t>
      </w:r>
      <w:r>
        <w:rPr>
          <w:rFonts w:hint="eastAsia" w:eastAsia="宋体"/>
          <w:color w:val="000000"/>
          <w:lang w:eastAsia="zh-CN"/>
        </w:rPr>
        <w:t>列表中数据主键值为报表名称</w:t>
      </w:r>
      <w:r>
        <w:rPr>
          <w:rFonts w:hint="eastAsia" w:eastAsia="宋体"/>
          <w:color w:val="000000"/>
          <w:lang w:val="en-US" w:eastAsia="zh-CN"/>
        </w:rPr>
        <w:t>+数据期间。</w:t>
      </w:r>
    </w:p>
    <w:p>
      <w:pPr>
        <w:numPr>
          <w:ilvl w:val="-1"/>
          <w:numId w:val="0"/>
        </w:numPr>
        <w:rPr>
          <w:rFonts w:hint="eastAsia"/>
          <w:lang w:eastAsia="zh-CN"/>
        </w:rPr>
      </w:pPr>
      <w:r>
        <w:rPr>
          <w:rFonts w:hint="eastAsia" w:eastAsia="宋体"/>
          <w:lang w:val="en-US" w:eastAsia="zh-CN"/>
        </w:rPr>
        <w:t xml:space="preserve">2 </w:t>
      </w:r>
      <w:r>
        <w:rPr>
          <w:rFonts w:hint="eastAsia" w:eastAsia="宋体"/>
        </w:rPr>
        <w:t>报送</w:t>
      </w:r>
      <w:r>
        <w:rPr>
          <w:rFonts w:hint="eastAsia" w:eastAsia="宋体"/>
          <w:lang w:eastAsia="zh-CN"/>
        </w:rPr>
        <w:t>管理员和报送追踪人员可以</w:t>
      </w:r>
      <w:r>
        <w:rPr>
          <w:rFonts w:hint="eastAsia" w:eastAsia="宋体"/>
        </w:rPr>
        <w:t>查</w:t>
      </w:r>
      <w:r>
        <w:rPr>
          <w:rFonts w:hint="eastAsia" w:eastAsia="宋体"/>
          <w:lang w:eastAsia="zh-CN"/>
        </w:rPr>
        <w:t>看</w:t>
      </w:r>
      <w:r>
        <w:rPr>
          <w:rFonts w:hint="eastAsia" w:eastAsia="宋体"/>
        </w:rPr>
        <w:t>自己权限范围内的</w:t>
      </w:r>
      <w:r>
        <w:rPr>
          <w:rFonts w:hint="eastAsia" w:eastAsia="宋体"/>
          <w:lang w:eastAsia="zh-CN"/>
        </w:rPr>
        <w:t>全部</w:t>
      </w:r>
      <w:r>
        <w:rPr>
          <w:rFonts w:hint="eastAsia" w:eastAsia="宋体"/>
        </w:rPr>
        <w:t>报表</w:t>
      </w:r>
      <w:r>
        <w:rPr>
          <w:rFonts w:hint="eastAsia" w:eastAsia="宋体"/>
          <w:lang w:eastAsia="zh-CN"/>
        </w:rPr>
        <w:t>。</w:t>
      </w:r>
    </w:p>
    <w:p>
      <w:pPr>
        <w:numPr>
          <w:ilvl w:val="-1"/>
          <w:numId w:val="0"/>
        </w:numPr>
        <w:rPr>
          <w:rFonts w:hint="default"/>
          <w:lang w:val="en-US" w:eastAsia="zh-CN"/>
        </w:rPr>
      </w:pPr>
      <w:r>
        <w:rPr>
          <w:rFonts w:hint="eastAsia" w:eastAsia="宋体"/>
          <w:lang w:val="en-US" w:eastAsia="zh-CN"/>
        </w:rPr>
        <w:t xml:space="preserve">3 </w:t>
      </w:r>
      <w:r>
        <w:rPr>
          <w:rFonts w:hint="eastAsia" w:eastAsia="宋体"/>
          <w:color w:val="000000"/>
          <w:lang w:eastAsia="zh-CN"/>
        </w:rPr>
        <w:t>列表中展示的内容如下：</w:t>
      </w:r>
    </w:p>
    <w:tbl>
      <w:tblPr>
        <w:tblStyle w:val="31"/>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8"/>
        <w:gridCol w:w="2659"/>
        <w:gridCol w:w="1145"/>
        <w:gridCol w:w="4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w:t>
            </w:r>
          </w:p>
        </w:tc>
        <w:tc>
          <w:tcPr>
            <w:tcW w:w="2659"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描述</w:t>
            </w:r>
          </w:p>
        </w:tc>
        <w:tc>
          <w:tcPr>
            <w:tcW w:w="1145"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字段类型</w:t>
            </w:r>
          </w:p>
        </w:tc>
        <w:tc>
          <w:tcPr>
            <w:tcW w:w="4822"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报表名称</w:t>
            </w:r>
          </w:p>
        </w:tc>
        <w:tc>
          <w:tcPr>
            <w:tcW w:w="2659" w:type="dxa"/>
          </w:tcPr>
          <w:p>
            <w:pPr>
              <w:widowControl w:val="0"/>
              <w:jc w:val="both"/>
              <w:rPr>
                <w:rFonts w:hint="eastAsia"/>
                <w:color w:val="000000"/>
                <w:vertAlign w:val="baseline"/>
                <w:lang w:eastAsia="zh-CN"/>
              </w:rPr>
            </w:pPr>
            <w:r>
              <w:rPr>
                <w:rFonts w:hint="eastAsia" w:eastAsia="宋体"/>
                <w:color w:val="000000"/>
                <w:vertAlign w:val="baseline"/>
                <w:lang w:eastAsia="zh-CN"/>
              </w:rPr>
              <w:t>需要报送的报表名称</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color w:val="00000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频率</w:t>
            </w:r>
          </w:p>
        </w:tc>
        <w:tc>
          <w:tcPr>
            <w:tcW w:w="2659" w:type="dxa"/>
          </w:tcPr>
          <w:p>
            <w:pPr>
              <w:widowControl w:val="0"/>
              <w:jc w:val="both"/>
              <w:rPr>
                <w:rFonts w:hint="eastAsia"/>
                <w:color w:val="000000"/>
                <w:vertAlign w:val="baseline"/>
                <w:lang w:eastAsia="zh-CN"/>
              </w:rPr>
            </w:pPr>
            <w:r>
              <w:rPr>
                <w:rFonts w:hint="eastAsia" w:eastAsia="宋体"/>
                <w:color w:val="000000"/>
                <w:vertAlign w:val="baseline"/>
                <w:lang w:eastAsia="zh-CN"/>
              </w:rPr>
              <w:t>报表需要报送的频率</w:t>
            </w: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color w:val="000000"/>
                <w:lang w:eastAsia="zh-CN"/>
              </w:rPr>
            </w:pPr>
            <w:r>
              <w:rPr>
                <w:rFonts w:hint="eastAsia" w:eastAsia="宋体"/>
                <w:color w:val="000000"/>
                <w:lang w:eastAsia="zh-CN"/>
              </w:rPr>
              <w:t>报送频率包括：</w:t>
            </w:r>
          </w:p>
          <w:p>
            <w:pPr>
              <w:widowControl w:val="0"/>
              <w:jc w:val="both"/>
              <w:rPr>
                <w:rFonts w:hint="eastAsia"/>
                <w:color w:val="000000"/>
                <w:lang w:val="en-US" w:eastAsia="zh-CN"/>
              </w:rPr>
            </w:pPr>
            <w:r>
              <w:rPr>
                <w:rFonts w:hint="eastAsia" w:eastAsia="宋体"/>
                <w:color w:val="000000"/>
                <w:lang w:val="en-US" w:eastAsia="zh-CN"/>
              </w:rPr>
              <w:t>-周</w:t>
            </w:r>
          </w:p>
          <w:p>
            <w:pPr>
              <w:widowControl w:val="0"/>
              <w:jc w:val="both"/>
              <w:rPr>
                <w:rFonts w:hint="eastAsia"/>
                <w:color w:val="000000"/>
                <w:lang w:val="en-US" w:eastAsia="zh-CN"/>
              </w:rPr>
            </w:pPr>
            <w:r>
              <w:rPr>
                <w:rFonts w:hint="eastAsia" w:eastAsia="宋体"/>
                <w:color w:val="000000"/>
                <w:lang w:val="en-US" w:eastAsia="zh-CN"/>
              </w:rPr>
              <w:t>-月</w:t>
            </w:r>
          </w:p>
          <w:p>
            <w:pPr>
              <w:widowControl w:val="0"/>
              <w:jc w:val="both"/>
              <w:rPr>
                <w:rFonts w:hint="eastAsia"/>
                <w:color w:val="000000"/>
                <w:lang w:val="en-US" w:eastAsia="zh-CN"/>
              </w:rPr>
            </w:pPr>
            <w:r>
              <w:rPr>
                <w:rFonts w:hint="eastAsia" w:eastAsia="宋体"/>
                <w:color w:val="000000"/>
                <w:lang w:val="en-US" w:eastAsia="zh-CN"/>
              </w:rPr>
              <w:t>-季</w:t>
            </w:r>
          </w:p>
          <w:p>
            <w:pPr>
              <w:widowControl w:val="0"/>
              <w:jc w:val="both"/>
              <w:rPr>
                <w:rFonts w:hint="eastAsia"/>
                <w:color w:val="000000"/>
                <w:lang w:val="en-US" w:eastAsia="zh-CN"/>
              </w:rPr>
            </w:pPr>
            <w:r>
              <w:rPr>
                <w:rFonts w:hint="eastAsia" w:eastAsia="宋体"/>
                <w:color w:val="000000"/>
                <w:lang w:val="en-US" w:eastAsia="zh-CN"/>
              </w:rPr>
              <w:t>-半年</w:t>
            </w:r>
          </w:p>
          <w:p>
            <w:pPr>
              <w:widowControl w:val="0"/>
              <w:jc w:val="both"/>
              <w:rPr>
                <w:rFonts w:hint="default"/>
                <w:color w:val="000000"/>
                <w:lang w:val="en-US" w:eastAsia="zh-CN"/>
              </w:rPr>
            </w:pPr>
            <w:r>
              <w:rPr>
                <w:rFonts w:hint="eastAsia" w:eastAsia="宋体"/>
                <w:color w:val="000000"/>
                <w:lang w:val="en-US" w:eastAsia="zh-CN"/>
              </w:rPr>
              <w:t>-年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tcPr>
          <w:p>
            <w:pPr>
              <w:widowControl w:val="0"/>
              <w:jc w:val="both"/>
              <w:rPr>
                <w:rFonts w:hint="eastAsia"/>
                <w:color w:val="000000"/>
                <w:vertAlign w:val="baseline"/>
                <w:lang w:eastAsia="zh-CN"/>
              </w:rPr>
            </w:pPr>
            <w:r>
              <w:rPr>
                <w:rFonts w:hint="eastAsia" w:eastAsia="宋体"/>
                <w:color w:val="000000"/>
                <w:vertAlign w:val="baseline"/>
                <w:lang w:eastAsia="zh-CN"/>
              </w:rPr>
              <w:t>数据期间</w:t>
            </w:r>
          </w:p>
        </w:tc>
        <w:tc>
          <w:tcPr>
            <w:tcW w:w="2659" w:type="dxa"/>
          </w:tcPr>
          <w:p>
            <w:pPr>
              <w:widowControl w:val="0"/>
              <w:jc w:val="both"/>
              <w:rPr>
                <w:rFonts w:hint="eastAsia"/>
                <w:color w:val="000000"/>
                <w:vertAlign w:val="baseline"/>
                <w:lang w:eastAsia="zh-CN"/>
              </w:rPr>
            </w:pPr>
          </w:p>
        </w:tc>
        <w:tc>
          <w:tcPr>
            <w:tcW w:w="1145"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822" w:type="dxa"/>
          </w:tcPr>
          <w:p>
            <w:pPr>
              <w:widowControl w:val="0"/>
              <w:jc w:val="both"/>
              <w:rPr>
                <w:rFonts w:hint="eastAsia"/>
                <w:color w:val="000000"/>
                <w:lang w:eastAsia="zh-CN"/>
              </w:rPr>
            </w:pPr>
            <w:r>
              <w:rPr>
                <w:rFonts w:hint="eastAsia" w:eastAsia="宋体"/>
                <w:color w:val="000000"/>
                <w:lang w:eastAsia="zh-CN"/>
              </w:rPr>
              <w:t>跟报送频率有关，例：</w:t>
            </w:r>
          </w:p>
          <w:p>
            <w:pPr>
              <w:widowControl w:val="0"/>
              <w:jc w:val="both"/>
              <w:rPr>
                <w:rFonts w:hint="default"/>
                <w:color w:val="000000"/>
                <w:lang w:val="en-US" w:eastAsia="zh-CN"/>
              </w:rPr>
            </w:pPr>
            <w:r>
              <w:rPr>
                <w:rFonts w:hint="eastAsia" w:eastAsia="宋体"/>
                <w:color w:val="000000"/>
                <w:lang w:eastAsia="zh-CN"/>
              </w:rPr>
              <w:t>周</w:t>
            </w:r>
            <w:r>
              <w:rPr>
                <w:rFonts w:hint="eastAsia" w:eastAsia="宋体"/>
                <w:color w:val="000000"/>
                <w:lang w:val="en-US" w:eastAsia="zh-CN"/>
              </w:rPr>
              <w:t>-2020年06月第一周</w:t>
            </w:r>
          </w:p>
          <w:p>
            <w:pPr>
              <w:widowControl w:val="0"/>
              <w:jc w:val="both"/>
              <w:rPr>
                <w:rFonts w:hint="eastAsia"/>
                <w:color w:val="000000"/>
                <w:lang w:val="en-US" w:eastAsia="zh-CN"/>
              </w:rPr>
            </w:pPr>
            <w:r>
              <w:rPr>
                <w:rFonts w:hint="eastAsia" w:eastAsia="宋体"/>
                <w:color w:val="000000"/>
                <w:lang w:val="en-US" w:eastAsia="zh-CN"/>
              </w:rPr>
              <w:t>月-2020年06月</w:t>
            </w:r>
          </w:p>
          <w:p>
            <w:pPr>
              <w:widowControl w:val="0"/>
              <w:jc w:val="both"/>
              <w:rPr>
                <w:rFonts w:hint="default"/>
                <w:color w:val="000000"/>
                <w:lang w:val="en-US" w:eastAsia="zh-CN"/>
              </w:rPr>
            </w:pPr>
            <w:r>
              <w:rPr>
                <w:rFonts w:hint="eastAsia" w:eastAsia="宋体"/>
                <w:color w:val="000000"/>
                <w:lang w:val="en-US" w:eastAsia="zh-CN"/>
              </w:rPr>
              <w:t>季-2020年第四季</w:t>
            </w:r>
          </w:p>
          <w:p>
            <w:pPr>
              <w:widowControl w:val="0"/>
              <w:jc w:val="both"/>
              <w:rPr>
                <w:rFonts w:hint="eastAsia"/>
                <w:color w:val="000000"/>
                <w:lang w:val="en-US" w:eastAsia="zh-CN"/>
              </w:rPr>
            </w:pPr>
            <w:r>
              <w:rPr>
                <w:rFonts w:hint="eastAsia" w:eastAsia="宋体"/>
                <w:color w:val="000000"/>
                <w:lang w:val="en-US" w:eastAsia="zh-CN"/>
              </w:rPr>
              <w:t>半年-2020年上半年</w:t>
            </w:r>
          </w:p>
          <w:p>
            <w:pPr>
              <w:widowControl w:val="0"/>
              <w:jc w:val="both"/>
              <w:rPr>
                <w:rFonts w:hint="eastAsia"/>
                <w:color w:val="000000"/>
                <w:lang w:val="en-US" w:eastAsia="zh-CN"/>
              </w:rPr>
            </w:pPr>
            <w:r>
              <w:rPr>
                <w:rFonts w:hint="eastAsia" w:eastAsia="宋体"/>
                <w:color w:val="000000"/>
                <w:lang w:val="en-US" w:eastAsia="zh-CN"/>
              </w:rPr>
              <w:t>年-2020年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报送单位</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需要报送的单位</w:t>
            </w: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字符串</w:t>
            </w:r>
          </w:p>
        </w:tc>
        <w:tc>
          <w:tcPr>
            <w:tcW w:w="4822" w:type="dxa"/>
            <w:vAlign w:val="top"/>
          </w:tcPr>
          <w:p>
            <w:pPr>
              <w:widowControl w:val="0"/>
              <w:jc w:val="both"/>
              <w:rPr>
                <w:rFonts w:hint="eastAsia"/>
                <w:color w:val="000000"/>
                <w:lang w:val="en-US" w:eastAsia="zh-CN"/>
              </w:rPr>
            </w:pPr>
            <w:r>
              <w:rPr>
                <w:rFonts w:hint="eastAsia" w:eastAsia="宋体"/>
                <w:color w:val="000000"/>
                <w:lang w:val="en-US" w:eastAsia="zh-CN"/>
              </w:rPr>
              <w:t xml:space="preserve">1 </w:t>
            </w:r>
            <w:r>
              <w:rPr>
                <w:rFonts w:hint="eastAsia" w:eastAsia="宋体"/>
                <w:color w:val="000000"/>
                <w:lang w:eastAsia="zh-CN"/>
              </w:rPr>
              <w:t>如果是多个报送单位，用“、”</w:t>
            </w:r>
            <w:r>
              <w:rPr>
                <w:rFonts w:hint="eastAsia" w:eastAsia="宋体"/>
                <w:color w:val="000000"/>
                <w:lang w:val="en-US" w:eastAsia="zh-CN"/>
              </w:rPr>
              <w:t>分隔</w:t>
            </w:r>
          </w:p>
          <w:p>
            <w:pPr>
              <w:widowControl w:val="0"/>
              <w:jc w:val="both"/>
              <w:rPr>
                <w:rFonts w:hint="eastAsia" w:ascii="宋体" w:hAnsi="宋体" w:eastAsia="宋体" w:cs="宋体"/>
                <w:color w:val="000000"/>
                <w:sz w:val="24"/>
                <w:szCs w:val="24"/>
                <w:lang w:val="en-US" w:eastAsia="zh-CN" w:bidi="ar-SA"/>
              </w:rPr>
            </w:pPr>
            <w:r>
              <w:rPr>
                <w:rFonts w:hint="eastAsia" w:eastAsia="宋体"/>
                <w:color w:val="000000"/>
                <w:lang w:val="en-US" w:eastAsia="zh-CN"/>
              </w:rPr>
              <w:t>2 如果报送单位太多，则最后用“...”省略，点击后悬浮展示完整的报送单位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更新时间</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报送任务更新时间</w:t>
            </w: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日期</w:t>
            </w:r>
          </w:p>
        </w:tc>
        <w:tc>
          <w:tcPr>
            <w:tcW w:w="4822" w:type="dxa"/>
            <w:vAlign w:val="top"/>
          </w:tcPr>
          <w:p>
            <w:pPr>
              <w:widowControl w:val="0"/>
              <w:numPr>
                <w:ilvl w:val="-1"/>
                <w:numId w:val="0"/>
              </w:numPr>
              <w:jc w:val="both"/>
              <w:rPr>
                <w:rFonts w:hint="default"/>
                <w:color w:val="000000"/>
                <w:vertAlign w:val="baseline"/>
                <w:lang w:val="en-US"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 （精确到小时，24小时制）</w:t>
            </w:r>
          </w:p>
          <w:p>
            <w:pPr>
              <w:widowControl w:val="0"/>
              <w:jc w:val="both"/>
              <w:rPr>
                <w:ins w:id="2324" w:author="周婷" w:date="2020-08-26T19:43:55Z"/>
                <w:rFonts w:hint="eastAsia"/>
                <w:lang w:eastAsia="zh-CN"/>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p>
            <w:pPr>
              <w:widowControl w:val="0"/>
              <w:jc w:val="both"/>
              <w:rPr>
                <w:rFonts w:hint="eastAsia"/>
                <w:lang w:val="en-US" w:eastAsia="zh-CN"/>
              </w:rPr>
            </w:pPr>
            <w:ins w:id="2325" w:author="周婷" w:date="2020-08-26T19:43:59Z">
              <w:r>
                <w:rPr>
                  <w:rFonts w:hint="eastAsia" w:eastAsia="宋体"/>
                  <w:lang w:val="en-US" w:eastAsia="zh-CN"/>
                </w:rPr>
                <w:t>3</w:t>
              </w:r>
            </w:ins>
            <w:ins w:id="2326" w:author="周婷" w:date="2020-08-26T19:44:22Z">
              <w:r>
                <w:rPr>
                  <w:rFonts w:hint="eastAsia" w:eastAsia="宋体"/>
                  <w:lang w:val="en-US" w:eastAsia="zh-CN"/>
                </w:rPr>
                <w:t>报送</w:t>
              </w:r>
            </w:ins>
            <w:ins w:id="2327" w:author="周婷" w:date="2020-08-26T19:44:23Z">
              <w:r>
                <w:rPr>
                  <w:rFonts w:hint="eastAsia" w:eastAsia="宋体"/>
                  <w:lang w:val="en-US" w:eastAsia="zh-CN"/>
                </w:rPr>
                <w:t>报表</w:t>
              </w:r>
            </w:ins>
            <w:ins w:id="2328" w:author="周婷" w:date="2020-08-26T19:43:57Z">
              <w:r>
                <w:rPr>
                  <w:rFonts w:hint="eastAsia" w:eastAsia="宋体"/>
                  <w:lang w:val="en-US" w:eastAsia="zh-CN"/>
                </w:rPr>
                <w:t>最新的更新时间</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状态</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字符串</w:t>
            </w:r>
          </w:p>
        </w:tc>
        <w:tc>
          <w:tcPr>
            <w:tcW w:w="4822" w:type="dxa"/>
            <w:vAlign w:val="top"/>
          </w:tcPr>
          <w:p>
            <w:pPr>
              <w:widowControl w:val="0"/>
              <w:jc w:val="both"/>
              <w:rPr>
                <w:rFonts w:hint="eastAsia"/>
                <w:color w:val="000000"/>
                <w:vertAlign w:val="baseline"/>
                <w:lang w:val="en-US" w:eastAsia="zh-CN"/>
              </w:rPr>
            </w:pPr>
            <w:r>
              <w:rPr>
                <w:rFonts w:hint="eastAsia" w:eastAsia="宋体"/>
                <w:color w:val="000000"/>
                <w:vertAlign w:val="baseline"/>
                <w:lang w:val="en-US" w:eastAsia="zh-CN"/>
              </w:rPr>
              <w:t>1包括：</w:t>
            </w:r>
          </w:p>
          <w:p>
            <w:pPr>
              <w:widowControl w:val="0"/>
              <w:jc w:val="both"/>
              <w:rPr>
                <w:rFonts w:hint="eastAsia"/>
                <w:color w:val="000000"/>
                <w:vertAlign w:val="baseline"/>
                <w:lang w:val="en-US" w:eastAsia="zh-CN"/>
              </w:rPr>
            </w:pPr>
            <w:r>
              <w:rPr>
                <w:rFonts w:hint="eastAsia" w:eastAsia="宋体"/>
                <w:color w:val="000000"/>
                <w:vertAlign w:val="baseline"/>
                <w:lang w:val="en-US" w:eastAsia="zh-CN"/>
              </w:rPr>
              <w:t>-进行中</w:t>
            </w:r>
          </w:p>
          <w:p>
            <w:pPr>
              <w:widowControl w:val="0"/>
              <w:jc w:val="both"/>
              <w:rPr>
                <w:rFonts w:hint="eastAsia"/>
                <w:color w:val="000000"/>
                <w:vertAlign w:val="baseline"/>
                <w:lang w:val="en-US" w:eastAsia="zh-CN"/>
              </w:rPr>
            </w:pPr>
            <w:r>
              <w:rPr>
                <w:rFonts w:hint="eastAsia" w:eastAsia="宋体"/>
                <w:color w:val="000000"/>
                <w:vertAlign w:val="baseline"/>
                <w:lang w:val="en-US" w:eastAsia="zh-CN"/>
              </w:rPr>
              <w:t>-完成</w:t>
            </w:r>
          </w:p>
          <w:p>
            <w:pPr>
              <w:widowControl w:val="0"/>
              <w:jc w:val="both"/>
              <w:rPr>
                <w:rFonts w:hint="default"/>
                <w:color w:val="000000"/>
                <w:vertAlign w:val="baseline"/>
                <w:lang w:val="en-US" w:eastAsia="zh-CN"/>
              </w:rPr>
            </w:pPr>
            <w:r>
              <w:rPr>
                <w:rFonts w:hint="eastAsia" w:eastAsia="宋体"/>
                <w:color w:val="000000"/>
                <w:vertAlign w:val="baseline"/>
                <w:lang w:val="en-US" w:eastAsia="zh-CN"/>
              </w:rPr>
              <w:t>2 只有当前报表当前报送期的所有报送公司的流程都完成后，状态变为完成，否则为进行中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8"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流程预览</w:t>
            </w:r>
          </w:p>
        </w:tc>
        <w:tc>
          <w:tcPr>
            <w:tcW w:w="2659"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1145"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图标</w:t>
            </w:r>
          </w:p>
        </w:tc>
        <w:tc>
          <w:tcPr>
            <w:tcW w:w="4822"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val="en-US" w:eastAsia="zh-CN"/>
              </w:rPr>
              <w:t>点击后查看报送任务的流程进度，如果有多个报送机构，则展示多条报送流程</w:t>
            </w:r>
          </w:p>
        </w:tc>
      </w:tr>
    </w:tbl>
    <w:p>
      <w:pPr>
        <w:rPr>
          <w:rFonts w:hint="eastAsia"/>
          <w:sz w:val="20"/>
          <w:szCs w:val="20"/>
        </w:rPr>
      </w:pPr>
    </w:p>
    <w:p>
      <w:pPr>
        <w:pStyle w:val="4"/>
        <w:numPr>
          <w:ilvl w:val="2"/>
          <w:numId w:val="25"/>
        </w:numPr>
        <w:bidi w:val="0"/>
        <w:ind w:left="720" w:leftChars="0" w:hanging="720" w:firstLineChars="0"/>
        <w:rPr>
          <w:rFonts w:hint="eastAsia"/>
          <w:lang w:eastAsia="zh-CN"/>
        </w:rPr>
      </w:pPr>
      <w:bookmarkStart w:id="42" w:name="_Toc1140"/>
      <w:r>
        <w:rPr>
          <w:rFonts w:hint="eastAsia" w:eastAsia="宋体"/>
          <w:lang w:eastAsia="zh-CN"/>
        </w:rPr>
        <w:t>委托</w:t>
      </w:r>
      <w:bookmarkEnd w:id="42"/>
    </w:p>
    <w:p>
      <w:pPr>
        <w:rPr>
          <w:rFonts w:hint="eastAsia"/>
        </w:rPr>
      </w:pPr>
      <w:r>
        <w:rPr>
          <w:rFonts w:hint="eastAsia" w:eastAsia="宋体"/>
        </w:rPr>
        <w:t>该功能支持经分平台用户将自己的</w:t>
      </w:r>
      <w:r>
        <w:rPr>
          <w:rFonts w:hint="eastAsia" w:eastAsia="宋体"/>
          <w:lang w:eastAsia="zh-CN"/>
        </w:rPr>
        <w:t>角色</w:t>
      </w:r>
      <w:r>
        <w:rPr>
          <w:rFonts w:hint="eastAsia" w:eastAsia="宋体"/>
        </w:rPr>
        <w:t>委托给其他人处理，目前需要做委托的处理场景为报表报送功能中报送提交人员、报送审核人员对自己的报送处理事项进行委托处理，后续经分的其他功能里涉及流程处理的都要支持用户进行委托处理</w:t>
      </w:r>
    </w:p>
    <w:p>
      <w:pPr>
        <w:pStyle w:val="5"/>
        <w:numPr>
          <w:ilvl w:val="3"/>
          <w:numId w:val="25"/>
        </w:numPr>
        <w:bidi w:val="0"/>
        <w:ind w:left="864" w:leftChars="0" w:hanging="864" w:firstLineChars="0"/>
        <w:rPr>
          <w:rFonts w:hint="eastAsia"/>
          <w:lang w:eastAsia="zh-CN"/>
        </w:rPr>
      </w:pPr>
      <w:r>
        <w:rPr>
          <w:rFonts w:hint="eastAsia" w:eastAsia="宋体"/>
          <w:lang w:eastAsia="zh-CN"/>
        </w:rPr>
        <w:t>参与者</w:t>
      </w:r>
    </w:p>
    <w:p>
      <w:pPr>
        <w:rPr>
          <w:rFonts w:hint="eastAsia"/>
        </w:rPr>
      </w:pPr>
      <w:r>
        <w:rPr>
          <w:rFonts w:hint="eastAsia" w:eastAsia="宋体"/>
        </w:rPr>
        <w:t>报送提交人员、报送审核人员</w:t>
      </w:r>
    </w:p>
    <w:p>
      <w:pPr>
        <w:pStyle w:val="5"/>
        <w:numPr>
          <w:ilvl w:val="3"/>
          <w:numId w:val="25"/>
        </w:numPr>
        <w:bidi w:val="0"/>
        <w:ind w:left="864" w:leftChars="0" w:hanging="864" w:firstLineChars="0"/>
        <w:rPr>
          <w:rFonts w:hint="eastAsia"/>
          <w:lang w:eastAsia="zh-CN"/>
        </w:rPr>
      </w:pPr>
      <w:r>
        <w:rPr>
          <w:rFonts w:hint="eastAsia" w:eastAsia="宋体"/>
          <w:lang w:eastAsia="zh-CN"/>
        </w:rPr>
        <w:t>输入与输出</w:t>
      </w:r>
    </w:p>
    <w:p>
      <w:pPr>
        <w:rPr>
          <w:rFonts w:hint="eastAsia"/>
        </w:rPr>
      </w:pPr>
      <w:r>
        <w:rPr>
          <w:rFonts w:hint="eastAsia" w:eastAsia="宋体"/>
        </w:rPr>
        <w:t>输入：委托</w:t>
      </w:r>
      <w:r>
        <w:rPr>
          <w:rFonts w:hint="eastAsia" w:eastAsia="宋体"/>
          <w:lang w:eastAsia="zh-CN"/>
        </w:rPr>
        <w:t>角色</w:t>
      </w:r>
      <w:r>
        <w:rPr>
          <w:rFonts w:hint="eastAsia" w:eastAsia="宋体"/>
        </w:rPr>
        <w:t>、</w:t>
      </w:r>
      <w:r>
        <w:rPr>
          <w:rFonts w:hint="eastAsia" w:eastAsia="宋体"/>
          <w:lang w:eastAsia="zh-CN"/>
        </w:rPr>
        <w:t>受</w:t>
      </w:r>
      <w:r>
        <w:rPr>
          <w:rFonts w:hint="eastAsia" w:eastAsia="宋体"/>
        </w:rPr>
        <w:t>托人、委托时间段</w:t>
      </w:r>
    </w:p>
    <w:p>
      <w:pPr>
        <w:rPr>
          <w:rFonts w:hint="eastAsia"/>
        </w:rPr>
      </w:pPr>
      <w:r>
        <w:rPr>
          <w:rFonts w:hint="eastAsia" w:eastAsia="宋体"/>
        </w:rPr>
        <w:t>输出：系统将自动将委托人</w:t>
      </w:r>
      <w:r>
        <w:rPr>
          <w:rFonts w:hint="eastAsia" w:eastAsia="宋体"/>
          <w:lang w:eastAsia="zh-CN"/>
        </w:rPr>
        <w:t>在委托时间段</w:t>
      </w:r>
      <w:r>
        <w:rPr>
          <w:rFonts w:hint="eastAsia" w:eastAsia="宋体"/>
        </w:rPr>
        <w:t>的事项转交给</w:t>
      </w:r>
      <w:r>
        <w:rPr>
          <w:rFonts w:hint="eastAsia" w:eastAsia="宋体"/>
          <w:lang w:eastAsia="zh-CN"/>
        </w:rPr>
        <w:t>受</w:t>
      </w:r>
      <w:r>
        <w:rPr>
          <w:rFonts w:hint="eastAsia" w:eastAsia="宋体"/>
        </w:rPr>
        <w:t>托人处理</w:t>
      </w:r>
    </w:p>
    <w:p>
      <w:pPr>
        <w:pStyle w:val="5"/>
        <w:numPr>
          <w:ilvl w:val="3"/>
          <w:numId w:val="25"/>
        </w:numPr>
        <w:bidi w:val="0"/>
        <w:ind w:left="864" w:leftChars="0" w:hanging="864" w:firstLineChars="0"/>
        <w:rPr>
          <w:rFonts w:hint="eastAsia"/>
          <w:lang w:eastAsia="zh-CN"/>
        </w:rPr>
      </w:pPr>
      <w:r>
        <w:rPr>
          <w:rFonts w:hint="eastAsia" w:eastAsia="宋体"/>
          <w:lang w:eastAsia="zh-CN"/>
        </w:rPr>
        <w:t>前置条件和后置条件</w:t>
      </w:r>
    </w:p>
    <w:p>
      <w:pPr>
        <w:rPr>
          <w:rFonts w:hint="eastAsia"/>
        </w:rPr>
      </w:pPr>
      <w:r>
        <w:rPr>
          <w:rFonts w:hint="eastAsia" w:eastAsia="宋体"/>
          <w:lang w:eastAsia="zh-CN"/>
        </w:rPr>
        <w:t>前置条件：受</w:t>
      </w:r>
      <w:r>
        <w:rPr>
          <w:rFonts w:hint="eastAsia" w:eastAsia="宋体"/>
        </w:rPr>
        <w:t>托人与委托人为同</w:t>
      </w:r>
      <w:r>
        <w:rPr>
          <w:rFonts w:hint="eastAsia" w:eastAsia="宋体"/>
          <w:lang w:eastAsia="zh-CN"/>
        </w:rPr>
        <w:t>部门</w:t>
      </w:r>
    </w:p>
    <w:p>
      <w:pPr>
        <w:rPr>
          <w:rFonts w:hint="eastAsia" w:eastAsia="宋体"/>
          <w:lang w:eastAsia="zh-CN"/>
        </w:rPr>
      </w:pPr>
      <w:r>
        <w:rPr>
          <w:rFonts w:hint="eastAsia" w:eastAsia="宋体"/>
          <w:lang w:eastAsia="zh-CN"/>
        </w:rPr>
        <w:t>后置条件：无</w:t>
      </w:r>
    </w:p>
    <w:p>
      <w:pPr>
        <w:pStyle w:val="5"/>
        <w:numPr>
          <w:ilvl w:val="3"/>
          <w:numId w:val="25"/>
        </w:numPr>
        <w:bidi w:val="0"/>
        <w:ind w:left="864" w:leftChars="0" w:hanging="864" w:firstLineChars="0"/>
        <w:rPr>
          <w:rFonts w:hint="eastAsia"/>
          <w:lang w:eastAsia="zh-CN"/>
        </w:rPr>
      </w:pPr>
      <w:r>
        <w:rPr>
          <w:rFonts w:hint="eastAsia" w:eastAsia="宋体"/>
          <w:lang w:eastAsia="zh-CN"/>
        </w:rPr>
        <w:t>业务规则</w:t>
      </w:r>
    </w:p>
    <w:p>
      <w:pPr>
        <w:numPr>
          <w:ilvl w:val="0"/>
          <w:numId w:val="28"/>
        </w:numPr>
        <w:rPr>
          <w:rFonts w:hint="eastAsia"/>
        </w:rPr>
      </w:pPr>
      <w:r>
        <w:rPr>
          <w:rFonts w:hint="eastAsia" w:eastAsia="宋体"/>
        </w:rPr>
        <w:t>用户选择需要委托的功能事项，报表报送，设置委托时间段，选择</w:t>
      </w:r>
      <w:r>
        <w:rPr>
          <w:rFonts w:hint="eastAsia" w:eastAsia="宋体"/>
          <w:lang w:eastAsia="zh-CN"/>
        </w:rPr>
        <w:t>受</w:t>
      </w:r>
      <w:r>
        <w:rPr>
          <w:rFonts w:hint="eastAsia" w:eastAsia="宋体"/>
        </w:rPr>
        <w:t>托人，选择</w:t>
      </w:r>
      <w:r>
        <w:rPr>
          <w:rFonts w:hint="eastAsia" w:eastAsia="宋体"/>
          <w:lang w:eastAsia="zh-CN"/>
        </w:rPr>
        <w:t>受</w:t>
      </w:r>
      <w:r>
        <w:rPr>
          <w:rFonts w:hint="eastAsia" w:eastAsia="宋体"/>
        </w:rPr>
        <w:t>托人时，系统根据用户角色及组织识别出与用户同角色同组织的可选人员列表，用户可从列表中选择</w:t>
      </w:r>
      <w:r>
        <w:rPr>
          <w:rFonts w:hint="eastAsia" w:eastAsia="宋体"/>
          <w:lang w:eastAsia="zh-CN"/>
        </w:rPr>
        <w:t>受</w:t>
      </w:r>
      <w:r>
        <w:rPr>
          <w:rFonts w:hint="eastAsia" w:eastAsia="宋体"/>
        </w:rPr>
        <w:t>托人。委托开始时间必须大于当前时间，委托结束时间必须大于委托开始时间，委托时间精确到小时。</w:t>
      </w:r>
    </w:p>
    <w:p>
      <w:pPr>
        <w:numPr>
          <w:ilvl w:val="0"/>
          <w:numId w:val="28"/>
        </w:numPr>
      </w:pPr>
      <w:r>
        <w:rPr>
          <w:rFonts w:hint="eastAsia" w:eastAsia="宋体"/>
        </w:rPr>
        <w:t>委托设置成功后，在委托的时间段内，系统生成给委托人的处理任务将直接生成给</w:t>
      </w:r>
      <w:r>
        <w:rPr>
          <w:rFonts w:hint="eastAsia" w:eastAsia="宋体"/>
          <w:lang w:eastAsia="zh-CN"/>
        </w:rPr>
        <w:t>受</w:t>
      </w:r>
      <w:r>
        <w:rPr>
          <w:rFonts w:hint="eastAsia" w:eastAsia="宋体"/>
        </w:rPr>
        <w:t>托人，只有</w:t>
      </w:r>
      <w:r>
        <w:rPr>
          <w:rFonts w:hint="eastAsia" w:eastAsia="宋体"/>
          <w:lang w:eastAsia="zh-CN"/>
        </w:rPr>
        <w:t>受</w:t>
      </w:r>
      <w:r>
        <w:rPr>
          <w:rFonts w:hint="eastAsia" w:eastAsia="宋体"/>
        </w:rPr>
        <w:t>托人能处理这个任务，委托人只能查看该任务。过了委托时间段则系统自动将委托事项恢复到委托人，</w:t>
      </w:r>
      <w:r>
        <w:rPr>
          <w:rFonts w:hint="eastAsia" w:eastAsia="宋体"/>
          <w:lang w:eastAsia="zh-CN"/>
        </w:rPr>
        <w:t>受</w:t>
      </w:r>
      <w:r>
        <w:rPr>
          <w:rFonts w:hint="eastAsia" w:eastAsia="宋体"/>
        </w:rPr>
        <w:t>托人的相应处理权限取消</w:t>
      </w:r>
      <w:r>
        <w:rPr>
          <w:rFonts w:hint="eastAsia" w:eastAsia="宋体"/>
          <w:lang w:eastAsia="zh-CN"/>
        </w:rPr>
        <w:t>。同时取消因委托任务新增的角色。</w:t>
      </w:r>
    </w:p>
    <w:p>
      <w:pPr>
        <w:numPr>
          <w:ilvl w:val="0"/>
          <w:numId w:val="28"/>
        </w:numPr>
      </w:pPr>
      <w:r>
        <w:rPr>
          <w:rFonts w:hint="eastAsia" w:eastAsia="宋体"/>
        </w:rPr>
        <w:t>委托人在委托设置之前已经存在的待处理任务无法委托，需要用户自己处理掉</w:t>
      </w:r>
    </w:p>
    <w:p>
      <w:pPr>
        <w:numPr>
          <w:ilvl w:val="0"/>
          <w:numId w:val="28"/>
        </w:numPr>
      </w:pPr>
      <w:r>
        <w:rPr>
          <w:rFonts w:hint="eastAsia" w:eastAsia="宋体"/>
        </w:rPr>
        <w:t>委托</w:t>
      </w:r>
      <w:r>
        <w:rPr>
          <w:rFonts w:hint="eastAsia" w:eastAsia="宋体"/>
          <w:lang w:eastAsia="zh-CN"/>
        </w:rPr>
        <w:t>任务</w:t>
      </w:r>
      <w:r>
        <w:rPr>
          <w:rFonts w:hint="eastAsia" w:eastAsia="宋体"/>
        </w:rPr>
        <w:t>支持修改</w:t>
      </w:r>
      <w:r>
        <w:rPr>
          <w:rFonts w:hint="eastAsia" w:eastAsia="宋体"/>
          <w:lang w:eastAsia="zh-CN"/>
        </w:rPr>
        <w:t>受</w:t>
      </w:r>
      <w:r>
        <w:rPr>
          <w:rFonts w:hint="eastAsia" w:eastAsia="宋体"/>
        </w:rPr>
        <w:t>托人和委托时间段，</w:t>
      </w:r>
      <w:r>
        <w:rPr>
          <w:rFonts w:hint="eastAsia" w:eastAsia="宋体"/>
          <w:lang w:eastAsia="zh-CN"/>
        </w:rPr>
        <w:t>委托时间段内即使修改受托人，也不影响已经创建的具体委托出去的事项，只会影响未来要创建的委托事项。</w:t>
      </w:r>
    </w:p>
    <w:p>
      <w:pPr>
        <w:pStyle w:val="5"/>
        <w:numPr>
          <w:ilvl w:val="3"/>
          <w:numId w:val="25"/>
        </w:numPr>
        <w:bidi w:val="0"/>
        <w:ind w:left="864" w:leftChars="0" w:hanging="864" w:firstLineChars="0"/>
        <w:rPr>
          <w:rFonts w:hint="eastAsia"/>
          <w:lang w:eastAsia="zh-CN"/>
        </w:rPr>
      </w:pPr>
      <w:r>
        <w:rPr>
          <w:rFonts w:hint="eastAsia" w:eastAsia="宋体"/>
          <w:lang w:eastAsia="zh-CN"/>
        </w:rPr>
        <w:t>页面规则和页面原型</w:t>
      </w:r>
    </w:p>
    <w:p>
      <w:r>
        <w:drawing>
          <wp:inline distT="0" distB="0" distL="114300" distR="114300">
            <wp:extent cx="5274310" cy="1798955"/>
            <wp:effectExtent l="0" t="0" r="2540" b="1079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44"/>
                    <a:stretch>
                      <a:fillRect/>
                    </a:stretch>
                  </pic:blipFill>
                  <pic:spPr>
                    <a:xfrm>
                      <a:off x="0" y="0"/>
                      <a:ext cx="5274310" cy="1798955"/>
                    </a:xfrm>
                    <a:prstGeom prst="rect">
                      <a:avLst/>
                    </a:prstGeom>
                    <a:noFill/>
                    <a:ln>
                      <a:noFill/>
                    </a:ln>
                  </pic:spPr>
                </pic:pic>
              </a:graphicData>
            </a:graphic>
          </wp:inline>
        </w:drawing>
      </w:r>
    </w:p>
    <w:p>
      <w:pPr>
        <w:rPr>
          <w:rFonts w:hint="eastAsia"/>
          <w:lang w:val="en-US" w:eastAsia="zh-CN"/>
        </w:rPr>
      </w:pPr>
      <w:r>
        <w:rPr>
          <w:rFonts w:hint="eastAsia" w:eastAsia="宋体"/>
          <w:lang w:eastAsia="zh-CN"/>
        </w:rPr>
        <w:t>委托分为“委托任务”和“受托任务”</w:t>
      </w:r>
      <w:r>
        <w:rPr>
          <w:rFonts w:hint="eastAsia" w:eastAsia="宋体"/>
          <w:lang w:val="en-US" w:eastAsia="zh-CN"/>
        </w:rPr>
        <w:t>2个tab页，点击不同的tab页名称，会展示不同的列表。委托任务是用户将自己的对应角色的工作事项委托出去的列表，受托任务是用户收到受托人任务的列表。</w:t>
      </w:r>
    </w:p>
    <w:p>
      <w:pPr>
        <w:pStyle w:val="6"/>
        <w:numPr>
          <w:ilvl w:val="4"/>
          <w:numId w:val="29"/>
        </w:numPr>
        <w:ind w:left="1008" w:leftChars="0" w:hanging="1008" w:firstLineChars="0"/>
        <w:rPr>
          <w:rFonts w:hint="default"/>
          <w:i w:val="0"/>
          <w:iCs w:val="0"/>
          <w:lang w:val="en-US" w:eastAsia="zh-CN"/>
        </w:rPr>
      </w:pPr>
      <w:r>
        <w:rPr>
          <w:rFonts w:hint="eastAsia" w:eastAsia="宋体"/>
          <w:i w:val="0"/>
          <w:iCs w:val="0"/>
          <w:lang w:val="en-US" w:eastAsia="zh-CN"/>
        </w:rPr>
        <w:t>委托任务</w:t>
      </w:r>
    </w:p>
    <w:p>
      <w:pPr>
        <w:pStyle w:val="7"/>
        <w:numPr>
          <w:ilvl w:val="5"/>
          <w:numId w:val="30"/>
        </w:numPr>
        <w:ind w:left="1152" w:leftChars="0" w:hanging="1152" w:firstLineChars="0"/>
        <w:rPr>
          <w:rFonts w:hint="default"/>
          <w:lang w:val="en-US" w:eastAsia="zh-CN"/>
        </w:rPr>
      </w:pPr>
      <w:r>
        <w:rPr>
          <w:rFonts w:hint="eastAsia" w:eastAsia="宋体"/>
          <w:lang w:eastAsia="zh-CN"/>
        </w:rPr>
        <w:t>表格内容</w:t>
      </w:r>
    </w:p>
    <w:p>
      <w:pPr>
        <w:rPr>
          <w:rFonts w:hint="default"/>
          <w:lang w:val="en-US" w:eastAsia="zh-CN"/>
        </w:rPr>
      </w:pPr>
      <w:r>
        <w:drawing>
          <wp:inline distT="0" distB="0" distL="114300" distR="114300">
            <wp:extent cx="6111240" cy="3122930"/>
            <wp:effectExtent l="0" t="0" r="3810" b="1270"/>
            <wp:docPr id="6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9"/>
                    <pic:cNvPicPr>
                      <a:picLocks noChangeAspect="1"/>
                    </pic:cNvPicPr>
                  </pic:nvPicPr>
                  <pic:blipFill>
                    <a:blip r:embed="rId45"/>
                    <a:stretch>
                      <a:fillRect/>
                    </a:stretch>
                  </pic:blipFill>
                  <pic:spPr>
                    <a:xfrm>
                      <a:off x="0" y="0"/>
                      <a:ext cx="6111240" cy="3122930"/>
                    </a:xfrm>
                    <a:prstGeom prst="rect">
                      <a:avLst/>
                    </a:prstGeom>
                    <a:noFill/>
                    <a:ln>
                      <a:noFill/>
                    </a:ln>
                  </pic:spPr>
                </pic:pic>
              </a:graphicData>
            </a:graphic>
          </wp:inline>
        </w:drawing>
      </w:r>
    </w:p>
    <w:p>
      <w:pPr>
        <w:numPr>
          <w:ilvl w:val="0"/>
          <w:numId w:val="0"/>
        </w:numPr>
        <w:rPr>
          <w:rFonts w:hint="eastAsia"/>
          <w:color w:val="000000"/>
          <w:lang w:eastAsia="zh-CN"/>
        </w:rPr>
      </w:pPr>
      <w:r>
        <w:rPr>
          <w:rFonts w:hint="eastAsia" w:eastAsia="宋体"/>
          <w:color w:val="000000"/>
          <w:lang w:eastAsia="zh-CN"/>
        </w:rPr>
        <w:t>列表中展示的内容有以下：</w:t>
      </w:r>
    </w:p>
    <w:tbl>
      <w:tblPr>
        <w:tblStyle w:val="31"/>
        <w:tblW w:w="98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8"/>
        <w:gridCol w:w="2229"/>
        <w:gridCol w:w="1270"/>
        <w:gridCol w:w="4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w:t>
            </w:r>
          </w:p>
        </w:tc>
        <w:tc>
          <w:tcPr>
            <w:tcW w:w="2229"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描述</w:t>
            </w:r>
          </w:p>
        </w:tc>
        <w:tc>
          <w:tcPr>
            <w:tcW w:w="1270"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字段类型</w:t>
            </w:r>
          </w:p>
        </w:tc>
        <w:tc>
          <w:tcPr>
            <w:tcW w:w="4684"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eastAsia="zh-CN"/>
              </w:rPr>
            </w:pPr>
            <w:r>
              <w:rPr>
                <w:rFonts w:hint="eastAsia" w:eastAsia="宋体"/>
                <w:color w:val="000000"/>
                <w:vertAlign w:val="baseline"/>
                <w:lang w:eastAsia="zh-CN"/>
              </w:rPr>
              <w:t>委托角色</w:t>
            </w:r>
          </w:p>
        </w:tc>
        <w:tc>
          <w:tcPr>
            <w:tcW w:w="2229" w:type="dxa"/>
          </w:tcPr>
          <w:p>
            <w:pPr>
              <w:widowControl w:val="0"/>
              <w:jc w:val="both"/>
              <w:rPr>
                <w:rFonts w:hint="eastAsia"/>
                <w:color w:val="000000"/>
                <w:vertAlign w:val="baseline"/>
                <w:lang w:eastAsia="zh-CN"/>
              </w:rPr>
            </w:pPr>
            <w:r>
              <w:rPr>
                <w:rFonts w:hint="eastAsia" w:eastAsia="宋体"/>
                <w:color w:val="000000"/>
                <w:vertAlign w:val="baseline"/>
                <w:lang w:eastAsia="zh-CN"/>
              </w:rPr>
              <w:t>用户所属的角色</w:t>
            </w: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684" w:type="dxa"/>
          </w:tcPr>
          <w:p>
            <w:pPr>
              <w:widowControl w:val="0"/>
              <w:jc w:val="both"/>
              <w:rPr>
                <w:rFonts w:hint="eastAsia"/>
                <w:color w:val="000000"/>
                <w:vertAlign w:val="baseline"/>
                <w:lang w:eastAsia="zh-CN"/>
              </w:rPr>
            </w:pPr>
            <w:r>
              <w:rPr>
                <w:rFonts w:hint="eastAsia" w:eastAsia="宋体" w:cs="宋体"/>
                <w:color w:val="000000"/>
                <w:sz w:val="24"/>
                <w:szCs w:val="24"/>
                <w:vertAlign w:val="baseline"/>
                <w:lang w:val="en-US" w:eastAsia="zh-CN" w:bidi="ar-SA"/>
              </w:rPr>
              <w:t>点击委托角色，会跳转到对应委托期间内，该委托角色下需要受托人处理的事项列表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eastAsia="zh-CN"/>
              </w:rPr>
            </w:pPr>
            <w:r>
              <w:rPr>
                <w:rFonts w:hint="eastAsia" w:eastAsia="宋体"/>
                <w:color w:val="000000"/>
                <w:vertAlign w:val="baseline"/>
                <w:lang w:eastAsia="zh-CN"/>
              </w:rPr>
              <w:t>受托人</w:t>
            </w:r>
          </w:p>
        </w:tc>
        <w:tc>
          <w:tcPr>
            <w:tcW w:w="2229" w:type="dxa"/>
          </w:tcPr>
          <w:p>
            <w:pPr>
              <w:widowControl w:val="0"/>
              <w:jc w:val="both"/>
              <w:rPr>
                <w:rFonts w:hint="eastAsia"/>
                <w:color w:val="000000"/>
                <w:vertAlign w:val="baseline"/>
                <w:lang w:eastAsia="zh-CN"/>
              </w:rPr>
            </w:pPr>
            <w:r>
              <w:rPr>
                <w:rFonts w:hint="eastAsia" w:eastAsia="宋体"/>
                <w:color w:val="000000"/>
                <w:vertAlign w:val="baseline"/>
                <w:lang w:eastAsia="zh-CN"/>
              </w:rPr>
              <w:t>受托人的人员</w:t>
            </w: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684" w:type="dxa"/>
          </w:tcPr>
          <w:p>
            <w:pPr>
              <w:widowControl w:val="0"/>
              <w:jc w:val="both"/>
              <w:rPr>
                <w:rFonts w:hint="eastAsia"/>
                <w:color w:val="00000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eastAsia="zh-CN"/>
              </w:rPr>
            </w:pPr>
            <w:r>
              <w:rPr>
                <w:rFonts w:hint="eastAsia" w:eastAsia="宋体"/>
                <w:color w:val="000000"/>
                <w:vertAlign w:val="baseline"/>
                <w:lang w:eastAsia="zh-CN"/>
              </w:rPr>
              <w:t>委托开始时间</w:t>
            </w:r>
          </w:p>
        </w:tc>
        <w:tc>
          <w:tcPr>
            <w:tcW w:w="2229" w:type="dxa"/>
          </w:tcPr>
          <w:p>
            <w:pPr>
              <w:widowControl w:val="0"/>
              <w:jc w:val="both"/>
              <w:rPr>
                <w:rFonts w:hint="eastAsia"/>
                <w:color w:val="000000"/>
                <w:vertAlign w:val="baseline"/>
                <w:lang w:eastAsia="zh-CN"/>
              </w:rPr>
            </w:pP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日期</w:t>
            </w:r>
          </w:p>
        </w:tc>
        <w:tc>
          <w:tcPr>
            <w:tcW w:w="4684" w:type="dxa"/>
          </w:tcPr>
          <w:p>
            <w:pPr>
              <w:widowControl w:val="0"/>
              <w:numPr>
                <w:ilvl w:val="-1"/>
                <w:numId w:val="0"/>
              </w:numPr>
              <w:jc w:val="both"/>
              <w:rPr>
                <w:rFonts w:hint="default"/>
                <w:color w:val="000000"/>
                <w:vertAlign w:val="baseline"/>
                <w:lang w:val="en-US"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 （精确到小时，24小时制）</w:t>
            </w:r>
          </w:p>
          <w:p>
            <w:pPr>
              <w:widowControl w:val="0"/>
              <w:numPr>
                <w:ilvl w:val="-1"/>
                <w:numId w:val="0"/>
              </w:numPr>
              <w:jc w:val="both"/>
              <w:rPr>
                <w:rFonts w:hint="eastAsia"/>
                <w:color w:val="000000"/>
                <w:vertAlign w:val="baseline"/>
                <w:lang w:eastAsia="zh-CN"/>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eastAsia="zh-CN"/>
              </w:rPr>
            </w:pPr>
            <w:r>
              <w:rPr>
                <w:rFonts w:hint="eastAsia" w:eastAsia="宋体"/>
                <w:color w:val="000000"/>
                <w:vertAlign w:val="baseline"/>
                <w:lang w:eastAsia="zh-CN"/>
              </w:rPr>
              <w:t>委托结束时间</w:t>
            </w:r>
          </w:p>
        </w:tc>
        <w:tc>
          <w:tcPr>
            <w:tcW w:w="2229" w:type="dxa"/>
          </w:tcPr>
          <w:p>
            <w:pPr>
              <w:widowControl w:val="0"/>
              <w:jc w:val="both"/>
              <w:rPr>
                <w:rFonts w:hint="eastAsia"/>
                <w:color w:val="000000"/>
                <w:vertAlign w:val="baseline"/>
                <w:lang w:eastAsia="zh-CN"/>
              </w:rPr>
            </w:pP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日期</w:t>
            </w:r>
          </w:p>
        </w:tc>
        <w:tc>
          <w:tcPr>
            <w:tcW w:w="4684" w:type="dxa"/>
          </w:tcPr>
          <w:p>
            <w:pPr>
              <w:widowControl w:val="0"/>
              <w:numPr>
                <w:ilvl w:val="-1"/>
                <w:numId w:val="0"/>
              </w:numPr>
              <w:jc w:val="both"/>
              <w:rPr>
                <w:rFonts w:hint="eastAsia"/>
                <w:color w:val="000000"/>
                <w:vertAlign w:val="baseline"/>
                <w:lang w:val="en-US"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hh:mm（精确到小时，24小时制）</w:t>
            </w:r>
          </w:p>
          <w:p>
            <w:pPr>
              <w:widowControl w:val="0"/>
              <w:numPr>
                <w:ilvl w:val="-1"/>
                <w:numId w:val="0"/>
              </w:numPr>
              <w:jc w:val="both"/>
              <w:rPr>
                <w:rFonts w:hint="eastAsia"/>
                <w:color w:val="000000"/>
                <w:vertAlign w:val="baseline"/>
                <w:lang w:eastAsia="zh-CN"/>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eastAsia="zh-CN"/>
              </w:rPr>
            </w:pPr>
            <w:r>
              <w:rPr>
                <w:rFonts w:hint="eastAsia" w:eastAsia="宋体"/>
                <w:color w:val="000000"/>
                <w:vertAlign w:val="baseline"/>
                <w:lang w:eastAsia="zh-CN"/>
              </w:rPr>
              <w:t>创建时间</w:t>
            </w:r>
          </w:p>
        </w:tc>
        <w:tc>
          <w:tcPr>
            <w:tcW w:w="2229" w:type="dxa"/>
          </w:tcPr>
          <w:p>
            <w:pPr>
              <w:widowControl w:val="0"/>
              <w:jc w:val="both"/>
              <w:rPr>
                <w:rFonts w:hint="default"/>
                <w:color w:val="000000"/>
                <w:vertAlign w:val="baseline"/>
                <w:lang w:val="en-US" w:eastAsia="zh-CN"/>
              </w:rPr>
            </w:pPr>
            <w:r>
              <w:rPr>
                <w:rFonts w:hint="eastAsia" w:eastAsia="宋体"/>
                <w:color w:val="000000"/>
                <w:vertAlign w:val="baseline"/>
                <w:lang w:val="en-US" w:eastAsia="zh-CN"/>
              </w:rPr>
              <w:t>创建委托任务的时间</w:t>
            </w: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日期</w:t>
            </w:r>
          </w:p>
        </w:tc>
        <w:tc>
          <w:tcPr>
            <w:tcW w:w="4684" w:type="dxa"/>
          </w:tcPr>
          <w:p>
            <w:pPr>
              <w:widowControl w:val="0"/>
              <w:numPr>
                <w:ilvl w:val="-1"/>
                <w:numId w:val="0"/>
              </w:numPr>
              <w:jc w:val="both"/>
              <w:rPr>
                <w:rFonts w:hint="eastAsia"/>
                <w:color w:val="000000"/>
                <w:vertAlign w:val="baseline"/>
                <w:lang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w:t>
            </w:r>
          </w:p>
          <w:p>
            <w:pPr>
              <w:widowControl w:val="0"/>
              <w:jc w:val="both"/>
              <w:rPr>
                <w:rFonts w:hint="eastAsia"/>
                <w:color w:val="000000"/>
                <w:vertAlign w:val="baseline"/>
                <w:lang w:eastAsia="zh-CN"/>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eastAsia="zh-CN"/>
              </w:rPr>
            </w:pPr>
            <w:r>
              <w:rPr>
                <w:rFonts w:hint="eastAsia" w:eastAsia="宋体"/>
                <w:color w:val="000000"/>
                <w:vertAlign w:val="baseline"/>
                <w:lang w:eastAsia="zh-CN"/>
              </w:rPr>
              <w:t>操作</w:t>
            </w:r>
          </w:p>
        </w:tc>
        <w:tc>
          <w:tcPr>
            <w:tcW w:w="2229" w:type="dxa"/>
          </w:tcPr>
          <w:p>
            <w:pPr>
              <w:widowControl w:val="0"/>
              <w:jc w:val="both"/>
              <w:rPr>
                <w:rFonts w:hint="eastAsia"/>
                <w:color w:val="000000"/>
                <w:vertAlign w:val="baseline"/>
                <w:lang w:eastAsia="zh-CN"/>
              </w:rPr>
            </w:pP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按钮</w:t>
            </w:r>
          </w:p>
        </w:tc>
        <w:tc>
          <w:tcPr>
            <w:tcW w:w="4684" w:type="dxa"/>
          </w:tcPr>
          <w:p>
            <w:pPr>
              <w:widowControl w:val="0"/>
              <w:jc w:val="both"/>
              <w:rPr>
                <w:rFonts w:hint="eastAsia"/>
                <w:color w:val="000000"/>
                <w:vertAlign w:val="baseline"/>
                <w:lang w:eastAsia="zh-CN"/>
              </w:rPr>
            </w:pPr>
            <w:r>
              <w:rPr>
                <w:rFonts w:hint="eastAsia" w:eastAsia="宋体"/>
                <w:color w:val="000000"/>
                <w:vertAlign w:val="baseline"/>
                <w:lang w:eastAsia="zh-CN"/>
              </w:rPr>
              <w:t>操作有：</w:t>
            </w:r>
          </w:p>
          <w:p>
            <w:pPr>
              <w:widowControl w:val="0"/>
              <w:jc w:val="both"/>
              <w:rPr>
                <w:rFonts w:hint="default"/>
                <w:color w:val="000000"/>
                <w:vertAlign w:val="baseline"/>
                <w:lang w:val="en-US" w:eastAsia="zh-CN"/>
              </w:rPr>
            </w:pPr>
            <w:r>
              <w:rPr>
                <w:rFonts w:hint="eastAsia" w:eastAsia="宋体"/>
                <w:color w:val="000000"/>
                <w:vertAlign w:val="baseline"/>
                <w:lang w:val="en-US" w:eastAsia="zh-CN"/>
              </w:rPr>
              <w:t>-编辑</w:t>
            </w:r>
          </w:p>
        </w:tc>
      </w:tr>
    </w:tbl>
    <w:p>
      <w:pPr>
        <w:pStyle w:val="7"/>
        <w:numPr>
          <w:ilvl w:val="5"/>
          <w:numId w:val="30"/>
        </w:numPr>
        <w:ind w:left="1152" w:leftChars="0" w:hanging="1152" w:firstLineChars="0"/>
        <w:rPr>
          <w:rFonts w:hint="eastAsia"/>
          <w:lang w:val="en-US" w:eastAsia="zh-CN"/>
        </w:rPr>
      </w:pPr>
      <w:r>
        <w:rPr>
          <w:rFonts w:hint="eastAsia" w:eastAsia="宋体"/>
          <w:lang w:val="en-US" w:eastAsia="zh-CN"/>
        </w:rPr>
        <w:t>按钮</w:t>
      </w:r>
    </w:p>
    <w:p>
      <w:pPr>
        <w:pStyle w:val="8"/>
        <w:numPr>
          <w:ilvl w:val="6"/>
          <w:numId w:val="31"/>
        </w:numPr>
        <w:ind w:left="1296" w:leftChars="0" w:hanging="1296" w:firstLineChars="0"/>
        <w:rPr>
          <w:rFonts w:hint="eastAsia"/>
          <w:sz w:val="21"/>
          <w:lang w:val="en-US" w:eastAsia="zh-CN"/>
        </w:rPr>
      </w:pPr>
      <w:r>
        <w:rPr>
          <w:rFonts w:hint="eastAsia" w:eastAsia="宋体"/>
          <w:color w:val="000000"/>
          <w:lang w:val="en-US" w:eastAsia="zh-CN"/>
        </w:rPr>
        <w:t>新增</w:t>
      </w:r>
    </w:p>
    <w:p>
      <w:pPr>
        <w:keepNext w:val="0"/>
        <w:keepLines w:val="0"/>
        <w:pageBreakBefore w:val="0"/>
        <w:widowControl/>
        <w:numPr>
          <w:ilvl w:val="-1"/>
          <w:numId w:val="0"/>
        </w:numPr>
        <w:kinsoku/>
        <w:wordWrap/>
        <w:overflowPunct/>
        <w:topLinePunct w:val="0"/>
        <w:autoSpaceDE/>
        <w:autoSpaceDN/>
        <w:bidi w:val="0"/>
        <w:adjustRightInd/>
        <w:snapToGrid/>
        <w:ind w:left="420" w:leftChars="0" w:firstLine="420" w:firstLineChars="0"/>
        <w:textAlignment w:val="auto"/>
        <w:rPr>
          <w:rFonts w:hint="eastAsia"/>
          <w:bCs/>
          <w:kern w:val="44"/>
          <w:szCs w:val="21"/>
          <w:lang w:val="en-US" w:eastAsia="zh-CN"/>
        </w:rPr>
      </w:pPr>
      <w:r>
        <w:rPr>
          <w:rFonts w:hint="eastAsia" w:eastAsia="宋体"/>
          <w:bCs/>
          <w:kern w:val="44"/>
          <w:szCs w:val="21"/>
          <w:lang w:val="en-US" w:eastAsia="zh-CN"/>
        </w:rPr>
        <w:t>点击后弹窗填写需要新增的信息：</w:t>
      </w:r>
    </w:p>
    <w:p>
      <w:pPr>
        <w:keepNext w:val="0"/>
        <w:keepLines w:val="0"/>
        <w:pageBreakBefore w:val="0"/>
        <w:widowControl/>
        <w:numPr>
          <w:ilvl w:val="-1"/>
          <w:numId w:val="0"/>
        </w:numPr>
        <w:kinsoku/>
        <w:wordWrap/>
        <w:overflowPunct/>
        <w:topLinePunct w:val="0"/>
        <w:autoSpaceDE/>
        <w:autoSpaceDN/>
        <w:bidi w:val="0"/>
        <w:adjustRightInd/>
        <w:snapToGrid/>
        <w:ind w:left="0" w:leftChars="0" w:firstLine="0" w:firstLineChars="0"/>
        <w:textAlignment w:val="auto"/>
        <w:rPr>
          <w:rFonts w:hint="eastAsia"/>
          <w:bCs/>
          <w:kern w:val="44"/>
          <w:szCs w:val="21"/>
          <w:lang w:val="en-US" w:eastAsia="zh-CN"/>
        </w:rPr>
      </w:pPr>
      <w:r>
        <w:drawing>
          <wp:inline distT="0" distB="0" distL="114300" distR="114300">
            <wp:extent cx="4829175" cy="3190875"/>
            <wp:effectExtent l="0" t="0" r="9525" b="9525"/>
            <wp:docPr id="6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8"/>
                    <pic:cNvPicPr>
                      <a:picLocks noChangeAspect="1"/>
                    </pic:cNvPicPr>
                  </pic:nvPicPr>
                  <pic:blipFill>
                    <a:blip r:embed="rId46"/>
                    <a:stretch>
                      <a:fillRect/>
                    </a:stretch>
                  </pic:blipFill>
                  <pic:spPr>
                    <a:xfrm>
                      <a:off x="0" y="0"/>
                      <a:ext cx="4829175" cy="3190875"/>
                    </a:xfrm>
                    <a:prstGeom prst="rect">
                      <a:avLst/>
                    </a:prstGeom>
                    <a:noFill/>
                    <a:ln>
                      <a:noFill/>
                    </a:ln>
                  </pic:spPr>
                </pic:pic>
              </a:graphicData>
            </a:graphic>
          </wp:inline>
        </w:drawing>
      </w:r>
    </w:p>
    <w:tbl>
      <w:tblPr>
        <w:tblStyle w:val="31"/>
        <w:tblW w:w="98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7"/>
        <w:gridCol w:w="1267"/>
        <w:gridCol w:w="917"/>
        <w:gridCol w:w="533"/>
        <w:gridCol w:w="2467"/>
        <w:gridCol w:w="3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字段</w:t>
            </w:r>
          </w:p>
        </w:tc>
        <w:tc>
          <w:tcPr>
            <w:tcW w:w="126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描述</w:t>
            </w:r>
          </w:p>
        </w:tc>
        <w:tc>
          <w:tcPr>
            <w:tcW w:w="91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字段类型</w:t>
            </w:r>
          </w:p>
        </w:tc>
        <w:tc>
          <w:tcPr>
            <w:tcW w:w="533"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b/>
                <w:bCs/>
                <w:sz w:val="24"/>
                <w:szCs w:val="24"/>
                <w:lang w:val="en-US" w:eastAsia="zh-CN" w:bidi="ar-SA"/>
              </w:rPr>
            </w:pPr>
            <w:r>
              <w:rPr>
                <w:rFonts w:hint="eastAsia" w:eastAsia="宋体"/>
                <w:b/>
                <w:bCs/>
                <w:color w:val="000000"/>
                <w:vertAlign w:val="baseline"/>
                <w:lang w:eastAsia="zh-CN"/>
              </w:rPr>
              <w:t>是否必填</w:t>
            </w:r>
          </w:p>
        </w:tc>
        <w:tc>
          <w:tcPr>
            <w:tcW w:w="246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备注</w:t>
            </w:r>
          </w:p>
        </w:tc>
        <w:tc>
          <w:tcPr>
            <w:tcW w:w="3359"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bCs/>
                <w:color w:val="000000"/>
                <w:vertAlign w:val="baseline"/>
                <w:lang w:eastAsia="zh-CN"/>
              </w:rPr>
            </w:pPr>
            <w:r>
              <w:rPr>
                <w:rFonts w:hint="eastAsia" w:eastAsia="宋体"/>
                <w:b/>
                <w:bCs/>
                <w:color w:val="000000"/>
                <w:vertAlign w:val="baseline"/>
                <w:lang w:eastAsia="zh-CN"/>
              </w:rPr>
              <w:t>提示语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color w:val="000000"/>
                <w:vertAlign w:val="baseline"/>
                <w:lang w:eastAsia="zh-CN"/>
              </w:rPr>
            </w:pPr>
            <w:r>
              <w:rPr>
                <w:rFonts w:hint="eastAsia" w:eastAsia="宋体"/>
                <w:color w:val="000000"/>
                <w:vertAlign w:val="baseline"/>
                <w:lang w:eastAsia="zh-CN"/>
              </w:rPr>
              <w:t>委托人</w:t>
            </w:r>
          </w:p>
        </w:tc>
        <w:tc>
          <w:tcPr>
            <w:tcW w:w="126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被委托的人员</w:t>
            </w:r>
          </w:p>
        </w:tc>
        <w:tc>
          <w:tcPr>
            <w:tcW w:w="91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下拉选择</w:t>
            </w:r>
          </w:p>
        </w:tc>
        <w:tc>
          <w:tcPr>
            <w:tcW w:w="533" w:type="dxa"/>
            <w:vAlign w:val="top"/>
          </w:tcPr>
          <w:p>
            <w:pPr>
              <w:widowControl w:val="0"/>
              <w:jc w:val="both"/>
              <w:rPr>
                <w:rFonts w:hint="eastAsia"/>
                <w:color w:val="000000"/>
                <w:lang w:eastAsia="zh-CN"/>
              </w:rPr>
            </w:pPr>
            <w:r>
              <w:rPr>
                <w:rFonts w:hint="eastAsia" w:eastAsia="宋体" w:cs="宋体"/>
                <w:color w:val="000000"/>
                <w:sz w:val="24"/>
                <w:szCs w:val="24"/>
                <w:lang w:val="en-US" w:eastAsia="zh-CN" w:bidi="ar-SA"/>
              </w:rPr>
              <w:t>是</w:t>
            </w:r>
          </w:p>
        </w:tc>
        <w:tc>
          <w:tcPr>
            <w:tcW w:w="2467"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1 选项展示跟用户同部门的人员</w:t>
            </w:r>
          </w:p>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2 单选</w:t>
            </w:r>
          </w:p>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default"/>
                <w:color w:val="000000"/>
                <w:lang w:val="en-US" w:eastAsia="zh-CN"/>
              </w:rPr>
            </w:pPr>
            <w:r>
              <w:rPr>
                <w:rFonts w:hint="eastAsia" w:eastAsia="宋体"/>
                <w:color w:val="000000"/>
                <w:lang w:val="en-US" w:eastAsia="zh-CN"/>
              </w:rPr>
              <w:t>3 可搜索姓名查找</w:t>
            </w:r>
          </w:p>
        </w:tc>
        <w:tc>
          <w:tcPr>
            <w:tcW w:w="3359"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-默认提示语：请选择受托人</w:t>
            </w:r>
          </w:p>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default"/>
                <w:color w:val="000000"/>
                <w:lang w:val="en-US" w:eastAsia="zh-CN"/>
              </w:rPr>
            </w:pPr>
            <w:r>
              <w:rPr>
                <w:rFonts w:hint="eastAsia" w:eastAsia="宋体"/>
                <w:bCs/>
                <w:kern w:val="44"/>
                <w:szCs w:val="21"/>
                <w:lang w:val="en-US" w:eastAsia="zh-CN"/>
              </w:rPr>
              <w:t>-错误提示语：请完善</w:t>
            </w:r>
            <w:r>
              <w:rPr>
                <w:rFonts w:hint="eastAsia" w:eastAsia="宋体"/>
                <w:color w:val="000000"/>
                <w:lang w:val="en-US" w:eastAsia="zh-CN"/>
              </w:rPr>
              <w:t>受托人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委托角色</w:t>
            </w:r>
          </w:p>
        </w:tc>
        <w:tc>
          <w:tcPr>
            <w:tcW w:w="126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用户所属的角色</w:t>
            </w:r>
          </w:p>
        </w:tc>
        <w:tc>
          <w:tcPr>
            <w:tcW w:w="91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下拉选择</w:t>
            </w:r>
          </w:p>
        </w:tc>
        <w:tc>
          <w:tcPr>
            <w:tcW w:w="533" w:type="dxa"/>
            <w:vAlign w:val="top"/>
          </w:tcPr>
          <w:p>
            <w:pPr>
              <w:widowControl w:val="0"/>
              <w:jc w:val="both"/>
              <w:rPr>
                <w:rFonts w:hint="eastAsia" w:ascii="宋体" w:hAnsi="宋体" w:eastAsia="宋体" w:cs="宋体"/>
                <w:color w:val="000000"/>
                <w:sz w:val="24"/>
                <w:szCs w:val="24"/>
                <w:lang w:val="en-US" w:eastAsia="zh-CN" w:bidi="ar-SA"/>
              </w:rPr>
            </w:pPr>
            <w:r>
              <w:rPr>
                <w:rFonts w:hint="eastAsia" w:eastAsia="宋体" w:cs="宋体"/>
                <w:color w:val="000000"/>
                <w:sz w:val="24"/>
                <w:szCs w:val="24"/>
                <w:lang w:val="en-US" w:eastAsia="zh-CN" w:bidi="ar-SA"/>
              </w:rPr>
              <w:t>是</w:t>
            </w:r>
          </w:p>
        </w:tc>
        <w:tc>
          <w:tcPr>
            <w:tcW w:w="2467" w:type="dxa"/>
            <w:vAlign w:val="top"/>
          </w:tcPr>
          <w:p>
            <w:pPr>
              <w:widowControl w:val="0"/>
              <w:jc w:val="both"/>
              <w:rPr>
                <w:rFonts w:hint="eastAsia"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1选项展示自己所属的角色</w:t>
            </w:r>
          </w:p>
          <w:p>
            <w:pPr>
              <w:widowControl w:val="0"/>
              <w:jc w:val="both"/>
              <w:rPr>
                <w:rFonts w:hint="default"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2 可多选</w:t>
            </w:r>
          </w:p>
        </w:tc>
        <w:tc>
          <w:tcPr>
            <w:tcW w:w="3359"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-默认提示语：请选择委托角色</w:t>
            </w:r>
          </w:p>
          <w:p>
            <w:pPr>
              <w:widowControl w:val="0"/>
              <w:jc w:val="both"/>
              <w:rPr>
                <w:rFonts w:hint="eastAsia" w:ascii="宋体" w:hAnsi="宋体" w:eastAsia="宋体" w:cs="宋体"/>
                <w:color w:val="000000"/>
                <w:sz w:val="24"/>
                <w:szCs w:val="24"/>
                <w:lang w:val="en-US" w:eastAsia="zh-CN" w:bidi="ar-SA"/>
              </w:rPr>
            </w:pPr>
            <w:r>
              <w:rPr>
                <w:rFonts w:hint="eastAsia" w:eastAsia="宋体"/>
                <w:bCs/>
                <w:kern w:val="44"/>
                <w:szCs w:val="21"/>
                <w:lang w:val="en-US" w:eastAsia="zh-CN"/>
              </w:rPr>
              <w:t>-错误提示语：请完善委托角色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color w:val="000000"/>
                <w:vertAlign w:val="baseline"/>
                <w:lang w:eastAsia="zh-CN"/>
              </w:rPr>
            </w:pPr>
            <w:r>
              <w:rPr>
                <w:rFonts w:hint="eastAsia" w:eastAsia="宋体"/>
                <w:color w:val="000000"/>
                <w:vertAlign w:val="baseline"/>
                <w:lang w:eastAsia="zh-CN"/>
              </w:rPr>
              <w:t>委托开始时间</w:t>
            </w:r>
          </w:p>
        </w:tc>
        <w:tc>
          <w:tcPr>
            <w:tcW w:w="1267"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91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日期时间</w:t>
            </w:r>
          </w:p>
        </w:tc>
        <w:tc>
          <w:tcPr>
            <w:tcW w:w="533" w:type="dxa"/>
            <w:vAlign w:val="top"/>
          </w:tcPr>
          <w:p>
            <w:pPr>
              <w:widowControl w:val="0"/>
              <w:jc w:val="both"/>
              <w:rPr>
                <w:rFonts w:hint="eastAsia"/>
                <w:color w:val="000000"/>
                <w:lang w:eastAsia="zh-CN"/>
              </w:rPr>
            </w:pPr>
            <w:r>
              <w:rPr>
                <w:rFonts w:hint="eastAsia" w:eastAsia="宋体" w:cs="宋体"/>
                <w:color w:val="000000"/>
                <w:sz w:val="24"/>
                <w:szCs w:val="24"/>
                <w:lang w:val="en-US" w:eastAsia="zh-CN" w:bidi="ar-SA"/>
              </w:rPr>
              <w:t>是</w:t>
            </w:r>
          </w:p>
        </w:tc>
        <w:tc>
          <w:tcPr>
            <w:tcW w:w="2467" w:type="dxa"/>
            <w:vAlign w:val="top"/>
          </w:tcPr>
          <w:p>
            <w:pPr>
              <w:keepNext w:val="0"/>
              <w:keepLines w:val="0"/>
              <w:pageBreakBefore w:val="0"/>
              <w:widowControl w:val="0"/>
              <w:numPr>
                <w:ilvl w:val="-1"/>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val="en-US"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hh:mm（精确到小时，24小时制）</w:t>
            </w:r>
          </w:p>
          <w:p>
            <w:pPr>
              <w:keepNext w:val="0"/>
              <w:keepLines w:val="0"/>
              <w:pageBreakBefore w:val="0"/>
              <w:widowControl w:val="0"/>
              <w:numPr>
                <w:ilvl w:val="-1"/>
                <w:numId w:val="0"/>
              </w:numPr>
              <w:kinsoku/>
              <w:wordWrap/>
              <w:overflowPunct/>
              <w:topLinePunct w:val="0"/>
              <w:autoSpaceDE/>
              <w:autoSpaceDN/>
              <w:bidi w:val="0"/>
              <w:adjustRightInd/>
              <w:snapToGrid/>
              <w:ind w:left="0" w:leftChars="0" w:firstLine="0" w:firstLineChars="0"/>
              <w:jc w:val="both"/>
              <w:textAlignment w:val="auto"/>
              <w:rPr>
                <w:rFonts w:hint="default"/>
                <w:color w:val="000000"/>
                <w:vertAlign w:val="baseline"/>
                <w:lang w:val="en-US" w:eastAsia="zh-CN"/>
              </w:rPr>
            </w:pPr>
            <w:r>
              <w:rPr>
                <w:rFonts w:hint="eastAsia" w:eastAsia="宋体"/>
                <w:color w:val="000000"/>
                <w:vertAlign w:val="baseline"/>
                <w:lang w:val="en-US" w:eastAsia="zh-CN"/>
              </w:rPr>
              <w:t>2 委托开始时间必须大于等于当前时间</w:t>
            </w:r>
          </w:p>
        </w:tc>
        <w:tc>
          <w:tcPr>
            <w:tcW w:w="3359"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-默认提示语：请选择委托开始时间</w:t>
            </w:r>
          </w:p>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default"/>
                <w:color w:val="000000"/>
                <w:lang w:val="en-US" w:eastAsia="zh-CN"/>
              </w:rPr>
            </w:pPr>
            <w:r>
              <w:rPr>
                <w:rFonts w:hint="eastAsia" w:eastAsia="宋体"/>
                <w:color w:val="000000"/>
                <w:lang w:val="en-US" w:eastAsia="zh-CN"/>
              </w:rPr>
              <w:t>-错误提示语：请完善委托开始时间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color w:val="000000"/>
                <w:vertAlign w:val="baseline"/>
                <w:lang w:eastAsia="zh-CN"/>
              </w:rPr>
            </w:pPr>
            <w:r>
              <w:rPr>
                <w:rFonts w:hint="eastAsia" w:eastAsia="宋体"/>
                <w:color w:val="000000"/>
                <w:vertAlign w:val="baseline"/>
                <w:lang w:eastAsia="zh-CN"/>
              </w:rPr>
              <w:t>委托结束时间</w:t>
            </w:r>
          </w:p>
        </w:tc>
        <w:tc>
          <w:tcPr>
            <w:tcW w:w="1267" w:type="dxa"/>
            <w:vAlign w:val="top"/>
          </w:tcPr>
          <w:p>
            <w:pPr>
              <w:widowControl w:val="0"/>
              <w:jc w:val="both"/>
              <w:rPr>
                <w:rFonts w:hint="eastAsia" w:ascii="宋体" w:hAnsi="宋体" w:eastAsia="宋体" w:cs="宋体"/>
                <w:color w:val="000000"/>
                <w:sz w:val="24"/>
                <w:szCs w:val="24"/>
                <w:vertAlign w:val="baseline"/>
                <w:lang w:val="en-US" w:eastAsia="zh-CN" w:bidi="ar-SA"/>
              </w:rPr>
            </w:pPr>
          </w:p>
        </w:tc>
        <w:tc>
          <w:tcPr>
            <w:tcW w:w="91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olor w:val="000000"/>
                <w:vertAlign w:val="baseline"/>
                <w:lang w:eastAsia="zh-CN"/>
              </w:rPr>
              <w:t>日期时间</w:t>
            </w:r>
          </w:p>
        </w:tc>
        <w:tc>
          <w:tcPr>
            <w:tcW w:w="533" w:type="dxa"/>
            <w:vAlign w:val="top"/>
          </w:tcPr>
          <w:p>
            <w:pPr>
              <w:widowControl w:val="0"/>
              <w:jc w:val="both"/>
              <w:rPr>
                <w:rFonts w:hint="eastAsia"/>
                <w:color w:val="000000"/>
                <w:lang w:eastAsia="zh-CN"/>
              </w:rPr>
            </w:pPr>
            <w:r>
              <w:rPr>
                <w:rFonts w:hint="eastAsia" w:eastAsia="宋体" w:cs="宋体"/>
                <w:color w:val="000000"/>
                <w:sz w:val="24"/>
                <w:szCs w:val="24"/>
                <w:lang w:val="en-US" w:eastAsia="zh-CN" w:bidi="ar-SA"/>
              </w:rPr>
              <w:t>是</w:t>
            </w:r>
          </w:p>
        </w:tc>
        <w:tc>
          <w:tcPr>
            <w:tcW w:w="2467" w:type="dxa"/>
            <w:vAlign w:val="top"/>
          </w:tcPr>
          <w:p>
            <w:pPr>
              <w:keepNext w:val="0"/>
              <w:keepLines w:val="0"/>
              <w:pageBreakBefore w:val="0"/>
              <w:widowControl w:val="0"/>
              <w:numPr>
                <w:ilvl w:val="-1"/>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val="en-US"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hh:mm（精确到小时，24小时制）</w:t>
            </w:r>
          </w:p>
          <w:p>
            <w:pPr>
              <w:keepNext w:val="0"/>
              <w:keepLines w:val="0"/>
              <w:pageBreakBefore w:val="0"/>
              <w:widowControl w:val="0"/>
              <w:numPr>
                <w:ilvl w:val="-1"/>
                <w:numId w:val="0"/>
              </w:numPr>
              <w:kinsoku/>
              <w:wordWrap/>
              <w:overflowPunct/>
              <w:topLinePunct w:val="0"/>
              <w:autoSpaceDE/>
              <w:autoSpaceDN/>
              <w:bidi w:val="0"/>
              <w:adjustRightInd/>
              <w:snapToGrid/>
              <w:ind w:left="0" w:leftChars="0" w:firstLine="0" w:firstLineChars="0"/>
              <w:jc w:val="both"/>
              <w:textAlignment w:val="auto"/>
              <w:rPr>
                <w:rFonts w:hint="default"/>
                <w:color w:val="000000"/>
                <w:vertAlign w:val="baseline"/>
                <w:lang w:val="en-US" w:eastAsia="zh-CN"/>
              </w:rPr>
            </w:pPr>
            <w:r>
              <w:rPr>
                <w:rFonts w:hint="eastAsia" w:eastAsia="宋体"/>
                <w:color w:val="000000"/>
                <w:vertAlign w:val="baseline"/>
                <w:lang w:val="en-US" w:eastAsia="zh-CN"/>
              </w:rPr>
              <w:t>2 委托结束时间必须大于等于委托开始时间</w:t>
            </w:r>
          </w:p>
        </w:tc>
        <w:tc>
          <w:tcPr>
            <w:tcW w:w="3359"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lang w:val="en-US" w:eastAsia="zh-CN"/>
              </w:rPr>
              <w:t>-默认提示语：请选择委托结束时间</w:t>
            </w:r>
          </w:p>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default"/>
                <w:color w:val="000000"/>
                <w:lang w:val="en-US" w:eastAsia="zh-CN"/>
              </w:rPr>
            </w:pPr>
            <w:r>
              <w:rPr>
                <w:rFonts w:hint="eastAsia" w:eastAsia="宋体"/>
                <w:color w:val="000000"/>
                <w:lang w:val="en-US" w:eastAsia="zh-CN"/>
              </w:rPr>
              <w:t>-错误提示语：请完善委托结束时间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color w:val="000000"/>
                <w:vertAlign w:val="baseline"/>
                <w:lang w:eastAsia="zh-CN"/>
              </w:rPr>
            </w:pPr>
            <w:r>
              <w:rPr>
                <w:rFonts w:hint="eastAsia" w:eastAsia="宋体"/>
                <w:color w:val="000000"/>
                <w:vertAlign w:val="baseline"/>
                <w:lang w:eastAsia="zh-CN"/>
              </w:rPr>
              <w:t>取消</w:t>
            </w:r>
          </w:p>
        </w:tc>
        <w:tc>
          <w:tcPr>
            <w:tcW w:w="126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取消新增</w:t>
            </w:r>
          </w:p>
        </w:tc>
        <w:tc>
          <w:tcPr>
            <w:tcW w:w="91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按钮</w:t>
            </w:r>
          </w:p>
        </w:tc>
        <w:tc>
          <w:tcPr>
            <w:tcW w:w="533" w:type="dxa"/>
            <w:vAlign w:val="top"/>
          </w:tcPr>
          <w:p>
            <w:pPr>
              <w:widowControl w:val="0"/>
              <w:jc w:val="both"/>
              <w:rPr>
                <w:rFonts w:hint="eastAsia"/>
                <w:color w:val="000000"/>
                <w:lang w:eastAsia="zh-CN"/>
              </w:rPr>
            </w:pPr>
            <w:r>
              <w:rPr>
                <w:rFonts w:hint="eastAsia" w:eastAsia="宋体"/>
                <w:color w:val="000000"/>
                <w:lang w:eastAsia="zh-CN"/>
              </w:rPr>
              <w:t>否</w:t>
            </w:r>
          </w:p>
        </w:tc>
        <w:tc>
          <w:tcPr>
            <w:tcW w:w="2467"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vertAlign w:val="baseline"/>
                <w:lang w:eastAsia="zh-CN"/>
              </w:rPr>
              <w:t>点击后，不会保存本次新增的内容</w:t>
            </w:r>
          </w:p>
        </w:tc>
        <w:tc>
          <w:tcPr>
            <w:tcW w:w="3359"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default"/>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color w:val="000000"/>
                <w:vertAlign w:val="baseline"/>
                <w:lang w:eastAsia="zh-CN"/>
              </w:rPr>
            </w:pPr>
            <w:r>
              <w:rPr>
                <w:rFonts w:hint="eastAsia" w:eastAsia="宋体"/>
                <w:color w:val="000000"/>
                <w:vertAlign w:val="baseline"/>
                <w:lang w:eastAsia="zh-CN"/>
              </w:rPr>
              <w:t>确认</w:t>
            </w:r>
          </w:p>
        </w:tc>
        <w:tc>
          <w:tcPr>
            <w:tcW w:w="126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确认新增</w:t>
            </w:r>
          </w:p>
        </w:tc>
        <w:tc>
          <w:tcPr>
            <w:tcW w:w="917" w:type="dxa"/>
            <w:vAlign w:val="top"/>
          </w:tcPr>
          <w:p>
            <w:pPr>
              <w:widowControl w:val="0"/>
              <w:jc w:val="both"/>
              <w:rPr>
                <w:rFonts w:hint="eastAsia" w:ascii="宋体" w:hAnsi="宋体"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按钮</w:t>
            </w:r>
          </w:p>
        </w:tc>
        <w:tc>
          <w:tcPr>
            <w:tcW w:w="533" w:type="dxa"/>
            <w:vAlign w:val="top"/>
          </w:tcPr>
          <w:p>
            <w:pPr>
              <w:widowControl w:val="0"/>
              <w:jc w:val="both"/>
              <w:rPr>
                <w:rFonts w:hint="eastAsia"/>
                <w:color w:val="000000"/>
                <w:lang w:eastAsia="zh-CN"/>
              </w:rPr>
            </w:pPr>
            <w:r>
              <w:rPr>
                <w:rFonts w:hint="eastAsia" w:eastAsia="宋体"/>
                <w:color w:val="000000"/>
                <w:lang w:eastAsia="zh-CN"/>
              </w:rPr>
              <w:t>否</w:t>
            </w:r>
          </w:p>
        </w:tc>
        <w:tc>
          <w:tcPr>
            <w:tcW w:w="2467"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lang w:val="en-US" w:eastAsia="zh-CN"/>
              </w:rPr>
            </w:pPr>
            <w:r>
              <w:rPr>
                <w:rFonts w:hint="eastAsia" w:eastAsia="宋体"/>
                <w:color w:val="000000"/>
                <w:vertAlign w:val="baseline"/>
                <w:lang w:eastAsia="zh-CN"/>
              </w:rPr>
              <w:t>点击后，系统会提示“委托成功”，列表多一条数据</w:t>
            </w:r>
          </w:p>
        </w:tc>
        <w:tc>
          <w:tcPr>
            <w:tcW w:w="3359"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default"/>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color w:val="000000"/>
                <w:vertAlign w:val="baseline"/>
                <w:lang w:eastAsia="zh-CN"/>
              </w:rPr>
            </w:pPr>
          </w:p>
        </w:tc>
        <w:tc>
          <w:tcPr>
            <w:tcW w:w="1267" w:type="dxa"/>
            <w:vAlign w:val="top"/>
          </w:tcPr>
          <w:p>
            <w:pPr>
              <w:widowControl w:val="0"/>
              <w:jc w:val="both"/>
              <w:rPr>
                <w:rFonts w:hint="eastAsia" w:eastAsia="宋体" w:cs="宋体"/>
                <w:color w:val="000000"/>
                <w:sz w:val="24"/>
                <w:szCs w:val="24"/>
                <w:vertAlign w:val="baseline"/>
                <w:lang w:val="en-US" w:eastAsia="zh-CN" w:bidi="ar-SA"/>
              </w:rPr>
            </w:pPr>
          </w:p>
        </w:tc>
        <w:tc>
          <w:tcPr>
            <w:tcW w:w="917" w:type="dxa"/>
            <w:vAlign w:val="top"/>
          </w:tcPr>
          <w:p>
            <w:pPr>
              <w:widowControl w:val="0"/>
              <w:jc w:val="both"/>
              <w:rPr>
                <w:rFonts w:hint="eastAsia" w:eastAsia="宋体" w:cs="宋体"/>
                <w:color w:val="000000"/>
                <w:sz w:val="24"/>
                <w:szCs w:val="24"/>
                <w:vertAlign w:val="baseline"/>
                <w:lang w:val="en-US" w:eastAsia="zh-CN" w:bidi="ar-SA"/>
              </w:rPr>
            </w:pPr>
          </w:p>
        </w:tc>
        <w:tc>
          <w:tcPr>
            <w:tcW w:w="533" w:type="dxa"/>
            <w:vAlign w:val="top"/>
          </w:tcPr>
          <w:p>
            <w:pPr>
              <w:widowControl w:val="0"/>
              <w:jc w:val="both"/>
              <w:rPr>
                <w:rFonts w:hint="eastAsia"/>
                <w:color w:val="000000"/>
                <w:lang w:eastAsia="zh-CN"/>
              </w:rPr>
            </w:pPr>
          </w:p>
        </w:tc>
        <w:tc>
          <w:tcPr>
            <w:tcW w:w="2467"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eastAsia"/>
                <w:color w:val="000000"/>
                <w:vertAlign w:val="baseline"/>
                <w:lang w:eastAsia="zh-CN"/>
              </w:rPr>
            </w:pPr>
          </w:p>
        </w:tc>
        <w:tc>
          <w:tcPr>
            <w:tcW w:w="3359"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both"/>
              <w:textAlignment w:val="auto"/>
              <w:rPr>
                <w:rFonts w:hint="default"/>
                <w:color w:val="000000"/>
                <w:lang w:val="en-US" w:eastAsia="zh-CN"/>
              </w:rPr>
            </w:pPr>
          </w:p>
        </w:tc>
      </w:tr>
    </w:tbl>
    <w:p>
      <w:pPr>
        <w:numPr>
          <w:ilvl w:val="-1"/>
          <w:numId w:val="0"/>
        </w:numPr>
        <w:ind w:left="420" w:firstLine="420"/>
        <w:rPr>
          <w:rFonts w:hint="default"/>
          <w:color w:val="000000"/>
          <w:lang w:val="en-US" w:eastAsia="zh-CN"/>
        </w:rPr>
      </w:pPr>
      <w:r>
        <w:rPr>
          <w:rFonts w:hint="eastAsia" w:eastAsia="宋体"/>
          <w:color w:val="000000"/>
          <w:lang w:val="en-US" w:eastAsia="zh-CN"/>
        </w:rPr>
        <w:t>确认新增后，会个受托人自动授权对应的委托角色，以便后续受托人有权限处理任务。</w:t>
      </w:r>
    </w:p>
    <w:p>
      <w:pPr>
        <w:pStyle w:val="8"/>
        <w:numPr>
          <w:ilvl w:val="6"/>
          <w:numId w:val="31"/>
        </w:numPr>
        <w:ind w:left="1296" w:leftChars="0" w:hanging="1296" w:firstLineChars="0"/>
        <w:rPr>
          <w:rFonts w:hint="default"/>
          <w:color w:val="000000"/>
          <w:sz w:val="21"/>
          <w:lang w:val="en-US" w:eastAsia="zh-CN"/>
        </w:rPr>
      </w:pPr>
      <w:r>
        <w:rPr>
          <w:rFonts w:hint="eastAsia" w:eastAsia="宋体"/>
          <w:color w:val="000000"/>
          <w:sz w:val="21"/>
          <w:lang w:val="en-US" w:eastAsia="zh-CN"/>
        </w:rPr>
        <w:t>编辑</w:t>
      </w:r>
    </w:p>
    <w:p>
      <w:pPr>
        <w:ind w:left="420" w:firstLine="420"/>
        <w:rPr>
          <w:rFonts w:hint="eastAsia"/>
          <w:lang w:val="en-US" w:eastAsia="zh-CN"/>
        </w:rPr>
      </w:pPr>
      <w:r>
        <w:rPr>
          <w:rFonts w:hint="eastAsia" w:eastAsia="宋体"/>
          <w:lang w:val="en-US" w:eastAsia="zh-CN"/>
        </w:rPr>
        <w:t>点击“编辑”按钮展示编辑弹窗，可对已有信息进行编辑，编辑页面和新增页面保持一致，包括校验。</w:t>
      </w:r>
    </w:p>
    <w:p>
      <w:pPr>
        <w:ind w:left="420" w:firstLine="420"/>
        <w:rPr>
          <w:rFonts w:hint="eastAsia"/>
          <w:lang w:val="en-US" w:eastAsia="zh-CN"/>
        </w:rPr>
      </w:pPr>
      <w:r>
        <w:rPr>
          <w:rFonts w:hint="eastAsia" w:eastAsia="宋体"/>
          <w:lang w:eastAsia="zh-CN"/>
        </w:rPr>
        <w:t>委托时间段内即使修改受托人，也不影响已经创建的具体委托出去的事项，只会影响未来要创建的委托事项。</w:t>
      </w:r>
    </w:p>
    <w:p>
      <w:pPr>
        <w:pStyle w:val="6"/>
        <w:numPr>
          <w:ilvl w:val="4"/>
          <w:numId w:val="29"/>
        </w:numPr>
        <w:ind w:left="1008" w:leftChars="0" w:hanging="1008" w:firstLineChars="0"/>
        <w:rPr>
          <w:rFonts w:hint="default"/>
          <w:i w:val="0"/>
          <w:iCs w:val="0"/>
          <w:lang w:val="en-US" w:eastAsia="zh-CN"/>
        </w:rPr>
      </w:pPr>
      <w:r>
        <w:rPr>
          <w:rFonts w:hint="eastAsia" w:eastAsia="宋体"/>
          <w:i w:val="0"/>
          <w:iCs w:val="0"/>
          <w:lang w:val="en-US" w:eastAsia="zh-CN"/>
        </w:rPr>
        <w:t>受托任务</w:t>
      </w:r>
    </w:p>
    <w:p>
      <w:pPr>
        <w:rPr>
          <w:rFonts w:hint="default"/>
          <w:lang w:val="en-US" w:eastAsia="zh-CN"/>
        </w:rPr>
      </w:pPr>
      <w:r>
        <w:drawing>
          <wp:inline distT="0" distB="0" distL="114300" distR="114300">
            <wp:extent cx="6106160" cy="1848485"/>
            <wp:effectExtent l="0" t="0" r="8890" b="1841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47"/>
                    <a:stretch>
                      <a:fillRect/>
                    </a:stretch>
                  </pic:blipFill>
                  <pic:spPr>
                    <a:xfrm>
                      <a:off x="0" y="0"/>
                      <a:ext cx="6106160" cy="1848485"/>
                    </a:xfrm>
                    <a:prstGeom prst="rect">
                      <a:avLst/>
                    </a:prstGeom>
                    <a:noFill/>
                    <a:ln>
                      <a:noFill/>
                    </a:ln>
                  </pic:spPr>
                </pic:pic>
              </a:graphicData>
            </a:graphic>
          </wp:inline>
        </w:drawing>
      </w:r>
    </w:p>
    <w:p>
      <w:pPr>
        <w:pStyle w:val="7"/>
        <w:numPr>
          <w:ilvl w:val="5"/>
          <w:numId w:val="32"/>
        </w:numPr>
        <w:ind w:left="1152" w:leftChars="0" w:hanging="1152" w:firstLineChars="0"/>
        <w:rPr>
          <w:rFonts w:hint="default"/>
          <w:lang w:val="en-US" w:eastAsia="zh-CN"/>
        </w:rPr>
      </w:pPr>
      <w:r>
        <w:rPr>
          <w:rFonts w:hint="eastAsia" w:eastAsia="宋体"/>
          <w:lang w:eastAsia="zh-CN"/>
        </w:rPr>
        <w:t>表格内容</w:t>
      </w:r>
    </w:p>
    <w:p>
      <w:pPr>
        <w:numPr>
          <w:ilvl w:val="0"/>
          <w:numId w:val="0"/>
        </w:numPr>
        <w:rPr>
          <w:rFonts w:hint="eastAsia"/>
          <w:color w:val="000000"/>
          <w:lang w:eastAsia="zh-CN"/>
        </w:rPr>
      </w:pPr>
      <w:r>
        <w:rPr>
          <w:rFonts w:hint="eastAsia" w:eastAsia="宋体"/>
          <w:color w:val="000000"/>
          <w:lang w:eastAsia="zh-CN"/>
        </w:rPr>
        <w:t>列表中展示的内容有以下：</w:t>
      </w:r>
    </w:p>
    <w:tbl>
      <w:tblPr>
        <w:tblStyle w:val="31"/>
        <w:tblW w:w="98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8"/>
        <w:gridCol w:w="2229"/>
        <w:gridCol w:w="1270"/>
        <w:gridCol w:w="4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w:t>
            </w:r>
          </w:p>
        </w:tc>
        <w:tc>
          <w:tcPr>
            <w:tcW w:w="2229"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描述</w:t>
            </w:r>
          </w:p>
        </w:tc>
        <w:tc>
          <w:tcPr>
            <w:tcW w:w="1270"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字段类型</w:t>
            </w:r>
          </w:p>
        </w:tc>
        <w:tc>
          <w:tcPr>
            <w:tcW w:w="4684" w:type="dxa"/>
          </w:tcPr>
          <w:p>
            <w:pPr>
              <w:widowControl w:val="0"/>
              <w:jc w:val="both"/>
              <w:rPr>
                <w:rFonts w:hint="eastAsia"/>
                <w:b/>
                <w:bCs/>
                <w:color w:val="000000"/>
                <w:vertAlign w:val="baseline"/>
                <w:lang w:eastAsia="zh-CN"/>
              </w:rPr>
            </w:pPr>
            <w:r>
              <w:rPr>
                <w:rFonts w:hint="eastAsia" w:eastAsia="宋体"/>
                <w:b/>
                <w:bCs/>
                <w:color w:val="000000"/>
                <w:vertAlign w:val="baseline"/>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eastAsia="zh-CN"/>
              </w:rPr>
            </w:pPr>
            <w:r>
              <w:rPr>
                <w:rFonts w:hint="eastAsia" w:eastAsia="宋体"/>
                <w:color w:val="000000"/>
                <w:vertAlign w:val="baseline"/>
                <w:lang w:eastAsia="zh-CN"/>
              </w:rPr>
              <w:t>委托角色</w:t>
            </w:r>
          </w:p>
        </w:tc>
        <w:tc>
          <w:tcPr>
            <w:tcW w:w="2229" w:type="dxa"/>
          </w:tcPr>
          <w:p>
            <w:pPr>
              <w:widowControl w:val="0"/>
              <w:jc w:val="both"/>
              <w:rPr>
                <w:rFonts w:hint="eastAsia"/>
                <w:color w:val="000000"/>
                <w:vertAlign w:val="baseline"/>
                <w:lang w:eastAsia="zh-CN"/>
              </w:rPr>
            </w:pPr>
            <w:r>
              <w:rPr>
                <w:rFonts w:hint="eastAsia" w:eastAsia="宋体"/>
                <w:color w:val="000000"/>
                <w:vertAlign w:val="baseline"/>
                <w:lang w:eastAsia="zh-CN"/>
              </w:rPr>
              <w:t>用户所属的角色</w:t>
            </w: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684" w:type="dxa"/>
          </w:tcPr>
          <w:p>
            <w:pPr>
              <w:widowControl w:val="0"/>
              <w:jc w:val="both"/>
              <w:rPr>
                <w:rFonts w:hint="eastAsia"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1点击委托角色，会跳转到对应委托期间内，该委托角色下需要受托人处理的事项列表</w:t>
            </w:r>
          </w:p>
          <w:p>
            <w:pPr>
              <w:widowControl w:val="0"/>
              <w:jc w:val="both"/>
              <w:rPr>
                <w:rFonts w:hint="default" w:eastAsia="宋体" w:cs="宋体"/>
                <w:color w:val="000000"/>
                <w:sz w:val="24"/>
                <w:szCs w:val="24"/>
                <w:vertAlign w:val="baseline"/>
                <w:lang w:val="en-US" w:eastAsia="zh-CN" w:bidi="ar-SA"/>
              </w:rPr>
            </w:pPr>
            <w:r>
              <w:rPr>
                <w:rFonts w:hint="eastAsia" w:eastAsia="宋体" w:cs="宋体"/>
                <w:color w:val="000000"/>
                <w:sz w:val="24"/>
                <w:szCs w:val="24"/>
                <w:vertAlign w:val="baseline"/>
                <w:lang w:val="en-US" w:eastAsia="zh-CN" w:bidi="ar-SA"/>
              </w:rPr>
              <w:t>2 旁边红色小圆圈里展示的数字表示对应委托期间内受托人待处理的事项个数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eastAsia="zh-CN"/>
              </w:rPr>
            </w:pPr>
            <w:r>
              <w:rPr>
                <w:rFonts w:hint="eastAsia" w:eastAsia="宋体"/>
                <w:color w:val="000000"/>
                <w:vertAlign w:val="baseline"/>
                <w:lang w:eastAsia="zh-CN"/>
              </w:rPr>
              <w:t>委托人</w:t>
            </w:r>
          </w:p>
        </w:tc>
        <w:tc>
          <w:tcPr>
            <w:tcW w:w="2229" w:type="dxa"/>
          </w:tcPr>
          <w:p>
            <w:pPr>
              <w:widowControl w:val="0"/>
              <w:jc w:val="both"/>
              <w:rPr>
                <w:rFonts w:hint="eastAsia"/>
                <w:color w:val="000000"/>
                <w:vertAlign w:val="baseline"/>
                <w:lang w:eastAsia="zh-CN"/>
              </w:rPr>
            </w:pPr>
            <w:r>
              <w:rPr>
                <w:rFonts w:hint="eastAsia" w:eastAsia="宋体"/>
                <w:color w:val="000000"/>
                <w:vertAlign w:val="baseline"/>
                <w:lang w:eastAsia="zh-CN"/>
              </w:rPr>
              <w:t>发起委托的人员</w:t>
            </w: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字符串</w:t>
            </w:r>
          </w:p>
        </w:tc>
        <w:tc>
          <w:tcPr>
            <w:tcW w:w="4684" w:type="dxa"/>
          </w:tcPr>
          <w:p>
            <w:pPr>
              <w:widowControl w:val="0"/>
              <w:jc w:val="both"/>
              <w:rPr>
                <w:rFonts w:hint="eastAsia"/>
                <w:color w:val="00000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eastAsia="zh-CN"/>
              </w:rPr>
            </w:pPr>
            <w:r>
              <w:rPr>
                <w:rFonts w:hint="eastAsia" w:eastAsia="宋体"/>
                <w:color w:val="000000"/>
                <w:vertAlign w:val="baseline"/>
                <w:lang w:eastAsia="zh-CN"/>
              </w:rPr>
              <w:t>委托开始时间</w:t>
            </w:r>
          </w:p>
        </w:tc>
        <w:tc>
          <w:tcPr>
            <w:tcW w:w="2229" w:type="dxa"/>
          </w:tcPr>
          <w:p>
            <w:pPr>
              <w:widowControl w:val="0"/>
              <w:jc w:val="both"/>
              <w:rPr>
                <w:rFonts w:hint="eastAsia"/>
                <w:color w:val="000000"/>
                <w:vertAlign w:val="baseline"/>
                <w:lang w:eastAsia="zh-CN"/>
              </w:rPr>
            </w:pP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日期</w:t>
            </w:r>
          </w:p>
        </w:tc>
        <w:tc>
          <w:tcPr>
            <w:tcW w:w="4684" w:type="dxa"/>
          </w:tcPr>
          <w:p>
            <w:pPr>
              <w:widowControl w:val="0"/>
              <w:numPr>
                <w:ilvl w:val="-1"/>
                <w:numId w:val="0"/>
              </w:numPr>
              <w:jc w:val="both"/>
              <w:rPr>
                <w:rFonts w:hint="default"/>
                <w:color w:val="000000"/>
                <w:vertAlign w:val="baseline"/>
                <w:lang w:val="en-US"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 （精确到小时，24小时制）</w:t>
            </w:r>
          </w:p>
          <w:p>
            <w:pPr>
              <w:widowControl w:val="0"/>
              <w:numPr>
                <w:ilvl w:val="-1"/>
                <w:numId w:val="0"/>
              </w:numPr>
              <w:jc w:val="both"/>
              <w:rPr>
                <w:rFonts w:hint="eastAsia"/>
                <w:color w:val="000000"/>
                <w:vertAlign w:val="baseline"/>
                <w:lang w:eastAsia="zh-CN"/>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eastAsia="zh-CN"/>
              </w:rPr>
            </w:pPr>
            <w:r>
              <w:rPr>
                <w:rFonts w:hint="eastAsia" w:eastAsia="宋体"/>
                <w:color w:val="000000"/>
                <w:vertAlign w:val="baseline"/>
                <w:lang w:eastAsia="zh-CN"/>
              </w:rPr>
              <w:t>委托结束时间</w:t>
            </w:r>
          </w:p>
        </w:tc>
        <w:tc>
          <w:tcPr>
            <w:tcW w:w="2229" w:type="dxa"/>
          </w:tcPr>
          <w:p>
            <w:pPr>
              <w:widowControl w:val="0"/>
              <w:jc w:val="both"/>
              <w:rPr>
                <w:rFonts w:hint="eastAsia"/>
                <w:color w:val="000000"/>
                <w:vertAlign w:val="baseline"/>
                <w:lang w:eastAsia="zh-CN"/>
              </w:rPr>
            </w:pP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日期</w:t>
            </w:r>
          </w:p>
        </w:tc>
        <w:tc>
          <w:tcPr>
            <w:tcW w:w="4684" w:type="dxa"/>
          </w:tcPr>
          <w:p>
            <w:pPr>
              <w:widowControl w:val="0"/>
              <w:numPr>
                <w:ilvl w:val="-1"/>
                <w:numId w:val="0"/>
              </w:numPr>
              <w:jc w:val="both"/>
              <w:rPr>
                <w:rFonts w:hint="eastAsia"/>
                <w:color w:val="000000"/>
                <w:vertAlign w:val="baseline"/>
                <w:lang w:val="en-US"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hh:mm（精确到小时，24小时制）</w:t>
            </w:r>
          </w:p>
          <w:p>
            <w:pPr>
              <w:widowControl w:val="0"/>
              <w:numPr>
                <w:ilvl w:val="-1"/>
                <w:numId w:val="0"/>
              </w:numPr>
              <w:jc w:val="both"/>
              <w:rPr>
                <w:rFonts w:hint="eastAsia"/>
                <w:color w:val="000000"/>
                <w:vertAlign w:val="baseline"/>
                <w:lang w:eastAsia="zh-CN"/>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hint="eastAsia"/>
                <w:color w:val="000000"/>
                <w:vertAlign w:val="baseline"/>
                <w:lang w:eastAsia="zh-CN"/>
              </w:rPr>
            </w:pPr>
            <w:r>
              <w:rPr>
                <w:rFonts w:hint="eastAsia" w:eastAsia="宋体"/>
                <w:color w:val="000000"/>
                <w:vertAlign w:val="baseline"/>
                <w:lang w:eastAsia="zh-CN"/>
              </w:rPr>
              <w:t>创建时间</w:t>
            </w:r>
          </w:p>
        </w:tc>
        <w:tc>
          <w:tcPr>
            <w:tcW w:w="2229" w:type="dxa"/>
          </w:tcPr>
          <w:p>
            <w:pPr>
              <w:widowControl w:val="0"/>
              <w:jc w:val="both"/>
              <w:rPr>
                <w:rFonts w:hint="default"/>
                <w:color w:val="000000"/>
                <w:vertAlign w:val="baseline"/>
                <w:lang w:val="en-US" w:eastAsia="zh-CN"/>
              </w:rPr>
            </w:pPr>
            <w:r>
              <w:rPr>
                <w:rFonts w:hint="eastAsia" w:eastAsia="宋体"/>
                <w:color w:val="000000"/>
                <w:vertAlign w:val="baseline"/>
                <w:lang w:val="en-US" w:eastAsia="zh-CN"/>
              </w:rPr>
              <w:t>创建委托任务的时间</w:t>
            </w:r>
          </w:p>
        </w:tc>
        <w:tc>
          <w:tcPr>
            <w:tcW w:w="1270" w:type="dxa"/>
          </w:tcPr>
          <w:p>
            <w:pPr>
              <w:widowControl w:val="0"/>
              <w:jc w:val="both"/>
              <w:rPr>
                <w:rFonts w:hint="eastAsia"/>
                <w:color w:val="000000"/>
                <w:vertAlign w:val="baseline"/>
                <w:lang w:eastAsia="zh-CN"/>
              </w:rPr>
            </w:pPr>
            <w:r>
              <w:rPr>
                <w:rFonts w:hint="eastAsia" w:eastAsia="宋体"/>
                <w:color w:val="000000"/>
                <w:vertAlign w:val="baseline"/>
                <w:lang w:eastAsia="zh-CN"/>
              </w:rPr>
              <w:t>日期</w:t>
            </w:r>
          </w:p>
        </w:tc>
        <w:tc>
          <w:tcPr>
            <w:tcW w:w="4684" w:type="dxa"/>
          </w:tcPr>
          <w:p>
            <w:pPr>
              <w:widowControl w:val="0"/>
              <w:numPr>
                <w:ilvl w:val="-1"/>
                <w:numId w:val="0"/>
              </w:numPr>
              <w:jc w:val="both"/>
              <w:rPr>
                <w:rFonts w:hint="eastAsia"/>
                <w:color w:val="000000"/>
                <w:vertAlign w:val="baseline"/>
                <w:lang w:eastAsia="zh-CN"/>
              </w:rPr>
            </w:pPr>
            <w:r>
              <w:rPr>
                <w:rFonts w:hint="eastAsia" w:eastAsia="宋体"/>
                <w:color w:val="000000"/>
                <w:lang w:val="en-US" w:eastAsia="zh-CN"/>
              </w:rPr>
              <w:t xml:space="preserve">1 </w:t>
            </w:r>
            <w:r>
              <w:rPr>
                <w:rFonts w:hint="eastAsia" w:eastAsia="宋体"/>
                <w:color w:val="000000"/>
                <w:lang w:eastAsia="zh-CN"/>
              </w:rPr>
              <w:t>格式按</w:t>
            </w:r>
            <w:r>
              <w:rPr>
                <w:rFonts w:hint="eastAsia" w:eastAsia="宋体"/>
                <w:color w:val="000000"/>
                <w:vertAlign w:val="baseline"/>
                <w:lang w:val="en-US" w:eastAsia="zh-CN"/>
              </w:rPr>
              <w:t>yyyy-mm-dd hh:mm</w:t>
            </w:r>
          </w:p>
          <w:p>
            <w:pPr>
              <w:widowControl w:val="0"/>
              <w:jc w:val="both"/>
              <w:rPr>
                <w:rFonts w:hint="eastAsia"/>
                <w:color w:val="000000"/>
                <w:vertAlign w:val="baseline"/>
                <w:lang w:eastAsia="zh-CN"/>
              </w:rPr>
            </w:pPr>
            <w:r>
              <w:rPr>
                <w:rFonts w:hint="eastAsia" w:eastAsia="宋体"/>
                <w:color w:val="000000"/>
                <w:vertAlign w:val="baseline"/>
                <w:lang w:val="en-US" w:eastAsia="zh-CN"/>
              </w:rPr>
              <w:t>2 展示排序标志，</w:t>
            </w:r>
            <w:r>
              <w:rPr>
                <w:rFonts w:hint="eastAsia" w:eastAsia="宋体"/>
                <w:lang w:eastAsia="zh-CN"/>
              </w:rPr>
              <w:t>点击后</w:t>
            </w:r>
            <w:r>
              <w:rPr>
                <w:rFonts w:hint="eastAsia" w:eastAsia="宋体"/>
              </w:rPr>
              <w:t>可以支持</w:t>
            </w:r>
            <w:r>
              <w:rPr>
                <w:rFonts w:hint="eastAsia" w:eastAsia="宋体"/>
                <w:lang w:eastAsia="zh-CN"/>
              </w:rPr>
              <w:t>倒序和正序</w:t>
            </w:r>
          </w:p>
        </w:tc>
      </w:tr>
    </w:tbl>
    <w:p>
      <w:pPr>
        <w:rPr>
          <w:rFonts w:hint="eastAsia"/>
          <w:lang w:eastAsia="zh-CN"/>
        </w:rPr>
      </w:pPr>
    </w:p>
    <w:p>
      <w:pPr>
        <w:rPr>
          <w:rFonts w:hint="eastAsia"/>
        </w:rPr>
      </w:pPr>
    </w:p>
    <w:p>
      <w:pPr>
        <w:pStyle w:val="4"/>
        <w:numPr>
          <w:ilvl w:val="2"/>
          <w:numId w:val="25"/>
        </w:numPr>
        <w:bidi w:val="0"/>
        <w:ind w:left="720" w:leftChars="0" w:hanging="720" w:firstLineChars="0"/>
        <w:rPr>
          <w:rFonts w:hint="eastAsia"/>
          <w:lang w:val="en-US" w:eastAsia="zh-CN"/>
        </w:rPr>
      </w:pPr>
      <w:bookmarkStart w:id="43" w:name="_Toc23534"/>
      <w:r>
        <w:rPr>
          <w:rFonts w:hint="eastAsia" w:eastAsia="宋体"/>
          <w:lang w:val="en-US" w:eastAsia="zh-CN"/>
        </w:rPr>
        <w:t>问题追踪管理</w:t>
      </w:r>
      <w:bookmarkEnd w:id="43"/>
    </w:p>
    <w:p>
      <w:pPr>
        <w:numPr>
          <w:ilvl w:val="0"/>
          <w:numId w:val="0"/>
        </w:numPr>
        <w:ind w:firstLine="480" w:firstLineChars="200"/>
        <w:rPr>
          <w:rFonts w:hint="eastAsia"/>
        </w:rPr>
      </w:pPr>
      <w:r>
        <w:rPr>
          <w:rFonts w:hint="eastAsia" w:eastAsia="宋体"/>
        </w:rPr>
        <w:t>该功能支持对异常核心指标进行关联指标分析，</w:t>
      </w:r>
      <w:r>
        <w:rPr>
          <w:rFonts w:hint="eastAsia" w:eastAsia="宋体"/>
          <w:lang w:eastAsia="zh-CN"/>
        </w:rPr>
        <w:t>当发现问题时，可在线上发起问题追踪</w:t>
      </w:r>
      <w:r>
        <w:rPr>
          <w:rFonts w:hint="eastAsia" w:eastAsia="宋体"/>
        </w:rPr>
        <w:t>，要求相关责任人</w:t>
      </w:r>
      <w:r>
        <w:rPr>
          <w:rFonts w:hint="eastAsia" w:eastAsia="宋体"/>
          <w:lang w:eastAsia="zh-CN"/>
        </w:rPr>
        <w:t>在线上进行问题原因反馈和整改计划反馈</w:t>
      </w:r>
      <w:r>
        <w:rPr>
          <w:rFonts w:hint="eastAsia" w:eastAsia="宋体"/>
        </w:rPr>
        <w:t>，实现对异常指标的管理闭环。</w:t>
      </w:r>
    </w:p>
    <w:p>
      <w:pPr>
        <w:pStyle w:val="5"/>
        <w:numPr>
          <w:ilvl w:val="3"/>
          <w:numId w:val="33"/>
        </w:numPr>
        <w:bidi w:val="0"/>
        <w:ind w:left="864" w:leftChars="0" w:hanging="864" w:firstLineChars="0"/>
        <w:rPr>
          <w:rFonts w:hint="eastAsia"/>
          <w:lang w:val="en-US" w:eastAsia="zh-CN"/>
        </w:rPr>
      </w:pPr>
      <w:r>
        <w:rPr>
          <w:rFonts w:hint="eastAsia" w:eastAsia="宋体"/>
          <w:lang w:val="en-US" w:eastAsia="zh-CN"/>
        </w:rPr>
        <w:t>参与者</w:t>
      </w:r>
    </w:p>
    <w:p>
      <w:pPr>
        <w:rPr>
          <w:rFonts w:hint="eastAsia"/>
          <w:lang w:val="en-US" w:eastAsia="zh-CN"/>
        </w:rPr>
      </w:pPr>
      <w:r>
        <w:rPr>
          <w:rFonts w:hint="eastAsia" w:eastAsia="宋体"/>
          <w:lang w:val="en-US" w:eastAsia="zh-CN"/>
        </w:rPr>
        <w:t>集团总经理室领导、集团各条线部门负责人、集团各条线指标监控或指标分析人员、专业子公司总公司、分公司负责人</w:t>
      </w:r>
    </w:p>
    <w:p>
      <w:pPr>
        <w:pStyle w:val="5"/>
        <w:numPr>
          <w:ilvl w:val="3"/>
          <w:numId w:val="33"/>
        </w:numPr>
        <w:bidi w:val="0"/>
        <w:ind w:left="864" w:leftChars="0" w:hanging="864" w:firstLineChars="0"/>
        <w:rPr>
          <w:rFonts w:hint="eastAsia"/>
          <w:lang w:val="en-US" w:eastAsia="zh-CN"/>
        </w:rPr>
      </w:pPr>
      <w:r>
        <w:rPr>
          <w:rFonts w:hint="eastAsia" w:eastAsia="宋体"/>
          <w:lang w:val="en-US" w:eastAsia="zh-CN"/>
        </w:rPr>
        <w:t>输入与输出</w:t>
      </w:r>
    </w:p>
    <w:p>
      <w:pPr>
        <w:rPr>
          <w:rFonts w:hint="eastAsia"/>
          <w:lang w:val="en-US" w:eastAsia="zh-CN"/>
        </w:rPr>
      </w:pPr>
      <w:r>
        <w:rPr>
          <w:rFonts w:hint="eastAsia" w:eastAsia="宋体"/>
          <w:lang w:val="en-US" w:eastAsia="zh-CN"/>
        </w:rPr>
        <w:t>输入：点击异常指标追踪按钮发起追踪</w:t>
      </w:r>
    </w:p>
    <w:p>
      <w:pPr>
        <w:rPr>
          <w:rFonts w:hint="eastAsia"/>
          <w:lang w:val="en-US" w:eastAsia="zh-CN"/>
        </w:rPr>
      </w:pPr>
      <w:r>
        <w:rPr>
          <w:rFonts w:hint="eastAsia" w:eastAsia="宋体"/>
          <w:lang w:val="en-US" w:eastAsia="zh-CN"/>
        </w:rPr>
        <w:t>输出：系统自动给指标的负责人生成待处理追踪任务</w:t>
      </w:r>
    </w:p>
    <w:p>
      <w:pPr>
        <w:pStyle w:val="5"/>
        <w:numPr>
          <w:ilvl w:val="3"/>
          <w:numId w:val="33"/>
        </w:numPr>
        <w:bidi w:val="0"/>
        <w:ind w:left="864" w:leftChars="0" w:hanging="864" w:firstLineChars="0"/>
        <w:rPr>
          <w:rFonts w:hint="eastAsia"/>
          <w:lang w:val="en-US" w:eastAsia="zh-CN"/>
        </w:rPr>
      </w:pPr>
      <w:r>
        <w:rPr>
          <w:rFonts w:hint="eastAsia" w:eastAsia="宋体"/>
          <w:lang w:val="en-US" w:eastAsia="zh-CN"/>
        </w:rPr>
        <w:t>前置条件和后置条件</w:t>
      </w:r>
    </w:p>
    <w:p>
      <w:pPr>
        <w:rPr>
          <w:rFonts w:hint="eastAsia" w:eastAsia="宋体"/>
          <w:lang w:val="en-US" w:eastAsia="zh-CN"/>
        </w:rPr>
      </w:pPr>
      <w:r>
        <w:rPr>
          <w:rFonts w:hint="eastAsia" w:eastAsia="宋体"/>
          <w:lang w:val="en-US" w:eastAsia="zh-CN"/>
        </w:rPr>
        <w:t>追踪流程上的处理人都要有经分系统的相应权限</w:t>
      </w:r>
    </w:p>
    <w:p>
      <w:pPr>
        <w:pStyle w:val="5"/>
        <w:numPr>
          <w:ilvl w:val="3"/>
          <w:numId w:val="33"/>
        </w:numPr>
        <w:bidi w:val="0"/>
        <w:ind w:left="864" w:leftChars="0" w:hanging="864" w:firstLineChars="0"/>
        <w:rPr>
          <w:rFonts w:hint="eastAsia"/>
          <w:lang w:val="en-US" w:eastAsia="zh-CN"/>
        </w:rPr>
      </w:pPr>
      <w:r>
        <w:rPr>
          <w:rFonts w:hint="eastAsia" w:eastAsia="宋体"/>
          <w:lang w:val="en-US" w:eastAsia="zh-CN"/>
        </w:rPr>
        <w:t>业务规则</w:t>
      </w:r>
    </w:p>
    <w:p>
      <w:pPr>
        <w:numPr>
          <w:ilvl w:val="0"/>
          <w:numId w:val="34"/>
        </w:numPr>
        <w:rPr>
          <w:rFonts w:hint="eastAsia"/>
          <w:lang w:val="en-US" w:eastAsia="zh-CN"/>
        </w:rPr>
      </w:pPr>
      <w:r>
        <w:rPr>
          <w:rFonts w:hint="eastAsia" w:eastAsia="宋体"/>
          <w:lang w:val="en-US" w:eastAsia="zh-CN"/>
        </w:rPr>
        <w:t>配置需进行追踪的核心指标，每个核心指标下钻分析的逻辑关系，各级指标的异常预警规则，各层级指标的被追踪时的责任人</w:t>
      </w:r>
    </w:p>
    <w:p>
      <w:pPr>
        <w:numPr>
          <w:ilvl w:val="0"/>
          <w:numId w:val="0"/>
        </w:numPr>
        <w:rPr>
          <w:rFonts w:hint="eastAsia"/>
          <w:lang w:val="en-US" w:eastAsia="zh-CN"/>
        </w:rPr>
      </w:pPr>
      <w:r>
        <w:rPr>
          <w:rFonts w:hint="eastAsia" w:eastAsia="宋体"/>
          <w:lang w:val="en-US" w:eastAsia="zh-CN"/>
        </w:rPr>
        <w:t>2、可以发起问题追踪的角色：集团总经理室领导、集团各条线部门负责人、集团各条线指标监控人员</w:t>
      </w:r>
    </w:p>
    <w:p>
      <w:pPr>
        <w:numPr>
          <w:ilvl w:val="0"/>
          <w:numId w:val="0"/>
        </w:numPr>
        <w:rPr>
          <w:rFonts w:hint="eastAsia" w:ascii="Arial" w:hAnsi="Arial" w:eastAsia="仿宋_GB2312" w:cs="Arial"/>
          <w:szCs w:val="21"/>
          <w:lang w:bidi="ar-SA"/>
        </w:rPr>
      </w:pPr>
      <w:r>
        <w:rPr>
          <w:rFonts w:hint="eastAsia" w:eastAsia="宋体"/>
          <w:lang w:val="en-US" w:eastAsia="zh-CN"/>
        </w:rPr>
        <w:t>3、当用户在驾驶舱、指标广告牌、指标管理、指标图谱上查看指标的时候，如果发现指标有异常，在指标上点击发起追踪，则系统自动给所在层级的指标的责任人生成追踪流程处理任务</w:t>
      </w:r>
    </w:p>
    <w:p>
      <w:pPr>
        <w:numPr>
          <w:ilvl w:val="0"/>
          <w:numId w:val="0"/>
        </w:numPr>
        <w:rPr>
          <w:rFonts w:hint="eastAsia"/>
          <w:lang w:val="en-US" w:eastAsia="zh-CN"/>
        </w:rPr>
      </w:pPr>
      <w:r>
        <w:rPr>
          <w:rFonts w:hint="eastAsia" w:eastAsia="宋体"/>
          <w:lang w:val="en-US" w:eastAsia="zh-CN"/>
        </w:rPr>
        <w:t>4、指对应的处理人会收到问题追踪邮件，并在系统中指标追踪模块生成一条问题追踪待办事项，处理人登录系统进行反馈处理</w:t>
      </w:r>
    </w:p>
    <w:p>
      <w:pPr>
        <w:numPr>
          <w:ilvl w:val="0"/>
          <w:numId w:val="0"/>
        </w:numPr>
        <w:rPr>
          <w:rFonts w:hint="eastAsia"/>
          <w:lang w:val="en-US" w:eastAsia="zh-CN"/>
        </w:rPr>
      </w:pPr>
      <w:r>
        <w:rPr>
          <w:rFonts w:hint="eastAsia" w:eastAsia="宋体"/>
          <w:lang w:val="en-US" w:eastAsia="zh-CN"/>
        </w:rPr>
        <w:t>5、指标追踪处理分为以下几种场景：</w:t>
      </w:r>
    </w:p>
    <w:p>
      <w:pPr>
        <w:numPr>
          <w:ilvl w:val="0"/>
          <w:numId w:val="0"/>
        </w:numPr>
        <w:rPr>
          <w:rFonts w:hint="eastAsia"/>
          <w:lang w:val="en-US" w:eastAsia="zh-CN"/>
        </w:rPr>
      </w:pPr>
      <w:r>
        <w:rPr>
          <w:rFonts w:hint="eastAsia" w:eastAsia="宋体"/>
          <w:lang w:val="en-US" w:eastAsia="zh-CN"/>
        </w:rPr>
        <w:t>1）如果是正常原因引起无需整改的，直接反馈问题原因，指标追踪发起人审核反馈的原因，同意则追踪流程结束；不同意则根据退回意见再进行反馈。</w:t>
      </w:r>
    </w:p>
    <w:p>
      <w:pPr>
        <w:numPr>
          <w:ilvl w:val="0"/>
          <w:numId w:val="0"/>
        </w:numPr>
        <w:rPr>
          <w:rFonts w:hint="eastAsia"/>
          <w:lang w:val="en-US" w:eastAsia="zh-CN"/>
        </w:rPr>
      </w:pPr>
      <w:r>
        <w:rPr>
          <w:rFonts w:hint="eastAsia" w:eastAsia="宋体"/>
          <w:lang w:val="en-US" w:eastAsia="zh-CN"/>
        </w:rPr>
        <w:t>2）如果需要整改则提交问题原因、整改方案和计划；指标发起人审核反馈的原因和方案，同意则指标责任人按计划整改，并在整改完成时反馈整改结果，指标发起人审核整改结果同意则流程结束，否则退回。整改方案中，如果整改时间大于7天，则每7天反馈一次阶段性整改进度报告。不超过7天的就计划完成时间之前提交完成结果进行审核</w:t>
      </w:r>
    </w:p>
    <w:p>
      <w:pPr>
        <w:numPr>
          <w:ilvl w:val="0"/>
          <w:numId w:val="0"/>
        </w:numPr>
        <w:rPr>
          <w:rFonts w:hint="eastAsia"/>
          <w:lang w:val="en-US" w:eastAsia="zh-CN"/>
        </w:rPr>
      </w:pPr>
      <w:r>
        <w:rPr>
          <w:rFonts w:hint="eastAsia" w:eastAsia="宋体"/>
          <w:lang w:val="en-US" w:eastAsia="zh-CN"/>
        </w:rPr>
        <w:t>3）如果当前处理人经过分析 发现当前问题是下层指标问题导致，可以将问题分配给下层问题的相应处理人进行反馈和整改，分配之后分别生成新的流程，被分配人有几个就生成几个追踪流程，每条任务的发起人为分配人，责任人为被分配人。分配人可以根据被分配人的流程中的反馈的内容进行整合在自己对应被追踪的流程中去进行反馈。从当前流程中分配的新增流程存在父子关系，子流程相应的节点完成才能进行父流程的该节点的处理。</w:t>
      </w:r>
    </w:p>
    <w:p>
      <w:pPr>
        <w:numPr>
          <w:ilvl w:val="0"/>
          <w:numId w:val="0"/>
        </w:numPr>
        <w:rPr>
          <w:rFonts w:hint="eastAsia"/>
          <w:lang w:val="en-US" w:eastAsia="zh-CN"/>
        </w:rPr>
      </w:pPr>
    </w:p>
    <w:p>
      <w:pPr>
        <w:numPr>
          <w:ilvl w:val="0"/>
          <w:numId w:val="0"/>
        </w:numPr>
        <w:rPr>
          <w:rFonts w:hint="eastAsia"/>
          <w:lang w:val="en-US" w:eastAsia="zh-CN"/>
        </w:rPr>
      </w:pPr>
      <w:r>
        <w:rPr>
          <w:rFonts w:hint="eastAsia" w:eastAsia="宋体"/>
          <w:lang w:val="en-US" w:eastAsia="zh-CN"/>
        </w:rPr>
        <w:t>业务流程：</w:t>
      </w:r>
    </w:p>
    <w:p>
      <w:pPr>
        <w:numPr>
          <w:ilvl w:val="0"/>
          <w:numId w:val="0"/>
        </w:numPr>
        <w:rPr>
          <w:rFonts w:hint="default"/>
          <w:lang w:val="en-US" w:eastAsia="zh-CN"/>
        </w:rPr>
      </w:pPr>
      <w:r>
        <w:rPr>
          <w:rFonts w:hint="default"/>
          <w:lang w:val="en-US" w:eastAsia="zh-CN"/>
        </w:rPr>
        <w:drawing>
          <wp:inline distT="0" distB="0" distL="114300" distR="114300">
            <wp:extent cx="6109970" cy="7673340"/>
            <wp:effectExtent l="0" t="0" r="5080" b="3810"/>
            <wp:docPr id="1" name="图片 1" descr="2-追踪执行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追踪执行流程"/>
                    <pic:cNvPicPr>
                      <a:picLocks noChangeAspect="1"/>
                    </pic:cNvPicPr>
                  </pic:nvPicPr>
                  <pic:blipFill>
                    <a:blip r:embed="rId48"/>
                    <a:stretch>
                      <a:fillRect/>
                    </a:stretch>
                  </pic:blipFill>
                  <pic:spPr>
                    <a:xfrm>
                      <a:off x="0" y="0"/>
                      <a:ext cx="6109970" cy="7673340"/>
                    </a:xfrm>
                    <a:prstGeom prst="rect">
                      <a:avLst/>
                    </a:prstGeom>
                  </pic:spPr>
                </pic:pic>
              </a:graphicData>
            </a:graphic>
          </wp:inline>
        </w:drawing>
      </w:r>
    </w:p>
    <w:p>
      <w:pPr>
        <w:numPr>
          <w:ilvl w:val="0"/>
          <w:numId w:val="0"/>
        </w:numPr>
        <w:rPr>
          <w:rFonts w:hint="default"/>
          <w:lang w:val="en-US" w:eastAsia="zh-CN"/>
        </w:rPr>
      </w:pPr>
    </w:p>
    <w:p>
      <w:pPr>
        <w:numPr>
          <w:ilvl w:val="0"/>
          <w:numId w:val="0"/>
        </w:numPr>
        <w:rPr>
          <w:rFonts w:hint="eastAsia"/>
          <w:lang w:val="en-US" w:eastAsia="zh-CN"/>
        </w:rPr>
      </w:pPr>
      <w:r>
        <w:rPr>
          <w:rFonts w:hint="eastAsia" w:eastAsia="宋体"/>
          <w:lang w:val="en-US" w:eastAsia="zh-CN"/>
        </w:rPr>
        <w:t>责任人将任务向下分配的场景：</w:t>
      </w:r>
    </w:p>
    <w:p>
      <w:pPr>
        <w:numPr>
          <w:ilvl w:val="0"/>
          <w:numId w:val="0"/>
        </w:numPr>
        <w:rPr>
          <w:rFonts w:hint="eastAsia"/>
          <w:lang w:val="en-US" w:eastAsia="zh-CN"/>
        </w:rPr>
      </w:pPr>
      <w:r>
        <w:drawing>
          <wp:inline distT="0" distB="0" distL="114300" distR="114300">
            <wp:extent cx="4342765" cy="4809490"/>
            <wp:effectExtent l="0" t="0" r="635" b="10160"/>
            <wp:docPr id="3" name="图片 4" descr="9107153611581676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9107153611581676002.jpg"/>
                    <pic:cNvPicPr>
                      <a:picLocks noChangeAspect="1"/>
                    </pic:cNvPicPr>
                  </pic:nvPicPr>
                  <pic:blipFill>
                    <a:blip r:embed="rId49"/>
                    <a:stretch>
                      <a:fillRect/>
                    </a:stretch>
                  </pic:blipFill>
                  <pic:spPr>
                    <a:xfrm>
                      <a:off x="0" y="0"/>
                      <a:ext cx="4342765" cy="4809490"/>
                    </a:xfrm>
                    <a:prstGeom prst="rect">
                      <a:avLst/>
                    </a:prstGeom>
                    <a:noFill/>
                    <a:ln>
                      <a:noFill/>
                    </a:ln>
                  </pic:spPr>
                </pic:pic>
              </a:graphicData>
            </a:graphic>
          </wp:inline>
        </w:drawing>
      </w:r>
    </w:p>
    <w:p>
      <w:pPr>
        <w:numPr>
          <w:ilvl w:val="0"/>
          <w:numId w:val="0"/>
        </w:numPr>
        <w:rPr>
          <w:rFonts w:hint="eastAsia"/>
          <w:lang w:val="en-US" w:eastAsia="zh-CN"/>
        </w:rPr>
      </w:pPr>
      <w:r>
        <w:rPr>
          <w:rFonts w:hint="eastAsia" w:eastAsia="宋体"/>
          <w:lang w:val="en-US" w:eastAsia="zh-CN"/>
        </w:rPr>
        <w:t>不同场景的任务状态变化：</w:t>
      </w:r>
    </w:p>
    <w:p>
      <w:pPr>
        <w:numPr>
          <w:ilvl w:val="0"/>
          <w:numId w:val="0"/>
        </w:numPr>
        <w:rPr>
          <w:rFonts w:hint="eastAsia"/>
          <w:lang w:val="en-US" w:eastAsia="zh-CN"/>
        </w:rPr>
      </w:pPr>
      <w:r>
        <w:rPr>
          <w:rFonts w:ascii="Arial" w:hAnsi="Arial" w:eastAsia="仿宋_GB2312" w:cs="Arial"/>
          <w:szCs w:val="21"/>
          <w:lang w:bidi="ar-SA"/>
        </w:rPr>
        <w:drawing>
          <wp:inline distT="0" distB="0" distL="114300" distR="114300">
            <wp:extent cx="6116320" cy="3719195"/>
            <wp:effectExtent l="0" t="0" r="17780" b="14605"/>
            <wp:docPr id="2" name="图片 3" descr="系统整体流程图-第 4 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系统整体流程图-第 4 页"/>
                    <pic:cNvPicPr>
                      <a:picLocks noChangeAspect="1"/>
                    </pic:cNvPicPr>
                  </pic:nvPicPr>
                  <pic:blipFill>
                    <a:blip r:embed="rId50"/>
                    <a:stretch>
                      <a:fillRect/>
                    </a:stretch>
                  </pic:blipFill>
                  <pic:spPr>
                    <a:xfrm>
                      <a:off x="0" y="0"/>
                      <a:ext cx="6116320" cy="3719195"/>
                    </a:xfrm>
                    <a:prstGeom prst="rect">
                      <a:avLst/>
                    </a:prstGeom>
                    <a:noFill/>
                    <a:ln>
                      <a:noFill/>
                    </a:ln>
                  </pic:spPr>
                </pic:pic>
              </a:graphicData>
            </a:graphic>
          </wp:inline>
        </w:drawing>
      </w:r>
    </w:p>
    <w:p>
      <w:pPr>
        <w:numPr>
          <w:ilvl w:val="0"/>
          <w:numId w:val="0"/>
        </w:numPr>
        <w:rPr>
          <w:rFonts w:hint="eastAsia"/>
          <w:lang w:val="en-US" w:eastAsia="zh-CN"/>
        </w:rPr>
      </w:pPr>
      <w:r>
        <w:rPr>
          <w:rFonts w:hint="eastAsia" w:eastAsia="宋体"/>
          <w:lang w:val="en-US" w:eastAsia="zh-CN"/>
        </w:rPr>
        <w:t>6、用户可以在指标追踪模块只能查询和处理与自己有关的追踪任务</w:t>
      </w:r>
    </w:p>
    <w:p>
      <w:pPr>
        <w:numPr>
          <w:ilvl w:val="0"/>
          <w:numId w:val="0"/>
        </w:numPr>
        <w:rPr>
          <w:rFonts w:hint="eastAsia"/>
          <w:lang w:val="en-US" w:eastAsia="zh-CN"/>
        </w:rPr>
      </w:pPr>
      <w:r>
        <w:rPr>
          <w:rFonts w:hint="eastAsia" w:eastAsia="宋体"/>
          <w:lang w:val="en-US" w:eastAsia="zh-CN"/>
        </w:rPr>
        <w:t>7、报表中心的管理员可查询所有用户的追踪任务，并可对临期未处理或逾期的追踪任务进行跟踪提醒，点击提醒，发送邮件提醒</w:t>
      </w:r>
    </w:p>
    <w:p>
      <w:pPr>
        <w:numPr>
          <w:ilvl w:val="0"/>
          <w:numId w:val="0"/>
        </w:numPr>
        <w:rPr>
          <w:rFonts w:hint="eastAsia"/>
          <w:lang w:val="en-US" w:eastAsia="zh-CN"/>
        </w:rPr>
      </w:pPr>
      <w:r>
        <w:rPr>
          <w:rFonts w:hint="eastAsia" w:eastAsia="宋体"/>
          <w:lang w:val="en-US" w:eastAsia="zh-CN"/>
        </w:rPr>
        <w:t>8、系统自动提醒规则</w:t>
      </w:r>
    </w:p>
    <w:p>
      <w:pPr>
        <w:numPr>
          <w:ilvl w:val="0"/>
          <w:numId w:val="0"/>
        </w:numPr>
        <w:rPr>
          <w:rFonts w:hint="eastAsia"/>
          <w:lang w:val="en-US" w:eastAsia="zh-CN"/>
        </w:rPr>
      </w:pPr>
      <w:r>
        <w:rPr>
          <w:rFonts w:hint="eastAsia" w:eastAsia="宋体"/>
          <w:lang w:val="en-US" w:eastAsia="zh-CN"/>
        </w:rPr>
        <w:t>1）处理人有新生成的追踪任务，系统发送邮件提醒</w:t>
      </w:r>
    </w:p>
    <w:p>
      <w:pPr>
        <w:numPr>
          <w:ilvl w:val="0"/>
          <w:numId w:val="0"/>
        </w:numPr>
        <w:rPr>
          <w:rFonts w:hint="eastAsia"/>
          <w:lang w:val="en-US" w:eastAsia="zh-CN"/>
        </w:rPr>
      </w:pPr>
      <w:r>
        <w:rPr>
          <w:rFonts w:hint="eastAsia" w:eastAsia="宋体"/>
          <w:lang w:val="en-US" w:eastAsia="zh-CN"/>
        </w:rPr>
        <w:t>2）处理人人收到追踪任务之后超过48小时没有处理系统自动发送邮件提醒</w:t>
      </w:r>
    </w:p>
    <w:p>
      <w:pPr>
        <w:numPr>
          <w:ilvl w:val="0"/>
          <w:numId w:val="35"/>
        </w:numPr>
        <w:rPr>
          <w:rFonts w:hint="eastAsia"/>
          <w:lang w:val="en-US" w:eastAsia="zh-CN"/>
        </w:rPr>
      </w:pPr>
      <w:r>
        <w:rPr>
          <w:rFonts w:hint="eastAsia" w:eastAsia="宋体"/>
          <w:lang w:val="en-US" w:eastAsia="zh-CN"/>
        </w:rPr>
        <w:t>处理人在计划完成时间前24小时任务还未完成的，系统发送邮件提醒。</w:t>
      </w:r>
    </w:p>
    <w:p>
      <w:pPr>
        <w:rPr>
          <w:rFonts w:hint="eastAsia"/>
          <w:lang w:val="en-US" w:eastAsia="zh-CN"/>
        </w:rPr>
      </w:pPr>
    </w:p>
    <w:p>
      <w:pPr>
        <w:pStyle w:val="5"/>
        <w:numPr>
          <w:ilvl w:val="3"/>
          <w:numId w:val="33"/>
        </w:numPr>
        <w:bidi w:val="0"/>
        <w:ind w:left="864" w:leftChars="0" w:hanging="864" w:firstLineChars="0"/>
        <w:rPr>
          <w:rFonts w:hint="eastAsia"/>
          <w:lang w:val="en-US" w:eastAsia="zh-CN"/>
        </w:rPr>
      </w:pPr>
      <w:r>
        <w:rPr>
          <w:rFonts w:hint="eastAsia" w:eastAsia="宋体"/>
          <w:lang w:val="en-US" w:eastAsia="zh-CN"/>
        </w:rPr>
        <w:t>页面规则和页面原型</w:t>
      </w:r>
    </w:p>
    <w:p>
      <w:pPr>
        <w:rPr>
          <w:rFonts w:hint="eastAsia"/>
          <w:lang w:val="en-US" w:eastAsia="zh-CN"/>
        </w:rPr>
      </w:pPr>
      <w:r>
        <w:rPr>
          <w:rFonts w:hint="eastAsia" w:eastAsia="宋体"/>
          <w:lang w:val="en-US" w:eastAsia="zh-CN"/>
        </w:rPr>
        <w:t>新增一级菜单【指标追踪】</w:t>
      </w:r>
    </w:p>
    <w:p>
      <w:pPr>
        <w:rPr>
          <w:rFonts w:hint="eastAsia"/>
          <w:lang w:val="en-US" w:eastAsia="zh-CN"/>
        </w:rPr>
      </w:pPr>
      <w:r>
        <w:rPr>
          <w:rFonts w:hint="eastAsia" w:eastAsia="宋体"/>
          <w:lang w:val="en-US" w:eastAsia="zh-CN"/>
        </w:rPr>
        <w:t>查询条件：指标名称、问题类型、任务状态、创建时间（时间范围查询）</w:t>
      </w:r>
    </w:p>
    <w:p>
      <w:pPr>
        <w:rPr>
          <w:rFonts w:hint="eastAsia"/>
          <w:lang w:val="en-US" w:eastAsia="zh-CN"/>
        </w:rPr>
      </w:pPr>
      <w:r>
        <w:rPr>
          <w:rFonts w:hint="eastAsia" w:eastAsia="宋体"/>
          <w:lang w:val="en-US" w:eastAsia="zh-CN"/>
        </w:rPr>
        <w:t>列表字段：</w:t>
      </w:r>
    </w:p>
    <w:p>
      <w:pPr>
        <w:rPr>
          <w:rFonts w:hint="eastAsia"/>
          <w:lang w:val="en-US" w:eastAsia="zh-CN"/>
        </w:rPr>
      </w:pPr>
      <w:r>
        <w:rPr>
          <w:rFonts w:hint="eastAsia" w:eastAsia="宋体"/>
          <w:lang w:val="en-US" w:eastAsia="zh-CN"/>
        </w:rPr>
        <w:t>指标名称（点击指标名称新页面打开指标数据页面）、统计时间、指标值、问题原因（配置几种常见问题选项：例如进度落后）、问题描述、附件（指标数据图片，指标名称.jpg）、发起人、处理人、创建时间、更新时间、状态、处理详情（展示处理过程）、操作</w:t>
      </w:r>
    </w:p>
    <w:p>
      <w:pPr>
        <w:rPr>
          <w:rFonts w:hint="eastAsia"/>
          <w:lang w:val="en-US" w:eastAsia="zh-CN"/>
        </w:rPr>
      </w:pPr>
      <w:r>
        <w:rPr>
          <w:rFonts w:hint="eastAsia" w:eastAsia="宋体"/>
          <w:lang w:val="en-US" w:eastAsia="zh-CN"/>
        </w:rPr>
        <w:t>操作：查询、处理</w:t>
      </w:r>
    </w:p>
    <w:p>
      <w:pPr>
        <w:rPr>
          <w:rFonts w:hint="eastAsia"/>
          <w:lang w:val="en-US" w:eastAsia="zh-CN"/>
        </w:rPr>
      </w:pPr>
    </w:p>
    <w:p>
      <w:pPr>
        <w:numPr>
          <w:ilvl w:val="0"/>
          <w:numId w:val="36"/>
        </w:numPr>
        <w:rPr>
          <w:rFonts w:hint="default"/>
          <w:lang w:val="en-US" w:eastAsia="zh-CN"/>
        </w:rPr>
      </w:pPr>
      <w:r>
        <w:rPr>
          <w:rFonts w:hint="eastAsia" w:eastAsia="宋体"/>
          <w:lang w:val="en-US" w:eastAsia="zh-CN"/>
        </w:rPr>
        <w:t>追踪发起人在追踪指标上点击追踪按钮时，弹出追踪信息填写页面，页面自动带出问题指标名称、指标值、异常情况、责任人（跟指标追踪配置中配置的责任人），并将指标数据图片作为附件带出，用户选择问题类型、填写问题描述，点击提交生成追踪任务</w:t>
      </w:r>
    </w:p>
    <w:p>
      <w:pPr>
        <w:numPr>
          <w:ilvl w:val="0"/>
          <w:numId w:val="36"/>
        </w:numPr>
        <w:rPr>
          <w:rFonts w:hint="default"/>
          <w:lang w:val="en-US" w:eastAsia="zh-CN"/>
        </w:rPr>
      </w:pPr>
      <w:r>
        <w:rPr>
          <w:rFonts w:hint="eastAsia" w:eastAsia="宋体"/>
          <w:lang w:val="en-US" w:eastAsia="zh-CN"/>
        </w:rPr>
        <w:t>提交之后，追踪发起人和问题处理责任人在指标追踪菜单下的追踪列表中新增一条追踪任务，任务初始状态为待反馈问题原因</w:t>
      </w:r>
    </w:p>
    <w:p>
      <w:pPr>
        <w:numPr>
          <w:ilvl w:val="0"/>
          <w:numId w:val="36"/>
        </w:numPr>
        <w:ind w:left="0" w:leftChars="0" w:firstLine="0" w:firstLineChars="0"/>
        <w:rPr>
          <w:rFonts w:hint="eastAsia"/>
          <w:lang w:val="en-US" w:eastAsia="zh-CN"/>
        </w:rPr>
      </w:pPr>
      <w:r>
        <w:rPr>
          <w:rFonts w:hint="eastAsia" w:eastAsia="宋体"/>
          <w:lang w:val="en-US" w:eastAsia="zh-CN"/>
        </w:rPr>
        <w:t>追踪列表展示用户的待处理或处理过的追踪流程，按照当前用户待处理的优先排列以及创建时间倒叙排列</w:t>
      </w:r>
    </w:p>
    <w:p>
      <w:pPr>
        <w:numPr>
          <w:ilvl w:val="0"/>
          <w:numId w:val="36"/>
        </w:numPr>
        <w:ind w:left="0" w:leftChars="0" w:firstLine="0" w:firstLineChars="0"/>
        <w:rPr>
          <w:rFonts w:hint="default"/>
          <w:lang w:val="en-US" w:eastAsia="zh-CN"/>
        </w:rPr>
      </w:pPr>
      <w:r>
        <w:rPr>
          <w:rFonts w:hint="eastAsia" w:eastAsia="宋体"/>
          <w:lang w:val="en-US" w:eastAsia="zh-CN"/>
        </w:rPr>
        <w:t>用户点击一条待反馈问题原因状态的任务的处理按钮，在当前页面打开处理页面：</w:t>
      </w:r>
    </w:p>
    <w:p>
      <w:pPr>
        <w:numPr>
          <w:ilvl w:val="0"/>
          <w:numId w:val="37"/>
        </w:numPr>
        <w:ind w:leftChars="0"/>
        <w:rPr>
          <w:rFonts w:hint="eastAsia"/>
          <w:lang w:val="en-US" w:eastAsia="zh-CN"/>
        </w:rPr>
      </w:pPr>
      <w:r>
        <w:rPr>
          <w:rFonts w:hint="eastAsia" w:eastAsia="宋体"/>
          <w:lang w:val="en-US" w:eastAsia="zh-CN"/>
        </w:rPr>
        <w:t>页面上部分展示问题信息，指标名称、统计时间、指标值、问题原因、问题描述、发起人，附件，点击指标名称新页面打开指标数据页面</w:t>
      </w:r>
    </w:p>
    <w:p>
      <w:pPr>
        <w:numPr>
          <w:ilvl w:val="0"/>
          <w:numId w:val="37"/>
        </w:numPr>
        <w:ind w:leftChars="0"/>
        <w:rPr>
          <w:rFonts w:hint="default"/>
          <w:lang w:val="en-US" w:eastAsia="zh-CN"/>
        </w:rPr>
      </w:pPr>
      <w:r>
        <w:rPr>
          <w:rFonts w:hint="eastAsia" w:eastAsia="宋体"/>
          <w:lang w:val="en-US" w:eastAsia="zh-CN"/>
        </w:rPr>
        <w:t>页面中间部分展示用户处理区域，反馈处理意见、时间计划，支持上传附件，操作按钮包含保存、提交、分配；</w:t>
      </w:r>
    </w:p>
    <w:p>
      <w:pPr>
        <w:numPr>
          <w:ilvl w:val="0"/>
          <w:numId w:val="37"/>
        </w:numPr>
        <w:ind w:leftChars="0"/>
        <w:rPr>
          <w:rFonts w:hint="default"/>
          <w:lang w:val="en-US" w:eastAsia="zh-CN"/>
        </w:rPr>
      </w:pPr>
      <w:r>
        <w:rPr>
          <w:rFonts w:hint="eastAsia" w:eastAsia="宋体"/>
          <w:lang w:val="en-US" w:eastAsia="zh-CN"/>
        </w:rPr>
        <w:t>填写了处理内容，点击保存，页面内容保存，如果关闭当前页面，下次在该任务上点击处理打开页面时保存内容自动带出；</w:t>
      </w:r>
    </w:p>
    <w:p>
      <w:pPr>
        <w:numPr>
          <w:ilvl w:val="0"/>
          <w:numId w:val="37"/>
        </w:numPr>
        <w:ind w:leftChars="0"/>
        <w:rPr>
          <w:rFonts w:hint="default"/>
          <w:lang w:val="en-US" w:eastAsia="zh-CN"/>
        </w:rPr>
      </w:pPr>
      <w:r>
        <w:rPr>
          <w:rFonts w:hint="eastAsia" w:eastAsia="宋体"/>
          <w:lang w:val="en-US" w:eastAsia="zh-CN"/>
        </w:rPr>
        <w:t>点击提交，则提交之后页面到追踪任务列表页面，任务状态更新为下一个状态；</w:t>
      </w:r>
    </w:p>
    <w:p>
      <w:pPr>
        <w:numPr>
          <w:ilvl w:val="0"/>
          <w:numId w:val="37"/>
        </w:numPr>
        <w:ind w:leftChars="0"/>
        <w:rPr>
          <w:rFonts w:hint="default"/>
          <w:lang w:val="en-US" w:eastAsia="zh-CN"/>
        </w:rPr>
      </w:pPr>
      <w:r>
        <w:rPr>
          <w:rFonts w:hint="eastAsia" w:eastAsia="宋体"/>
          <w:lang w:val="en-US" w:eastAsia="zh-CN"/>
        </w:rPr>
        <w:t>不填写任何内容直接点击分配，则在当前页面打开分配页面，填写处理人 、机构、问题原因、问题说明、上传附件，如果要分配给多个人，则点击加号动态增加分配填写框，继续填写分配信息，填写完毕点击提交，则根据分配信息生成新的追踪流程</w:t>
      </w:r>
    </w:p>
    <w:p>
      <w:pPr>
        <w:numPr>
          <w:ilvl w:val="0"/>
          <w:numId w:val="37"/>
        </w:numPr>
        <w:ind w:leftChars="0"/>
        <w:rPr>
          <w:rFonts w:hint="default"/>
          <w:lang w:val="en-US" w:eastAsia="zh-CN"/>
        </w:rPr>
      </w:pPr>
      <w:r>
        <w:rPr>
          <w:rFonts w:hint="eastAsia" w:eastAsia="宋体"/>
          <w:lang w:val="en-US" w:eastAsia="zh-CN"/>
        </w:rPr>
        <w:t>页面下部分展示每个追踪流程的处理过程，记录已处理节点的处理人、处理时间、处理意见</w:t>
      </w:r>
    </w:p>
    <w:p>
      <w:pPr>
        <w:pStyle w:val="3"/>
        <w:numPr>
          <w:ilvl w:val="1"/>
          <w:numId w:val="33"/>
        </w:numPr>
        <w:ind w:left="576" w:leftChars="0" w:hanging="576" w:firstLineChars="0"/>
        <w:rPr>
          <w:lang w:eastAsia="zh-CN"/>
        </w:rPr>
      </w:pPr>
      <w:bookmarkStart w:id="44" w:name="_Toc26475"/>
      <w:r>
        <w:rPr>
          <w:rFonts w:hint="eastAsia" w:eastAsia="宋体"/>
          <w:lang w:eastAsia="zh-CN"/>
        </w:rPr>
        <w:t>与周边系统的关系</w:t>
      </w:r>
      <w:bookmarkEnd w:id="44"/>
    </w:p>
    <w:p>
      <w:pPr>
        <w:pStyle w:val="4"/>
        <w:numPr>
          <w:ilvl w:val="2"/>
          <w:numId w:val="33"/>
        </w:numPr>
        <w:ind w:left="720" w:leftChars="0" w:hanging="720" w:firstLineChars="0"/>
        <w:rPr>
          <w:lang w:eastAsia="zh-CN"/>
        </w:rPr>
      </w:pPr>
      <w:bookmarkStart w:id="45" w:name="_Toc22823"/>
      <w:r>
        <w:rPr>
          <w:rFonts w:hint="eastAsia" w:eastAsia="宋体"/>
          <w:lang w:eastAsia="zh-CN"/>
        </w:rPr>
        <w:t>与BI产品的交互</w:t>
      </w:r>
      <w:bookmarkEnd w:id="45"/>
    </w:p>
    <w:p>
      <w:pPr>
        <w:rPr>
          <w:rFonts w:ascii="Times New Roman"/>
        </w:rPr>
      </w:pPr>
      <w:r>
        <w:rPr>
          <w:rFonts w:hint="eastAsia" w:ascii="Times New Roman" w:eastAsia="宋体"/>
        </w:rPr>
        <w:t>经分平台的报表开发、配置、上线、图表展现、经营广告牌的数据展现等内容需要与BI产品配合实现。如下几点需要与BI工具集成：</w:t>
      </w:r>
    </w:p>
    <w:p>
      <w:pPr>
        <w:numPr>
          <w:ilvl w:val="0"/>
          <w:numId w:val="38"/>
        </w:numPr>
        <w:rPr>
          <w:rFonts w:ascii="Times New Roman"/>
        </w:rPr>
      </w:pPr>
      <w:r>
        <w:rPr>
          <w:rFonts w:hint="eastAsia" w:ascii="Times New Roman" w:eastAsia="宋体"/>
        </w:rPr>
        <w:t>报表查看</w:t>
      </w:r>
      <w:r>
        <w:rPr>
          <w:rFonts w:hint="eastAsia" w:ascii="Times New Roman"/>
        </w:rPr>
        <w:tab/>
      </w:r>
      <w:r>
        <w:rPr>
          <w:rFonts w:hint="eastAsia" w:ascii="Times New Roman" w:eastAsia="宋体"/>
        </w:rPr>
        <w:t>：</w:t>
      </w:r>
    </w:p>
    <w:p>
      <w:pPr>
        <w:numPr>
          <w:ilvl w:val="0"/>
          <w:numId w:val="39"/>
        </w:numPr>
        <w:rPr>
          <w:rFonts w:ascii="Times New Roman"/>
        </w:rPr>
      </w:pPr>
      <w:r>
        <w:rPr>
          <w:rFonts w:hint="eastAsia" w:ascii="Times New Roman" w:eastAsia="宋体"/>
        </w:rPr>
        <w:t xml:space="preserve">用户在经分报表管理下点击某张报表，在当前浏览器的新tab页可打开该报表；支持通过页面控件完成数据过滤、钻取、联动等交互操作 </w:t>
      </w:r>
    </w:p>
    <w:p>
      <w:pPr>
        <w:numPr>
          <w:ilvl w:val="0"/>
          <w:numId w:val="39"/>
        </w:numPr>
        <w:rPr>
          <w:rFonts w:ascii="Times New Roman"/>
        </w:rPr>
      </w:pPr>
      <w:r>
        <w:rPr>
          <w:rFonts w:hint="eastAsia" w:ascii="Times New Roman" w:eastAsia="宋体"/>
        </w:rPr>
        <w:t>在BI的报表详情页面，提供下载、收藏、分享、订阅按钮</w:t>
      </w:r>
    </w:p>
    <w:p>
      <w:pPr>
        <w:numPr>
          <w:ilvl w:val="0"/>
          <w:numId w:val="39"/>
        </w:numPr>
        <w:rPr>
          <w:rFonts w:ascii="Times New Roman"/>
        </w:rPr>
      </w:pPr>
      <w:r>
        <w:rPr>
          <w:rFonts w:hint="eastAsia" w:ascii="Times New Roman" w:eastAsia="宋体"/>
        </w:rPr>
        <w:t>支持一份报告包含多个子页面（类似于excel的多个sheet页）以及对应数据的一次性下载；</w:t>
      </w:r>
    </w:p>
    <w:p>
      <w:pPr>
        <w:numPr>
          <w:ilvl w:val="0"/>
          <w:numId w:val="39"/>
        </w:numPr>
        <w:rPr>
          <w:rFonts w:ascii="Times New Roman"/>
        </w:rPr>
      </w:pPr>
      <w:r>
        <w:rPr>
          <w:rFonts w:hint="eastAsia" w:ascii="Times New Roman" w:eastAsia="宋体"/>
        </w:rPr>
        <w:t>支持用户在查看BI报表时，实时通过接口判断用户经分系统中的登录状态，BI系统的超时提醒根据用户在经分系统的当前登录状态进行判断和展示。当经分平台登录状态失效后，用户通过统一数据平台重新登录，再次刷新具体报表页面时，BI工具要将报表能够恢复到失效之前的查询状态。</w:t>
      </w:r>
    </w:p>
    <w:p>
      <w:pPr>
        <w:ind w:firstLine="420"/>
        <w:rPr>
          <w:rFonts w:ascii="Times New Roman"/>
        </w:rPr>
      </w:pPr>
    </w:p>
    <w:p>
      <w:pPr>
        <w:numPr>
          <w:ilvl w:val="0"/>
          <w:numId w:val="38"/>
        </w:numPr>
        <w:rPr>
          <w:rFonts w:ascii="Times New Roman"/>
        </w:rPr>
      </w:pPr>
      <w:r>
        <w:rPr>
          <w:rFonts w:hint="eastAsia" w:ascii="Times New Roman" w:eastAsia="宋体"/>
        </w:rPr>
        <w:t>系统集成</w:t>
      </w:r>
    </w:p>
    <w:p>
      <w:pPr>
        <w:numPr>
          <w:ilvl w:val="0"/>
          <w:numId w:val="39"/>
        </w:numPr>
        <w:rPr>
          <w:rFonts w:ascii="Times New Roman"/>
        </w:rPr>
      </w:pPr>
      <w:r>
        <w:rPr>
          <w:rFonts w:hint="eastAsia" w:ascii="Times New Roman" w:eastAsia="宋体"/>
        </w:rPr>
        <w:t>BI系统支持集成邮箱、短信等第三方系统，支持自身分享、订阅、下载等功能点与经分平台对接。</w:t>
      </w:r>
    </w:p>
    <w:p>
      <w:pPr>
        <w:numPr>
          <w:ilvl w:val="0"/>
          <w:numId w:val="38"/>
        </w:numPr>
        <w:rPr>
          <w:rFonts w:ascii="Times New Roman"/>
        </w:rPr>
      </w:pPr>
      <w:r>
        <w:rPr>
          <w:rFonts w:hint="eastAsia" w:ascii="Times New Roman" w:eastAsia="宋体"/>
        </w:rPr>
        <w:t>报表下载</w:t>
      </w:r>
      <w:r>
        <w:rPr>
          <w:rFonts w:hint="eastAsia" w:ascii="Times New Roman"/>
        </w:rPr>
        <w:tab/>
      </w:r>
    </w:p>
    <w:p>
      <w:pPr>
        <w:numPr>
          <w:ilvl w:val="0"/>
          <w:numId w:val="39"/>
        </w:numPr>
        <w:rPr>
          <w:rFonts w:ascii="Times New Roman"/>
        </w:rPr>
      </w:pPr>
      <w:r>
        <w:rPr>
          <w:rFonts w:hint="eastAsia" w:ascii="Times New Roman" w:eastAsia="宋体"/>
        </w:rPr>
        <w:t>在经分平台打开的BI报表页面点击下载，支持下载报表当前条件下的图表及图表对应的数据；下载图表支持保存为png、jpeg、pdf、ppt等格式；如果一张报表中有多个图形，BI工具需支持对单个图形进行数据、图形页面的下载。下载内容的格式与整张报表页面下载需支持的格式相同。</w:t>
      </w:r>
    </w:p>
    <w:p>
      <w:pPr>
        <w:numPr>
          <w:ilvl w:val="0"/>
          <w:numId w:val="38"/>
        </w:numPr>
        <w:rPr>
          <w:rFonts w:ascii="Times New Roman"/>
        </w:rPr>
      </w:pPr>
      <w:r>
        <w:rPr>
          <w:rFonts w:hint="eastAsia" w:ascii="Times New Roman" w:eastAsia="宋体"/>
        </w:rPr>
        <w:t>报表分享</w:t>
      </w:r>
      <w:r>
        <w:rPr>
          <w:rFonts w:hint="eastAsia" w:ascii="Times New Roman"/>
        </w:rPr>
        <w:tab/>
      </w:r>
    </w:p>
    <w:p>
      <w:pPr>
        <w:numPr>
          <w:ilvl w:val="0"/>
          <w:numId w:val="39"/>
        </w:numPr>
        <w:rPr>
          <w:rFonts w:ascii="Times New Roman"/>
        </w:rPr>
      </w:pPr>
      <w:r>
        <w:rPr>
          <w:rFonts w:hint="eastAsia" w:ascii="Times New Roman" w:eastAsia="宋体"/>
        </w:rPr>
        <w:t>在经分平台报表列表中点击分享，弹出被分享人列表用户选择，点击提交，报表图表的图片和图表对应的数据以图片和excel的形式通过邮件发送给被分享人的内网邮箱；如果被分享人也是经分用户，该用户将收到一条被分享报表的消息提醒。BI工具支持将报表资源的分享记录实时(实际分享动作执行时)通过接口传递给经分平台，接口参数包含分享人、被分享人、被分享的报表信息、被分享的报表当前参数条件等</w:t>
      </w:r>
    </w:p>
    <w:p>
      <w:pPr>
        <w:numPr>
          <w:ilvl w:val="0"/>
          <w:numId w:val="38"/>
        </w:numPr>
        <w:rPr>
          <w:rFonts w:ascii="Times New Roman"/>
        </w:rPr>
      </w:pPr>
      <w:r>
        <w:rPr>
          <w:rFonts w:hint="eastAsia" w:ascii="Times New Roman" w:eastAsia="宋体"/>
        </w:rPr>
        <w:t>报表订阅</w:t>
      </w:r>
    </w:p>
    <w:p>
      <w:pPr>
        <w:numPr>
          <w:ilvl w:val="0"/>
          <w:numId w:val="39"/>
        </w:numPr>
        <w:rPr>
          <w:rFonts w:ascii="Times New Roman"/>
        </w:rPr>
      </w:pPr>
      <w:r>
        <w:rPr>
          <w:rFonts w:hint="eastAsia" w:ascii="Times New Roman" w:eastAsia="宋体"/>
        </w:rPr>
        <w:t>BI工具支持通过接口根据接口参数（报表标识、用户标识、报表刷新参数标识）从后台生成报表页面的图片和excel数据并传输给经分平台；</w:t>
      </w:r>
    </w:p>
    <w:p>
      <w:pPr>
        <w:numPr>
          <w:ilvl w:val="0"/>
          <w:numId w:val="39"/>
        </w:numPr>
        <w:rPr>
          <w:rFonts w:ascii="Times New Roman"/>
        </w:rPr>
      </w:pPr>
      <w:r>
        <w:rPr>
          <w:rFonts w:hint="eastAsia" w:ascii="Times New Roman" w:eastAsia="宋体"/>
        </w:rPr>
        <w:t>BI工具支持通过接口在非浏览器页面在后台批量生成报表页面的图表和excel数据并传输给经分平台</w:t>
      </w:r>
    </w:p>
    <w:p>
      <w:pPr>
        <w:numPr>
          <w:ilvl w:val="0"/>
          <w:numId w:val="39"/>
        </w:numPr>
        <w:rPr>
          <w:rFonts w:ascii="Times New Roman"/>
        </w:rPr>
      </w:pPr>
      <w:r>
        <w:rPr>
          <w:rFonts w:hint="eastAsia" w:ascii="Times New Roman" w:eastAsia="宋体"/>
        </w:rPr>
        <w:t>BI工具支持基于报表数据更新触发的报表后台导出（图片和excel），并以接口方式将导出结果同步至经分平台</w:t>
      </w:r>
    </w:p>
    <w:p>
      <w:pPr>
        <w:numPr>
          <w:ilvl w:val="0"/>
          <w:numId w:val="38"/>
        </w:numPr>
        <w:rPr>
          <w:rFonts w:ascii="Times New Roman"/>
        </w:rPr>
      </w:pPr>
      <w:r>
        <w:rPr>
          <w:rFonts w:hint="eastAsia" w:ascii="Times New Roman" w:eastAsia="宋体"/>
        </w:rPr>
        <w:t>多维分析</w:t>
      </w:r>
      <w:r>
        <w:rPr>
          <w:rFonts w:hint="eastAsia" w:ascii="Times New Roman"/>
        </w:rPr>
        <w:tab/>
      </w:r>
    </w:p>
    <w:p>
      <w:pPr>
        <w:numPr>
          <w:ilvl w:val="1"/>
          <w:numId w:val="40"/>
        </w:numPr>
        <w:rPr>
          <w:rFonts w:ascii="Times New Roman"/>
        </w:rPr>
      </w:pPr>
      <w:r>
        <w:rPr>
          <w:rFonts w:hint="eastAsia" w:ascii="Times New Roman" w:eastAsia="宋体"/>
        </w:rPr>
        <w:t>经分平台用户点击多维分析菜单或多维分析中某个数据集，跳转至BI工具该数据集对应的多维分析页面，用户在页面进行拖拉拽多维分析；</w:t>
      </w:r>
    </w:p>
    <w:p>
      <w:pPr>
        <w:numPr>
          <w:ilvl w:val="1"/>
          <w:numId w:val="40"/>
        </w:numPr>
        <w:rPr>
          <w:rFonts w:ascii="Times New Roman"/>
        </w:rPr>
      </w:pPr>
      <w:r>
        <w:rPr>
          <w:rFonts w:hint="eastAsia" w:ascii="Times New Roman" w:eastAsia="宋体"/>
        </w:rPr>
        <w:t>BI工具支持通过接口实时查询特定用户权限范围内的数据集信息，并向经分平台返回特定用户权限范围内的数据集清单；</w:t>
      </w:r>
    </w:p>
    <w:p>
      <w:pPr>
        <w:numPr>
          <w:ilvl w:val="1"/>
          <w:numId w:val="40"/>
        </w:numPr>
        <w:rPr>
          <w:rFonts w:ascii="Times New Roman"/>
        </w:rPr>
      </w:pPr>
      <w:r>
        <w:rPr>
          <w:rFonts w:hint="eastAsia" w:ascii="Times New Roman" w:eastAsia="宋体"/>
        </w:rPr>
        <w:t>BI工具支持通过包含用户id、数据集唯一标识等参数的接口打开基于特定数据集的多维分析页面；</w:t>
      </w:r>
    </w:p>
    <w:p>
      <w:pPr>
        <w:numPr>
          <w:ilvl w:val="0"/>
          <w:numId w:val="38"/>
        </w:numPr>
        <w:rPr>
          <w:rFonts w:ascii="Times New Roman"/>
        </w:rPr>
      </w:pPr>
      <w:r>
        <w:rPr>
          <w:rFonts w:hint="eastAsia" w:ascii="Times New Roman" w:eastAsia="宋体"/>
        </w:rPr>
        <w:t>报表开发</w:t>
      </w:r>
      <w:r>
        <w:rPr>
          <w:rFonts w:hint="eastAsia" w:ascii="Times New Roman"/>
        </w:rPr>
        <w:tab/>
      </w:r>
    </w:p>
    <w:p>
      <w:pPr>
        <w:numPr>
          <w:ilvl w:val="1"/>
          <w:numId w:val="41"/>
        </w:numPr>
        <w:rPr>
          <w:rFonts w:ascii="Times New Roman"/>
        </w:rPr>
      </w:pPr>
      <w:r>
        <w:rPr>
          <w:rFonts w:hint="eastAsia" w:ascii="Times New Roman" w:eastAsia="宋体"/>
        </w:rPr>
        <w:t>用户点击报表开发，跳转至BI报表开发页面，BI工具根据登录用户控制用户可使用的数据范围，用户基于权限范围内的数据范围可进行数据集创建、报表可视化页面开发、以及将开发完的报表发布到BI服务器。</w:t>
      </w:r>
    </w:p>
    <w:p>
      <w:pPr>
        <w:numPr>
          <w:ilvl w:val="1"/>
          <w:numId w:val="41"/>
        </w:numPr>
        <w:rPr>
          <w:rFonts w:ascii="Times New Roman"/>
        </w:rPr>
      </w:pPr>
      <w:r>
        <w:rPr>
          <w:rFonts w:hint="eastAsia" w:ascii="Times New Roman" w:eastAsia="宋体"/>
        </w:rPr>
        <w:t>报表开发用户自动获得所开发的报表权限，BI工具支持通过接口将用户及开发的报表的信息传输至经分平台。</w:t>
      </w:r>
    </w:p>
    <w:p>
      <w:pPr>
        <w:numPr>
          <w:ilvl w:val="1"/>
          <w:numId w:val="41"/>
        </w:numPr>
        <w:rPr>
          <w:rFonts w:ascii="Times New Roman"/>
        </w:rPr>
      </w:pPr>
      <w:r>
        <w:rPr>
          <w:rFonts w:hint="eastAsia" w:ascii="Times New Roman" w:eastAsia="宋体"/>
        </w:rPr>
        <w:t>BI工具支持用户基于报表模板进行自定义页面布局或内容调整生成（另存为）个人报表、报告，而非在保存时直接覆盖模板</w:t>
      </w:r>
    </w:p>
    <w:p>
      <w:pPr>
        <w:numPr>
          <w:ilvl w:val="0"/>
          <w:numId w:val="38"/>
        </w:numPr>
        <w:rPr>
          <w:rFonts w:ascii="Times New Roman"/>
        </w:rPr>
      </w:pPr>
      <w:r>
        <w:rPr>
          <w:rFonts w:hint="eastAsia" w:ascii="Times New Roman" w:eastAsia="宋体"/>
        </w:rPr>
        <w:t>报表上架配置</w:t>
      </w:r>
    </w:p>
    <w:p>
      <w:pPr>
        <w:numPr>
          <w:ilvl w:val="0"/>
          <w:numId w:val="42"/>
        </w:numPr>
        <w:rPr>
          <w:rFonts w:ascii="Times New Roman"/>
        </w:rPr>
      </w:pPr>
      <w:r>
        <w:rPr>
          <w:rFonts w:hint="eastAsia" w:ascii="Times New Roman" w:eastAsia="宋体"/>
        </w:rPr>
        <w:t>BI工具支持通过与经分系统的集成，在经分系统中实时查询已开发好并发布的所有BI报表，及报表的层级关系。</w:t>
      </w:r>
    </w:p>
    <w:p>
      <w:pPr>
        <w:numPr>
          <w:ilvl w:val="0"/>
          <w:numId w:val="38"/>
        </w:numPr>
        <w:rPr>
          <w:rFonts w:ascii="Times New Roman"/>
        </w:rPr>
      </w:pPr>
      <w:r>
        <w:rPr>
          <w:rFonts w:hint="eastAsia" w:ascii="Times New Roman" w:eastAsia="宋体"/>
        </w:rPr>
        <w:t>权限管理</w:t>
      </w:r>
    </w:p>
    <w:p>
      <w:pPr>
        <w:numPr>
          <w:ilvl w:val="0"/>
          <w:numId w:val="42"/>
        </w:numPr>
        <w:rPr>
          <w:rFonts w:ascii="Times New Roman"/>
        </w:rPr>
      </w:pPr>
      <w:r>
        <w:rPr>
          <w:rFonts w:hint="eastAsia" w:ascii="Times New Roman" w:eastAsia="宋体"/>
        </w:rPr>
        <w:t>BI支持通过接口的方式来创建/修改BI用户、更新BI报表授权的用户范围、更新BI报表的操作权限{查看、编辑、导出等}</w:t>
      </w:r>
    </w:p>
    <w:p>
      <w:pPr>
        <w:numPr>
          <w:ilvl w:val="0"/>
          <w:numId w:val="42"/>
        </w:numPr>
        <w:rPr>
          <w:rFonts w:ascii="Times New Roman"/>
        </w:rPr>
      </w:pPr>
      <w:r>
        <w:rPr>
          <w:rFonts w:hint="eastAsia" w:ascii="Times New Roman" w:eastAsia="宋体"/>
        </w:rPr>
        <w:t>BI支持向经分系统传输BI系统的角色列表，以及角色控制的功能、资源、数据范围和授权的用户集，支持以接口的方式对角色清单、特定角色的控制范围和用户集进行更新</w:t>
      </w:r>
    </w:p>
    <w:p>
      <w:pPr>
        <w:numPr>
          <w:ilvl w:val="0"/>
          <w:numId w:val="42"/>
        </w:numPr>
        <w:rPr>
          <w:rFonts w:ascii="Times New Roman"/>
        </w:rPr>
      </w:pPr>
      <w:r>
        <w:rPr>
          <w:rFonts w:hint="eastAsia" w:ascii="Times New Roman" w:eastAsia="宋体"/>
        </w:rPr>
        <w:t>BI支持向经分系统传输BI系统的功能菜单项以及用户的功能菜单权限信息，支持以接口的方式接收经分平台的传参，实时更新经分用户在BI系统内拥有的功能菜单权限</w:t>
      </w:r>
    </w:p>
    <w:p>
      <w:pPr>
        <w:numPr>
          <w:ilvl w:val="0"/>
          <w:numId w:val="42"/>
        </w:numPr>
        <w:rPr>
          <w:rFonts w:ascii="Times New Roman"/>
        </w:rPr>
      </w:pPr>
      <w:r>
        <w:rPr>
          <w:rFonts w:hint="eastAsia" w:ascii="Times New Roman" w:eastAsia="宋体"/>
        </w:rPr>
        <w:t>BI支持向经分系统传输BI系统的数据集列表以及用户对特定数据集的创建、修改、使用权限等信息，支持以接口的方式接收经分平台的传参，实时更新经分用户在BI系统内拥有的数据集权限，区分创建/修改、使用权限</w:t>
      </w:r>
    </w:p>
    <w:p>
      <w:pPr>
        <w:numPr>
          <w:ilvl w:val="0"/>
          <w:numId w:val="42"/>
        </w:numPr>
        <w:rPr>
          <w:rFonts w:ascii="Times New Roman"/>
        </w:rPr>
      </w:pPr>
      <w:r>
        <w:rPr>
          <w:rFonts w:hint="eastAsia" w:ascii="Times New Roman" w:eastAsia="宋体"/>
        </w:rPr>
        <w:t>经分平台支持以实时接口传参的方式对BI用户的数据权限（行权限、列权限）、其他个人系统设置项的权限进行更新</w:t>
      </w:r>
    </w:p>
    <w:p>
      <w:pPr>
        <w:numPr>
          <w:ilvl w:val="0"/>
          <w:numId w:val="42"/>
        </w:numPr>
        <w:rPr>
          <w:rFonts w:ascii="Times New Roman"/>
        </w:rPr>
      </w:pPr>
      <w:r>
        <w:rPr>
          <w:rFonts w:hint="eastAsia" w:ascii="Times New Roman" w:eastAsia="宋体"/>
        </w:rPr>
        <w:t>BI系统支持通过实时接口创建数据集(数据包)，并通过接口实时将数据集(数据包)授权给指定用户，实时生效</w:t>
      </w:r>
    </w:p>
    <w:p>
      <w:pPr>
        <w:numPr>
          <w:ilvl w:val="0"/>
          <w:numId w:val="38"/>
        </w:numPr>
        <w:rPr>
          <w:rFonts w:ascii="Times New Roman"/>
        </w:rPr>
      </w:pPr>
      <w:r>
        <w:rPr>
          <w:rFonts w:hint="eastAsia" w:ascii="Times New Roman" w:eastAsia="宋体"/>
        </w:rPr>
        <w:t>元数据同步</w:t>
      </w:r>
    </w:p>
    <w:p>
      <w:pPr>
        <w:numPr>
          <w:ilvl w:val="0"/>
          <w:numId w:val="43"/>
        </w:numPr>
        <w:rPr>
          <w:rFonts w:ascii="Times New Roman"/>
        </w:rPr>
      </w:pPr>
      <w:r>
        <w:rPr>
          <w:rFonts w:hint="eastAsia" w:ascii="Times New Roman" w:eastAsia="宋体"/>
        </w:rPr>
        <w:t>支持通过接口实时或离线方式向经分平台推送报表和数据集元数据（包括报表/数据集名称、报表/数据集取数的集市来源表、报表/数据集包含的字段、报表/数据集的备注说明等）</w:t>
      </w:r>
    </w:p>
    <w:p>
      <w:pPr>
        <w:numPr>
          <w:ilvl w:val="0"/>
          <w:numId w:val="38"/>
        </w:numPr>
        <w:rPr>
          <w:rFonts w:ascii="Times New Roman"/>
        </w:rPr>
      </w:pPr>
      <w:r>
        <w:rPr>
          <w:rFonts w:hint="eastAsia" w:ascii="Times New Roman" w:eastAsia="宋体"/>
        </w:rPr>
        <w:t>界面按钮权限控制</w:t>
      </w:r>
      <w:r>
        <w:rPr>
          <w:rFonts w:hint="eastAsia" w:ascii="Times New Roman"/>
        </w:rPr>
        <w:tab/>
      </w:r>
    </w:p>
    <w:p>
      <w:pPr>
        <w:numPr>
          <w:ilvl w:val="0"/>
          <w:numId w:val="43"/>
        </w:numPr>
        <w:rPr>
          <w:rFonts w:ascii="Times New Roman"/>
        </w:rPr>
      </w:pPr>
      <w:r>
        <w:rPr>
          <w:rFonts w:hint="eastAsia" w:ascii="Times New Roman" w:eastAsia="宋体"/>
        </w:rPr>
        <w:t>支持通过配置的形式来实现BI系统页面按钮级别的权限控制；</w:t>
      </w:r>
    </w:p>
    <w:p>
      <w:pPr>
        <w:numPr>
          <w:ilvl w:val="0"/>
          <w:numId w:val="43"/>
        </w:numPr>
        <w:rPr>
          <w:rFonts w:ascii="Times New Roman"/>
        </w:rPr>
      </w:pPr>
      <w:r>
        <w:rPr>
          <w:rFonts w:hint="eastAsia" w:ascii="Times New Roman" w:eastAsia="宋体"/>
        </w:rPr>
        <w:t>BI系统支持通过接口同步页面操作按钮信息至经分平台，支持经分管理员在经分后台对用户在BI系统的页面（功能页面/报表页面）按钮级权限进行配置和实时更新并生效</w:t>
      </w:r>
    </w:p>
    <w:p>
      <w:pPr>
        <w:numPr>
          <w:ilvl w:val="0"/>
          <w:numId w:val="38"/>
        </w:numPr>
        <w:rPr>
          <w:rFonts w:ascii="Times New Roman"/>
        </w:rPr>
      </w:pPr>
      <w:r>
        <w:rPr>
          <w:rFonts w:hint="eastAsia" w:ascii="Times New Roman" w:eastAsia="宋体"/>
        </w:rPr>
        <w:t>主题色切换</w:t>
      </w:r>
    </w:p>
    <w:p>
      <w:pPr>
        <w:numPr>
          <w:ilvl w:val="1"/>
          <w:numId w:val="44"/>
        </w:numPr>
        <w:rPr>
          <w:rFonts w:ascii="Times New Roman"/>
        </w:rPr>
      </w:pPr>
      <w:r>
        <w:rPr>
          <w:rFonts w:hint="eastAsia" w:ascii="Times New Roman" w:eastAsia="宋体"/>
        </w:rPr>
        <w:t>支持全局范围的主题切换，且控制到用户粒度，每个用户可根据个人偏好选择主题风格，BI系统的功能页面、按钮、报表页面同步切换主题风格</w:t>
      </w:r>
    </w:p>
    <w:p>
      <w:pPr>
        <w:numPr>
          <w:ilvl w:val="1"/>
          <w:numId w:val="44"/>
        </w:numPr>
        <w:rPr>
          <w:rFonts w:ascii="Times New Roman"/>
        </w:rPr>
      </w:pPr>
      <w:r>
        <w:rPr>
          <w:rFonts w:hint="eastAsia" w:ascii="Times New Roman" w:eastAsia="宋体"/>
        </w:rPr>
        <w:t>支持用户在经分平台设置主题风格时通过接口更新该用户在BI系统的主题偏好，用户在经分点击特定报表时，BI系统自动根据当前用户的主题偏好进行功能页面或报表展现页面（包括页面、报表、按钮等）的风格同步切换</w:t>
      </w:r>
    </w:p>
    <w:p>
      <w:pPr>
        <w:numPr>
          <w:ilvl w:val="0"/>
          <w:numId w:val="38"/>
        </w:numPr>
        <w:rPr>
          <w:rFonts w:ascii="Times New Roman"/>
        </w:rPr>
      </w:pPr>
      <w:r>
        <w:rPr>
          <w:rFonts w:hint="eastAsia" w:ascii="Times New Roman" w:eastAsia="宋体"/>
        </w:rPr>
        <w:t>多终端支持</w:t>
      </w:r>
    </w:p>
    <w:p>
      <w:pPr>
        <w:numPr>
          <w:ilvl w:val="1"/>
          <w:numId w:val="45"/>
        </w:numPr>
        <w:rPr>
          <w:rFonts w:ascii="Times New Roman"/>
        </w:rPr>
      </w:pPr>
      <w:r>
        <w:rPr>
          <w:rFonts w:hint="eastAsia" w:ascii="Times New Roman" w:eastAsia="宋体"/>
        </w:rPr>
        <w:t>支持报表、报告、可视化图表页面开发的内容在大屏/触摸屏/移动端页面的自动适配</w:t>
      </w:r>
    </w:p>
    <w:p>
      <w:pPr>
        <w:numPr>
          <w:ilvl w:val="1"/>
          <w:numId w:val="45"/>
        </w:numPr>
        <w:rPr>
          <w:rFonts w:ascii="Times New Roman"/>
        </w:rPr>
      </w:pPr>
      <w:r>
        <w:rPr>
          <w:rFonts w:hint="eastAsia" w:ascii="Times New Roman" w:eastAsia="宋体"/>
        </w:rPr>
        <w:t>支持PC端、触摸屏、大屏端的展现内容自定义以及通过拖拉拽的形式进行展现内容修改；支持根据用户权限进行展现内容过滤</w:t>
      </w:r>
    </w:p>
    <w:p>
      <w:pPr>
        <w:numPr>
          <w:ilvl w:val="1"/>
          <w:numId w:val="45"/>
        </w:numPr>
        <w:rPr>
          <w:rFonts w:ascii="Times New Roman"/>
        </w:rPr>
      </w:pPr>
      <w:r>
        <w:rPr>
          <w:rFonts w:hint="eastAsia" w:ascii="Times New Roman" w:eastAsia="宋体"/>
        </w:rPr>
        <w:t>BI工具支持对触摸屏、大屏、移动端的展现做专门的页面展示功能、展示样式和交互体验优化；而非直接将PC端页面和功能投射至触摸屏、大屏、移动端</w:t>
      </w:r>
    </w:p>
    <w:p>
      <w:pPr>
        <w:numPr>
          <w:ilvl w:val="1"/>
          <w:numId w:val="45"/>
        </w:numPr>
        <w:rPr>
          <w:rFonts w:ascii="Times New Roman"/>
        </w:rPr>
      </w:pPr>
      <w:r>
        <w:rPr>
          <w:rFonts w:hint="eastAsia" w:ascii="Times New Roman" w:eastAsia="宋体"/>
        </w:rPr>
        <w:t>所有报表、报告、可视化图表页面均支持嵌入第三方系统或以URL方式进行嵌入和分享</w:t>
      </w:r>
    </w:p>
    <w:p>
      <w:pPr>
        <w:numPr>
          <w:ilvl w:val="0"/>
          <w:numId w:val="38"/>
        </w:numPr>
        <w:rPr>
          <w:rFonts w:ascii="Times New Roman"/>
        </w:rPr>
      </w:pPr>
      <w:r>
        <w:rPr>
          <w:rFonts w:hint="eastAsia" w:ascii="Times New Roman" w:eastAsia="宋体"/>
        </w:rPr>
        <w:t>多语言支持</w:t>
      </w:r>
    </w:p>
    <w:p>
      <w:pPr>
        <w:numPr>
          <w:ilvl w:val="1"/>
          <w:numId w:val="46"/>
        </w:numPr>
        <w:rPr>
          <w:rFonts w:ascii="Times New Roman"/>
        </w:rPr>
      </w:pPr>
      <w:r>
        <w:rPr>
          <w:rFonts w:hint="eastAsia" w:ascii="Times New Roman" w:eastAsia="宋体"/>
        </w:rPr>
        <w:t>BI工具支持全局范围的语言切换，且控制到用户粒度，每个用户可根据个人需求选择语言，包括简体中文、繁体中文、英语</w:t>
      </w:r>
    </w:p>
    <w:p>
      <w:pPr>
        <w:numPr>
          <w:ilvl w:val="1"/>
          <w:numId w:val="46"/>
        </w:numPr>
        <w:rPr>
          <w:rFonts w:ascii="Times New Roman"/>
        </w:rPr>
      </w:pPr>
      <w:r>
        <w:rPr>
          <w:rFonts w:hint="eastAsia" w:ascii="Times New Roman" w:eastAsia="宋体"/>
        </w:rPr>
        <w:t>BI工具支持用户在经分平台设置系统语言时通过接口更新该用户在BI系统的语言设置，用户在经分点击特定报表或操作按钮跳转至BI页面时，BI系统自动根据当前用户的语言设置进行功能页面或报表展现页面的语种切换</w:t>
      </w:r>
    </w:p>
    <w:p>
      <w:pPr>
        <w:numPr>
          <w:ilvl w:val="0"/>
          <w:numId w:val="38"/>
        </w:numPr>
        <w:rPr>
          <w:rFonts w:ascii="Times New Roman"/>
        </w:rPr>
      </w:pPr>
      <w:r>
        <w:rPr>
          <w:rFonts w:hint="eastAsia" w:ascii="Times New Roman" w:eastAsia="宋体"/>
        </w:rPr>
        <w:t>实时数据展现</w:t>
      </w:r>
      <w:r>
        <w:rPr>
          <w:rFonts w:hint="eastAsia" w:ascii="Times New Roman"/>
        </w:rPr>
        <w:tab/>
      </w:r>
    </w:p>
    <w:p>
      <w:pPr>
        <w:numPr>
          <w:ilvl w:val="1"/>
          <w:numId w:val="46"/>
        </w:numPr>
        <w:rPr>
          <w:rFonts w:ascii="Times New Roman"/>
        </w:rPr>
      </w:pPr>
      <w:r>
        <w:rPr>
          <w:rFonts w:hint="eastAsia" w:ascii="Times New Roman" w:eastAsia="宋体"/>
        </w:rPr>
        <w:t>支持页面内容在各终端的数据实时(秒级刷新)展现</w:t>
      </w:r>
    </w:p>
    <w:p>
      <w:pPr>
        <w:pStyle w:val="4"/>
        <w:numPr>
          <w:ilvl w:val="2"/>
          <w:numId w:val="33"/>
        </w:numPr>
        <w:ind w:left="720" w:leftChars="0" w:hanging="720" w:firstLineChars="0"/>
        <w:rPr>
          <w:lang w:eastAsia="zh-CN"/>
        </w:rPr>
      </w:pPr>
      <w:bookmarkStart w:id="46" w:name="_Toc10635"/>
      <w:r>
        <w:rPr>
          <w:rFonts w:hint="eastAsia" w:eastAsia="宋体"/>
          <w:lang w:eastAsia="zh-CN"/>
        </w:rPr>
        <w:t>与统一数据服务门户的交互</w:t>
      </w:r>
      <w:bookmarkEnd w:id="46"/>
    </w:p>
    <w:p>
      <w:pPr>
        <w:ind w:firstLine="420"/>
        <w:rPr>
          <w:rFonts w:ascii="Times New Roman"/>
        </w:rPr>
      </w:pPr>
      <w:r>
        <w:rPr>
          <w:rFonts w:hint="eastAsia" w:ascii="Times New Roman" w:eastAsia="宋体"/>
        </w:rPr>
        <w:t>统一数据服务门户作为各个子系统的应用入口，需要支持以下功能：</w:t>
      </w:r>
    </w:p>
    <w:p>
      <w:pPr>
        <w:numPr>
          <w:ilvl w:val="0"/>
          <w:numId w:val="47"/>
        </w:numPr>
        <w:rPr>
          <w:rFonts w:ascii="Times New Roman"/>
        </w:rPr>
      </w:pPr>
      <w:r>
        <w:rPr>
          <w:rFonts w:hint="eastAsia" w:ascii="Times New Roman" w:eastAsia="宋体"/>
        </w:rPr>
        <w:t>支持用户通过统一数据服务门户直接登录经营分析平台；统一管理用户账户信息。</w:t>
      </w:r>
    </w:p>
    <w:p>
      <w:pPr>
        <w:numPr>
          <w:ilvl w:val="0"/>
          <w:numId w:val="47"/>
        </w:numPr>
        <w:rPr>
          <w:rFonts w:ascii="Times New Roman"/>
        </w:rPr>
      </w:pPr>
      <w:r>
        <w:rPr>
          <w:rFonts w:hint="eastAsia" w:ascii="Times New Roman" w:eastAsia="宋体"/>
        </w:rPr>
        <w:t>支持经分系统登录状态失效后，用户可以通过统一数据服务门户二次登录，重新激活经分系统的登录状态。</w:t>
      </w:r>
    </w:p>
    <w:p>
      <w:pPr>
        <w:pStyle w:val="4"/>
        <w:numPr>
          <w:ilvl w:val="2"/>
          <w:numId w:val="33"/>
        </w:numPr>
        <w:ind w:left="720" w:leftChars="0" w:hanging="720" w:firstLineChars="0"/>
        <w:rPr>
          <w:lang w:eastAsia="zh-CN"/>
        </w:rPr>
      </w:pPr>
      <w:bookmarkStart w:id="47" w:name="_Toc24840"/>
      <w:r>
        <w:rPr>
          <w:rFonts w:hint="eastAsia" w:eastAsia="宋体"/>
          <w:lang w:eastAsia="zh-CN"/>
        </w:rPr>
        <w:t>与数据补录平台的交互</w:t>
      </w:r>
      <w:bookmarkEnd w:id="47"/>
    </w:p>
    <w:p>
      <w:pPr>
        <w:ind w:firstLine="420"/>
        <w:rPr>
          <w:rFonts w:ascii="Times New Roman"/>
        </w:rPr>
      </w:pPr>
      <w:r>
        <w:rPr>
          <w:rFonts w:hint="eastAsia" w:ascii="Times New Roman" w:eastAsia="宋体"/>
        </w:rPr>
        <w:t>经分平台的报表有手工录入数据存在，需要通过数据补录平台提供服务。主要内容如下：</w:t>
      </w:r>
    </w:p>
    <w:p>
      <w:pPr>
        <w:numPr>
          <w:ilvl w:val="0"/>
          <w:numId w:val="47"/>
        </w:numPr>
        <w:rPr>
          <w:rFonts w:ascii="Times New Roman"/>
        </w:rPr>
      </w:pPr>
      <w:r>
        <w:rPr>
          <w:rFonts w:hint="eastAsia" w:ascii="Times New Roman" w:eastAsia="宋体"/>
        </w:rPr>
        <w:t>补录平台支持模板导入补录和在线补录两种模式；</w:t>
      </w:r>
    </w:p>
    <w:p>
      <w:pPr>
        <w:numPr>
          <w:ilvl w:val="0"/>
          <w:numId w:val="47"/>
        </w:numPr>
        <w:rPr>
          <w:rFonts w:ascii="Times New Roman"/>
        </w:rPr>
      </w:pPr>
      <w:r>
        <w:rPr>
          <w:rFonts w:hint="eastAsia" w:ascii="Times New Roman" w:eastAsia="宋体"/>
        </w:rPr>
        <w:t>支持按照预设的补录规则进行数据校验；</w:t>
      </w:r>
    </w:p>
    <w:p>
      <w:pPr>
        <w:numPr>
          <w:ilvl w:val="0"/>
          <w:numId w:val="47"/>
        </w:numPr>
        <w:rPr>
          <w:rFonts w:ascii="Times New Roman"/>
        </w:rPr>
      </w:pPr>
      <w:r>
        <w:rPr>
          <w:rFonts w:hint="eastAsia" w:ascii="Times New Roman" w:eastAsia="宋体"/>
        </w:rPr>
        <w:t>支持报表补录数据的及时更新，当用户通过补录平台补录数据后，补录平台能够将数据准实时（小时级别）更新到经营分析平台数据集市内，当用户在经分平台内能够查询更新后的报表数据。</w:t>
      </w:r>
    </w:p>
    <w:p>
      <w:pPr>
        <w:pStyle w:val="4"/>
        <w:numPr>
          <w:ilvl w:val="2"/>
          <w:numId w:val="33"/>
        </w:numPr>
        <w:ind w:left="720" w:leftChars="0" w:hanging="720" w:firstLineChars="0"/>
        <w:rPr>
          <w:lang w:eastAsia="zh-CN"/>
        </w:rPr>
      </w:pPr>
      <w:bookmarkStart w:id="48" w:name="_Toc13380"/>
      <w:r>
        <w:rPr>
          <w:rFonts w:hint="eastAsia" w:eastAsia="宋体"/>
          <w:lang w:eastAsia="zh-CN"/>
        </w:rPr>
        <w:t>与管控平台的交互</w:t>
      </w:r>
      <w:bookmarkEnd w:id="48"/>
    </w:p>
    <w:p>
      <w:pPr>
        <w:ind w:left="420"/>
        <w:rPr>
          <w:rFonts w:ascii="Times New Roman"/>
        </w:rPr>
      </w:pPr>
      <w:r>
        <w:rPr>
          <w:rFonts w:hint="eastAsia" w:ascii="Times New Roman" w:eastAsia="宋体"/>
        </w:rPr>
        <w:t>经分平台报表管理及指标管理需要使用管控平台的指标元数据、业务口径和技术口径定义。主要内容如下：</w:t>
      </w:r>
    </w:p>
    <w:p>
      <w:pPr>
        <w:numPr>
          <w:ilvl w:val="0"/>
          <w:numId w:val="48"/>
        </w:numPr>
        <w:rPr>
          <w:rFonts w:ascii="Times New Roman"/>
        </w:rPr>
      </w:pPr>
      <w:r>
        <w:rPr>
          <w:rFonts w:hint="eastAsia" w:ascii="Times New Roman" w:eastAsia="宋体"/>
        </w:rPr>
        <w:t>报表开发时能够通过管控平台查询相应的指标元数据、业务口径定义、技术口径定义等；</w:t>
      </w:r>
    </w:p>
    <w:p>
      <w:pPr>
        <w:numPr>
          <w:ilvl w:val="0"/>
          <w:numId w:val="48"/>
        </w:numPr>
        <w:rPr>
          <w:rFonts w:ascii="Times New Roman"/>
        </w:rPr>
      </w:pPr>
      <w:r>
        <w:rPr>
          <w:rFonts w:hint="eastAsia" w:ascii="Times New Roman" w:eastAsia="宋体"/>
        </w:rPr>
        <w:t>同步指标业务口径到经分平台，供用户在平台内查询指标帮助信息使用；</w:t>
      </w:r>
    </w:p>
    <w:p>
      <w:pPr>
        <w:pStyle w:val="2"/>
        <w:keepLines/>
        <w:numPr>
          <w:ilvl w:val="0"/>
          <w:numId w:val="33"/>
        </w:numPr>
        <w:adjustRightInd/>
        <w:snapToGrid/>
        <w:spacing w:before="340" w:after="330" w:line="578" w:lineRule="auto"/>
        <w:ind w:left="432" w:leftChars="0" w:hanging="432" w:firstLineChars="0"/>
        <w:jc w:val="both"/>
        <w:rPr>
          <w:rFonts w:eastAsia="宋体"/>
        </w:rPr>
      </w:pPr>
      <w:bookmarkStart w:id="49" w:name="_Toc12899"/>
      <w:r>
        <w:rPr>
          <w:rFonts w:hint="eastAsia" w:eastAsia="宋体"/>
        </w:rPr>
        <w:t>非功能性需求</w:t>
      </w:r>
      <w:bookmarkEnd w:id="49"/>
    </w:p>
    <w:p>
      <w:pPr>
        <w:pStyle w:val="3"/>
        <w:numPr>
          <w:ilvl w:val="1"/>
          <w:numId w:val="33"/>
        </w:numPr>
        <w:ind w:left="576" w:leftChars="0" w:hanging="576" w:firstLineChars="0"/>
        <w:rPr>
          <w:lang w:eastAsia="zh-CN"/>
        </w:rPr>
      </w:pPr>
      <w:bookmarkStart w:id="50" w:name="_Toc208657919"/>
      <w:bookmarkStart w:id="51" w:name="_Toc215562907"/>
      <w:bookmarkStart w:id="52" w:name="_Toc25023"/>
      <w:bookmarkStart w:id="53" w:name="_Toc58378136"/>
      <w:r>
        <w:rPr>
          <w:rFonts w:eastAsia="宋体"/>
          <w:lang w:eastAsia="zh-CN"/>
        </w:rPr>
        <w:t>用户界面</w:t>
      </w:r>
      <w:r>
        <w:rPr>
          <w:rFonts w:hint="eastAsia" w:eastAsia="宋体"/>
          <w:lang w:eastAsia="zh-CN"/>
        </w:rPr>
        <w:t>及易用性</w:t>
      </w:r>
      <w:r>
        <w:rPr>
          <w:rFonts w:eastAsia="宋体"/>
          <w:lang w:eastAsia="zh-CN"/>
        </w:rPr>
        <w:t>需求</w:t>
      </w:r>
      <w:bookmarkEnd w:id="50"/>
      <w:bookmarkEnd w:id="51"/>
      <w:bookmarkEnd w:id="52"/>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用户界面布局合理简介美观；</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用户界面符合传统的操作习惯，易操作；</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用户界面不使用难以理解或者引起歧义的文字或图案；</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设计过程中参考太平集团建设规范《中国太平视觉识别_(VI)-系统FA》（文件太大不方便放在文档中，请参考svn/新统一数据平台项目/02原型设计/中国太平视觉识别_(VI)-系统FA）进行统一UI设计，保持各操作界面的风格一致性；</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帮助文档齐全，能够很好的指导用户进行系统操作。</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适配IE、Google、火狐等浏览器的当前主流版本</w:t>
      </w:r>
    </w:p>
    <w:p>
      <w:pPr>
        <w:pStyle w:val="18"/>
        <w:adjustRightInd w:val="0"/>
        <w:spacing w:before="120" w:line="240" w:lineRule="auto"/>
        <w:ind w:left="0" w:leftChars="0"/>
        <w:rPr>
          <w:rFonts w:ascii="宋体" w:cs="Arial"/>
          <w:color w:val="0000FF"/>
          <w:szCs w:val="21"/>
        </w:rPr>
      </w:pPr>
    </w:p>
    <w:p>
      <w:pPr>
        <w:pStyle w:val="3"/>
        <w:numPr>
          <w:ilvl w:val="1"/>
          <w:numId w:val="33"/>
        </w:numPr>
        <w:ind w:left="576" w:leftChars="0" w:hanging="576" w:firstLineChars="0"/>
        <w:rPr>
          <w:lang w:eastAsia="zh-CN"/>
        </w:rPr>
      </w:pPr>
      <w:bookmarkStart w:id="54" w:name="_Toc215562911"/>
      <w:bookmarkStart w:id="55" w:name="_Toc208657923"/>
      <w:bookmarkStart w:id="56" w:name="_Toc25331"/>
      <w:r>
        <w:rPr>
          <w:rFonts w:eastAsia="宋体"/>
          <w:lang w:eastAsia="zh-CN"/>
        </w:rPr>
        <w:t>安全性需求</w:t>
      </w:r>
      <w:bookmarkEnd w:id="54"/>
      <w:bookmarkEnd w:id="55"/>
      <w:bookmarkEnd w:id="56"/>
    </w:p>
    <w:p>
      <w:pPr>
        <w:tabs>
          <w:tab w:val="left" w:pos="567"/>
          <w:tab w:val="left" w:pos="709"/>
        </w:tabs>
        <w:spacing w:line="360" w:lineRule="auto"/>
      </w:pPr>
      <w:r>
        <w:rPr>
          <w:rFonts w:hint="eastAsia" w:eastAsia="宋体"/>
          <w:lang w:val="zh-CN"/>
        </w:rPr>
        <w:t>系统应能遵循太平信息系统安全控制表所列示的对系统安全方面要求，具体如下：</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符合太平集团的架构部门、安全部门的系统上线要求</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本系统为一级重要系统，具体要求请参考“TP-ISD-025 信息系统安全分级管理办法-V2.0”见附录三、“TP-ISR-066 信息系统安全控制基本要求-V2.0”见附录四；</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系统硬件和网络架构，满足太平规定的信息安全要求。</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能对应用程序部署及应用启停采用服务器操作系统的非root账号进行部署，应用程序访问数据库采用数据库非超级管理员权限的账号。操作系统账号及数据库内账号能够满足太平要求的权限最小化原则。</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系统必须具备页面访问安全性、数据访问安全性、日志记录安全性、外部数据交换加密、防攻击、防病毒等方案；</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系统开发必须遵循WEB安全相关开发要求，提供常见应用安全漏洞的防护功能，漏洞包含但不限于XSS、SQL注入、缓冲溢出、跨站、钓鱼、文件上传等应用级别漏洞。</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系统组件支持WEB接入（跳转）层、程序处理层、数据层三层架构部署。</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能够采用非秘密机制对重要存储数据完整性进行保护，检测或预防数据单元跳变等随机或无意的数据完整性错误，如：奇偶校验、计算校验和（如CRC等）、单向散列（Hash）。</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能够采用对称密码技术对传输的所有数据进行机密性保护。</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能够对系统敏感数据访问实施控制并记录，对于太平要求的特殊数据要求按太平需求实现加密，同时满足第三方审计需要。</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应用代码安全，符合太平规定的信息安全要求，对太平代码扫描后的不合格项限时整改。</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禁止使用动态组装的SQL语句，应使用预编译的SQL语句或者存储过程。</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统一配置出错跳转页面，避免系统配置信息暴露在出错页面中。</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制定不同场景的应急预案，内容包括：黑客入侵、病毒传播、电力中断、网络和系统中断等。</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当检测到攻击行为时，记录攻击源IP、攻击类型、攻击目的、攻击时间，在发生严重入侵事件时应提供报警；</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系统应具备自动日志审计/评审功能</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系统配置文件中不能包含明文用户和密码等敏感信息</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数据存储和传输安全性</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1.系统重要数据加密存储：对系统中的重要数据进行加密存放，确保除合法持有密钥者外，其余任何用户不能获得该数据，数据内容包括但不限于用户口令/密钥、系统密钥以及其它需要保密的敏感业务数据；</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2.采用非秘密机制对重要存储数据完整性进行保护，检测或预防数据单元跳变等随机或无意的数据完整性错误，如：奇偶校验、计算校验和（如CRC等）、单向散列（Hash）；</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3.采用对称密码技术对传输数据的重要字段进行机密性保护。针对互联网应用系统，应使用SSL进行传输加密。</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4.加密算法</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针对散列加密，禁止使用纯MD5和SHA-1加密，建议使用SHA-224、MD5加盐或者SHA加盐的方式；</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针对对称加密，建议使用AES，密钥长度192；</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针对非对称加密：建议使用RSA，密钥长度不低于768，或使用ECC，密钥长度不低于132。</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第三方产品（框架）的使用</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应使用第三方产品（框架）的安全稳定版本，避免使用存在重大安全漏洞的产品版本，已知重大安全漏洞产品清单请参考《重大信息安全漏洞产品清单》。</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权限的分配与控制</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信息系统网络、主机和应用系统应具备访问控制配置与管理功能，依据安全策略控制用户对资源的访问，权限的分配遵循最小化原则。</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信息系统访问控制的覆盖范围应包括访问者、访问对象及它们之间的操作行为。</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系统能根据角色分配权限，实现管理和应用帐户的分离，实现主机操作系统和数据库管理系统特权用户的权限分离。</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信息系统禁用与业务或管理无关的默认账户。</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应用系统严格控制用户对系统文件和数据库等重要客体的访问。</w:t>
      </w:r>
    </w:p>
    <w:p>
      <w:pPr>
        <w:pStyle w:val="18"/>
        <w:numPr>
          <w:ilvl w:val="0"/>
          <w:numId w:val="49"/>
        </w:numPr>
        <w:adjustRightInd w:val="0"/>
        <w:spacing w:before="120" w:line="240" w:lineRule="auto"/>
        <w:ind w:leftChars="0"/>
        <w:rPr>
          <w:rFonts w:ascii="宋体" w:cs="Arial"/>
          <w:color w:val="000000"/>
          <w:szCs w:val="21"/>
        </w:rPr>
      </w:pPr>
      <w:r>
        <w:rPr>
          <w:rFonts w:hint="eastAsia" w:ascii="宋体" w:eastAsia="宋体" w:cs="Arial"/>
          <w:color w:val="000000"/>
          <w:szCs w:val="21"/>
        </w:rPr>
        <w:t>限制应用管理的IP地址范围。</w:t>
      </w:r>
    </w:p>
    <w:p>
      <w:pPr>
        <w:adjustRightInd w:val="0"/>
        <w:snapToGrid w:val="0"/>
        <w:spacing w:before="120" w:after="120"/>
        <w:rPr>
          <w:rFonts w:ascii="Arial" w:hAnsi="Arial" w:eastAsia="仿宋_GB2312" w:cs="Arial"/>
          <w:szCs w:val="21"/>
        </w:rPr>
      </w:pPr>
      <w:r>
        <w:rPr>
          <w:rFonts w:hint="eastAsia" w:eastAsia="宋体" w:cs="Arial"/>
          <w:color w:val="000000"/>
          <w:szCs w:val="21"/>
        </w:rPr>
        <w:t>信息系统任意帐号的访问权限除有特殊要求外不能覆盖权限全集,多角色帐号间权限互相制约，如:一个帐号不能同时具有产品联络员和管理员两种角色。</w:t>
      </w:r>
    </w:p>
    <w:p>
      <w:pPr>
        <w:pStyle w:val="3"/>
        <w:numPr>
          <w:ilvl w:val="1"/>
          <w:numId w:val="33"/>
        </w:numPr>
        <w:ind w:left="576" w:leftChars="0" w:hanging="576" w:firstLineChars="0"/>
        <w:rPr>
          <w:lang w:eastAsia="zh-CN"/>
        </w:rPr>
      </w:pPr>
      <w:bookmarkStart w:id="57" w:name="_Toc215562909"/>
      <w:bookmarkStart w:id="58" w:name="_Toc208657921"/>
      <w:bookmarkStart w:id="59" w:name="_Toc19505"/>
      <w:r>
        <w:rPr>
          <w:rFonts w:eastAsia="宋体"/>
          <w:lang w:eastAsia="zh-CN"/>
        </w:rPr>
        <w:t>可靠性需求</w:t>
      </w:r>
      <w:bookmarkEnd w:id="57"/>
      <w:bookmarkEnd w:id="58"/>
      <w:bookmarkEnd w:id="59"/>
    </w:p>
    <w:p>
      <w:pPr>
        <w:pStyle w:val="18"/>
        <w:numPr>
          <w:ilvl w:val="0"/>
          <w:numId w:val="49"/>
        </w:numPr>
        <w:adjustRightInd w:val="0"/>
        <w:spacing w:before="120" w:line="240" w:lineRule="auto"/>
        <w:ind w:leftChars="0"/>
        <w:rPr>
          <w:rFonts w:ascii="宋体" w:hAnsi="宋体" w:cs="宋体"/>
          <w:color w:val="000000"/>
        </w:rPr>
      </w:pPr>
      <w:r>
        <w:rPr>
          <w:rFonts w:hint="eastAsia" w:ascii="宋体" w:hAnsi="宋体" w:eastAsia="宋体" w:cs="宋体"/>
          <w:color w:val="000000"/>
        </w:rPr>
        <w:t>具备7*24小时不间断运行的能力，故障响应及处理时效详见附录一</w:t>
      </w:r>
    </w:p>
    <w:p>
      <w:pPr>
        <w:pStyle w:val="18"/>
        <w:numPr>
          <w:ilvl w:val="0"/>
          <w:numId w:val="49"/>
        </w:numPr>
        <w:adjustRightInd w:val="0"/>
        <w:spacing w:before="120" w:line="240" w:lineRule="auto"/>
        <w:ind w:leftChars="0"/>
        <w:rPr>
          <w:rFonts w:ascii="宋体" w:hAnsi="宋体" w:cs="宋体"/>
          <w:color w:val="000000"/>
        </w:rPr>
      </w:pPr>
      <w:r>
        <w:rPr>
          <w:rFonts w:hint="eastAsia" w:ascii="宋体" w:hAnsi="宋体" w:eastAsia="宋体" w:cs="宋体"/>
          <w:color w:val="000000"/>
        </w:rPr>
        <w:t>针对不同的故障类型（硬件故障/网络故障/程序故障等）具备快速的解决方案。</w:t>
      </w:r>
    </w:p>
    <w:p>
      <w:pPr>
        <w:pStyle w:val="18"/>
        <w:numPr>
          <w:ilvl w:val="0"/>
          <w:numId w:val="49"/>
        </w:numPr>
        <w:adjustRightInd w:val="0"/>
        <w:spacing w:before="120" w:line="240" w:lineRule="auto"/>
        <w:ind w:leftChars="0"/>
        <w:rPr>
          <w:rFonts w:ascii="宋体" w:hAnsi="宋体" w:cs="宋体"/>
          <w:color w:val="000000"/>
        </w:rPr>
      </w:pPr>
      <w:r>
        <w:rPr>
          <w:rFonts w:hint="eastAsia" w:ascii="宋体" w:hAnsi="宋体" w:eastAsia="宋体" w:cs="宋体"/>
          <w:color w:val="000000"/>
        </w:rPr>
        <w:t>具有较强的容错能力和良好的恢复能力，当发生意外情况时，能对系统进行快速恢复。</w:t>
      </w:r>
    </w:p>
    <w:p>
      <w:pPr>
        <w:pStyle w:val="18"/>
        <w:numPr>
          <w:ilvl w:val="0"/>
          <w:numId w:val="49"/>
        </w:numPr>
        <w:adjustRightInd w:val="0"/>
        <w:spacing w:before="120" w:line="240" w:lineRule="auto"/>
        <w:ind w:leftChars="0"/>
        <w:rPr>
          <w:rFonts w:ascii="宋体" w:hAnsi="宋体" w:cs="宋体"/>
          <w:color w:val="000000"/>
        </w:rPr>
      </w:pPr>
      <w:r>
        <w:rPr>
          <w:rFonts w:hint="eastAsia" w:ascii="宋体" w:hAnsi="宋体" w:eastAsia="宋体" w:cs="宋体"/>
          <w:color w:val="000000"/>
        </w:rPr>
        <w:t>提供完整的数据备份及异常恢复机制。</w:t>
      </w:r>
    </w:p>
    <w:p>
      <w:pPr>
        <w:pStyle w:val="18"/>
        <w:numPr>
          <w:ilvl w:val="0"/>
          <w:numId w:val="49"/>
        </w:numPr>
        <w:adjustRightInd w:val="0"/>
        <w:spacing w:before="120" w:line="240" w:lineRule="auto"/>
        <w:ind w:leftChars="0"/>
        <w:rPr>
          <w:rFonts w:ascii="宋体" w:hAnsi="宋体" w:cs="宋体"/>
          <w:color w:val="000000"/>
        </w:rPr>
      </w:pPr>
      <w:r>
        <w:rPr>
          <w:rFonts w:hint="eastAsia" w:ascii="宋体" w:hAnsi="宋体" w:eastAsia="宋体" w:cs="宋体"/>
          <w:color w:val="000000"/>
        </w:rPr>
        <w:t>系统支持服务器分布式集群架构，实现应用和数据的高可用性，支持应用服务器的无限扩展。</w:t>
      </w:r>
    </w:p>
    <w:p>
      <w:pPr>
        <w:pStyle w:val="51"/>
        <w:numPr>
          <w:ilvl w:val="0"/>
          <w:numId w:val="50"/>
        </w:numPr>
        <w:ind w:firstLineChars="0"/>
        <w:rPr>
          <w:rFonts w:ascii="Times New Roman" w:hAnsi="Times New Roman"/>
        </w:rPr>
      </w:pPr>
      <w:r>
        <w:rPr>
          <w:rFonts w:hint="eastAsia" w:ascii="Times New Roman" w:hAnsi="Times New Roman" w:eastAsia="宋体"/>
        </w:rPr>
        <w:t>应用服务器及数据库服务器支持UNIX、LINUX操作系统；</w:t>
      </w:r>
    </w:p>
    <w:p>
      <w:pPr>
        <w:pStyle w:val="51"/>
        <w:numPr>
          <w:ilvl w:val="0"/>
          <w:numId w:val="50"/>
        </w:numPr>
        <w:ind w:firstLineChars="0"/>
        <w:rPr>
          <w:rFonts w:ascii="Times New Roman" w:hAnsi="Times New Roman"/>
        </w:rPr>
      </w:pPr>
      <w:r>
        <w:rPr>
          <w:rFonts w:hint="eastAsia" w:ascii="Times New Roman" w:hAnsi="Times New Roman" w:eastAsia="宋体"/>
        </w:rPr>
        <w:t>数据库软件支持ORACLE等主流的数据软件产品；</w:t>
      </w:r>
    </w:p>
    <w:p>
      <w:pPr>
        <w:pStyle w:val="51"/>
        <w:numPr>
          <w:ilvl w:val="0"/>
          <w:numId w:val="50"/>
        </w:numPr>
        <w:ind w:firstLineChars="0"/>
        <w:rPr>
          <w:rFonts w:ascii="Times New Roman" w:hAnsi="Times New Roman"/>
        </w:rPr>
      </w:pPr>
      <w:r>
        <w:rPr>
          <w:rFonts w:hint="eastAsia" w:ascii="Times New Roman" w:hAnsi="Times New Roman" w:eastAsia="宋体"/>
        </w:rPr>
        <w:t>应用服务中间件支持WEBLOGIC等主流中间件产品；</w:t>
      </w:r>
    </w:p>
    <w:p>
      <w:pPr>
        <w:pStyle w:val="51"/>
        <w:numPr>
          <w:ilvl w:val="0"/>
          <w:numId w:val="50"/>
        </w:numPr>
        <w:ind w:firstLineChars="0"/>
        <w:rPr>
          <w:rFonts w:ascii="Times New Roman" w:hAnsi="Times New Roman"/>
        </w:rPr>
      </w:pPr>
      <w:r>
        <w:rPr>
          <w:rFonts w:hint="eastAsia" w:ascii="Times New Roman" w:hAnsi="Times New Roman" w:eastAsia="宋体"/>
        </w:rPr>
        <w:t>系统支持实现软件负载均衡和分布式部署；</w:t>
      </w:r>
    </w:p>
    <w:p>
      <w:pPr>
        <w:pStyle w:val="18"/>
        <w:numPr>
          <w:ilvl w:val="0"/>
          <w:numId w:val="49"/>
        </w:numPr>
        <w:adjustRightInd w:val="0"/>
        <w:spacing w:before="120" w:line="240" w:lineRule="auto"/>
        <w:ind w:leftChars="0"/>
        <w:rPr>
          <w:rFonts w:ascii="宋体" w:hAnsi="宋体" w:cs="宋体"/>
          <w:color w:val="000000"/>
        </w:rPr>
      </w:pPr>
    </w:p>
    <w:p>
      <w:pPr>
        <w:pStyle w:val="3"/>
        <w:numPr>
          <w:ilvl w:val="1"/>
          <w:numId w:val="33"/>
        </w:numPr>
        <w:ind w:left="576" w:leftChars="0" w:hanging="576" w:firstLineChars="0"/>
        <w:rPr>
          <w:lang w:eastAsia="zh-CN"/>
        </w:rPr>
      </w:pPr>
      <w:bookmarkStart w:id="60" w:name="_Toc208657922"/>
      <w:bookmarkStart w:id="61" w:name="_Toc215562910"/>
      <w:bookmarkStart w:id="62" w:name="_Toc58378137"/>
      <w:bookmarkStart w:id="63" w:name="_Toc14807"/>
      <w:r>
        <w:rPr>
          <w:rFonts w:eastAsia="宋体"/>
          <w:lang w:eastAsia="zh-CN"/>
        </w:rPr>
        <w:t>性能需求</w:t>
      </w:r>
      <w:bookmarkEnd w:id="60"/>
      <w:bookmarkEnd w:id="61"/>
      <w:bookmarkEnd w:id="62"/>
      <w:bookmarkEnd w:id="63"/>
    </w:p>
    <w:p>
      <w:pPr>
        <w:numPr>
          <w:ilvl w:val="0"/>
          <w:numId w:val="51"/>
        </w:numPr>
        <w:rPr>
          <w:color w:val="000000"/>
          <w:szCs w:val="21"/>
        </w:rPr>
      </w:pPr>
      <w:r>
        <w:rPr>
          <w:rFonts w:hint="eastAsia" w:eastAsia="宋体"/>
          <w:color w:val="000000"/>
          <w:szCs w:val="21"/>
        </w:rPr>
        <w:t>在并发的情况下保证系统整体的数据及时性、准确性、一致性、完整性和正确性。</w:t>
      </w:r>
    </w:p>
    <w:p>
      <w:pPr>
        <w:numPr>
          <w:ilvl w:val="0"/>
          <w:numId w:val="51"/>
        </w:numPr>
        <w:rPr>
          <w:color w:val="000000"/>
          <w:szCs w:val="21"/>
        </w:rPr>
      </w:pPr>
      <w:r>
        <w:rPr>
          <w:rFonts w:hint="eastAsia" w:eastAsia="宋体"/>
          <w:color w:val="000000"/>
          <w:szCs w:val="21"/>
        </w:rPr>
        <w:t>针对系统常规功能（非报表、指标类数据相关的功能），在正常情况下用户端操作的平均响应时间不长于2秒；</w:t>
      </w:r>
    </w:p>
    <w:p>
      <w:pPr>
        <w:numPr>
          <w:ilvl w:val="0"/>
          <w:numId w:val="51"/>
        </w:numPr>
        <w:rPr>
          <w:color w:val="000000"/>
          <w:szCs w:val="21"/>
        </w:rPr>
      </w:pPr>
      <w:r>
        <w:rPr>
          <w:rFonts w:hint="eastAsia" w:eastAsia="宋体"/>
          <w:bCs/>
          <w:color w:val="333333"/>
          <w:shd w:val="clear" w:color="auto" w:fill="FFFFFF"/>
        </w:rPr>
        <w:t>用户界面必须能够支持至少200用户高效的访问，在40并发的情况下，普通管理界面如登录界面响应速度不高于2秒，在正常网络传输下，千万级别数据查询报表界面响应时间不高于5秒，不应出现白屏，闪退等</w:t>
      </w:r>
    </w:p>
    <w:p>
      <w:pPr>
        <w:numPr>
          <w:ilvl w:val="0"/>
          <w:numId w:val="51"/>
        </w:numPr>
        <w:rPr>
          <w:color w:val="000000"/>
          <w:szCs w:val="21"/>
        </w:rPr>
      </w:pPr>
      <w:r>
        <w:rPr>
          <w:rFonts w:hint="eastAsia" w:eastAsia="宋体"/>
          <w:color w:val="000000"/>
          <w:szCs w:val="21"/>
        </w:rPr>
        <w:t>资源利用情况：主机及网络资源利用情况应能在服务器正常使用范围内，业务高峰期的资源占用也不能超过服务器负荷。</w:t>
      </w:r>
    </w:p>
    <w:p>
      <w:pPr>
        <w:numPr>
          <w:ilvl w:val="0"/>
          <w:numId w:val="51"/>
        </w:numPr>
        <w:rPr>
          <w:color w:val="000000"/>
          <w:szCs w:val="21"/>
        </w:rPr>
      </w:pPr>
      <w:r>
        <w:rPr>
          <w:rFonts w:hint="eastAsia" w:eastAsia="宋体"/>
          <w:color w:val="000000"/>
          <w:szCs w:val="21"/>
        </w:rPr>
        <w:t>支持未来5年内太平集团业务发展所带来的用户（年增长率20%）、业务增长（年增长率30%）。</w:t>
      </w:r>
    </w:p>
    <w:p>
      <w:pPr>
        <w:adjustRightInd w:val="0"/>
        <w:snapToGrid w:val="0"/>
        <w:spacing w:before="120" w:after="120"/>
        <w:rPr>
          <w:rFonts w:ascii="Arial" w:hAnsi="Arial" w:eastAsia="仿宋_GB2312" w:cs="Arial"/>
          <w:szCs w:val="21"/>
        </w:rPr>
      </w:pPr>
    </w:p>
    <w:bookmarkEnd w:id="53"/>
    <w:p>
      <w:pPr>
        <w:pStyle w:val="3"/>
        <w:numPr>
          <w:ilvl w:val="1"/>
          <w:numId w:val="33"/>
        </w:numPr>
        <w:ind w:left="576" w:leftChars="0" w:hanging="576" w:firstLineChars="0"/>
        <w:rPr>
          <w:lang w:eastAsia="zh-CN"/>
        </w:rPr>
      </w:pPr>
      <w:bookmarkStart w:id="64" w:name="_Toc208657929"/>
      <w:bookmarkStart w:id="65" w:name="_Toc215562917"/>
      <w:bookmarkStart w:id="66" w:name="_Toc498836244"/>
      <w:bookmarkStart w:id="67" w:name="_Toc25849"/>
      <w:bookmarkStart w:id="68" w:name="_Toc58378138"/>
      <w:bookmarkStart w:id="69" w:name="_Toc519219670"/>
      <w:r>
        <w:rPr>
          <w:rFonts w:eastAsia="宋体"/>
          <w:lang w:eastAsia="zh-CN"/>
        </w:rPr>
        <w:t>外购</w:t>
      </w:r>
      <w:bookmarkEnd w:id="64"/>
      <w:bookmarkEnd w:id="65"/>
      <w:bookmarkEnd w:id="66"/>
      <w:r>
        <w:rPr>
          <w:rFonts w:hint="eastAsia" w:eastAsia="宋体"/>
          <w:lang w:eastAsia="zh-CN"/>
        </w:rPr>
        <w:t>软件</w:t>
      </w:r>
      <w:bookmarkEnd w:id="67"/>
    </w:p>
    <w:p>
      <w:pPr>
        <w:adjustRightInd w:val="0"/>
        <w:snapToGrid w:val="0"/>
        <w:spacing w:before="120" w:after="120"/>
        <w:rPr>
          <w:rFonts w:ascii="Arial" w:hAnsi="Arial" w:eastAsia="仿宋_GB2312" w:cs="Arial"/>
          <w:szCs w:val="21"/>
        </w:rPr>
      </w:pPr>
      <w:r>
        <w:rPr>
          <w:rFonts w:hint="eastAsia" w:ascii="Arial" w:hAnsi="Arial" w:eastAsia="宋体" w:cs="Arial"/>
          <w:szCs w:val="21"/>
        </w:rPr>
        <w:t>无</w:t>
      </w:r>
    </w:p>
    <w:bookmarkEnd w:id="68"/>
    <w:bookmarkEnd w:id="69"/>
    <w:p>
      <w:pPr>
        <w:pStyle w:val="3"/>
        <w:numPr>
          <w:ilvl w:val="1"/>
          <w:numId w:val="33"/>
        </w:numPr>
        <w:ind w:left="576" w:leftChars="0" w:hanging="576" w:firstLineChars="0"/>
        <w:rPr>
          <w:lang w:eastAsia="zh-CN"/>
        </w:rPr>
      </w:pPr>
      <w:bookmarkStart w:id="70" w:name="_Toc208657931"/>
      <w:bookmarkStart w:id="71" w:name="_Toc215562919"/>
      <w:bookmarkStart w:id="72" w:name="_Toc30404"/>
      <w:r>
        <w:rPr>
          <w:rFonts w:eastAsia="宋体"/>
          <w:lang w:eastAsia="zh-CN"/>
        </w:rPr>
        <w:t>适用</w:t>
      </w:r>
      <w:r>
        <w:rPr>
          <w:rFonts w:hint="eastAsia" w:eastAsia="宋体"/>
          <w:lang w:eastAsia="zh-CN"/>
        </w:rPr>
        <w:t>的</w:t>
      </w:r>
      <w:r>
        <w:rPr>
          <w:rFonts w:eastAsia="宋体"/>
          <w:lang w:eastAsia="zh-CN"/>
        </w:rPr>
        <w:t>标准</w:t>
      </w:r>
      <w:bookmarkEnd w:id="70"/>
      <w:bookmarkEnd w:id="71"/>
      <w:bookmarkEnd w:id="72"/>
    </w:p>
    <w:p>
      <w:pPr>
        <w:pStyle w:val="18"/>
        <w:adjustRightInd w:val="0"/>
        <w:spacing w:before="120" w:line="240" w:lineRule="auto"/>
        <w:ind w:left="0" w:leftChars="0"/>
        <w:rPr>
          <w:rFonts w:ascii="宋体" w:cs="Arial"/>
          <w:color w:val="000000"/>
          <w:szCs w:val="21"/>
        </w:rPr>
      </w:pPr>
      <w:r>
        <w:rPr>
          <w:rFonts w:hint="eastAsia" w:ascii="宋体" w:eastAsia="宋体" w:cs="Arial"/>
          <w:color w:val="000000"/>
          <w:szCs w:val="21"/>
        </w:rPr>
        <w:t>无</w:t>
      </w:r>
    </w:p>
    <w:p>
      <w:pPr>
        <w:pStyle w:val="3"/>
        <w:numPr>
          <w:ilvl w:val="1"/>
          <w:numId w:val="33"/>
        </w:numPr>
        <w:tabs>
          <w:tab w:val="left" w:pos="900"/>
        </w:tabs>
        <w:ind w:left="576" w:leftChars="0" w:hanging="576" w:firstLineChars="0"/>
        <w:rPr>
          <w:lang w:eastAsia="zh-CN"/>
        </w:rPr>
      </w:pPr>
      <w:bookmarkStart w:id="73" w:name="_Toc498836251"/>
      <w:bookmarkStart w:id="74" w:name="_Toc208657930"/>
      <w:bookmarkStart w:id="75" w:name="_Toc215562918"/>
      <w:bookmarkStart w:id="76" w:name="_Toc31105"/>
      <w:r>
        <w:rPr>
          <w:rFonts w:eastAsia="宋体"/>
          <w:lang w:eastAsia="zh-CN"/>
        </w:rPr>
        <w:t>法律、版权及其他声明</w:t>
      </w:r>
      <w:bookmarkEnd w:id="73"/>
      <w:bookmarkEnd w:id="74"/>
      <w:bookmarkEnd w:id="75"/>
      <w:bookmarkEnd w:id="76"/>
    </w:p>
    <w:p>
      <w:pPr>
        <w:adjustRightInd w:val="0"/>
        <w:snapToGrid w:val="0"/>
        <w:spacing w:before="120" w:after="120"/>
        <w:rPr>
          <w:rFonts w:ascii="Arial" w:hAnsi="Arial" w:eastAsia="仿宋_GB2312" w:cs="Arial"/>
          <w:color w:val="000000"/>
          <w:szCs w:val="21"/>
        </w:rPr>
      </w:pPr>
      <w:r>
        <w:rPr>
          <w:rFonts w:hint="eastAsia" w:eastAsia="宋体" w:cs="Arial"/>
          <w:color w:val="000000"/>
          <w:szCs w:val="21"/>
        </w:rPr>
        <w:t>无</w:t>
      </w:r>
    </w:p>
    <w:p>
      <w:pPr>
        <w:pStyle w:val="3"/>
        <w:numPr>
          <w:ilvl w:val="1"/>
          <w:numId w:val="33"/>
        </w:numPr>
        <w:ind w:left="576" w:leftChars="0" w:hanging="576" w:firstLineChars="0"/>
        <w:rPr>
          <w:lang w:eastAsia="zh-CN"/>
        </w:rPr>
      </w:pPr>
      <w:bookmarkStart w:id="77" w:name="_Toc13281"/>
      <w:r>
        <w:rPr>
          <w:rFonts w:eastAsia="宋体"/>
          <w:lang w:eastAsia="zh-CN"/>
        </w:rPr>
        <w:t>可扩展性</w:t>
      </w:r>
      <w:r>
        <w:rPr>
          <w:rFonts w:hint="eastAsia" w:eastAsia="宋体"/>
          <w:lang w:eastAsia="zh-CN"/>
        </w:rPr>
        <w:t>及可维护性</w:t>
      </w:r>
      <w:r>
        <w:rPr>
          <w:rFonts w:eastAsia="宋体"/>
          <w:lang w:eastAsia="zh-CN"/>
        </w:rPr>
        <w:t>需求</w:t>
      </w:r>
      <w:bookmarkEnd w:id="77"/>
    </w:p>
    <w:p>
      <w:pPr>
        <w:numPr>
          <w:ilvl w:val="0"/>
          <w:numId w:val="52"/>
        </w:numPr>
        <w:rPr>
          <w:color w:val="000000"/>
          <w:szCs w:val="21"/>
        </w:rPr>
      </w:pPr>
      <w:r>
        <w:rPr>
          <w:rFonts w:hint="eastAsia" w:eastAsia="宋体"/>
          <w:color w:val="000000"/>
          <w:szCs w:val="21"/>
        </w:rPr>
        <w:t>为了满足业务发展的需要，系统架构能支持集团、子公司、分公司的多层级组织架构扩展，满足用户和业务数据的增长，不需要进行应用和数据的迁移。</w:t>
      </w:r>
    </w:p>
    <w:p>
      <w:pPr>
        <w:numPr>
          <w:ilvl w:val="0"/>
          <w:numId w:val="52"/>
        </w:numPr>
        <w:rPr>
          <w:rFonts w:ascii="Arial" w:hAnsi="Arial" w:eastAsia="仿宋_GB2312" w:cs="Arial"/>
          <w:color w:val="000000"/>
          <w:szCs w:val="21"/>
        </w:rPr>
      </w:pPr>
      <w:r>
        <w:rPr>
          <w:rFonts w:hint="eastAsia" w:eastAsia="宋体"/>
          <w:color w:val="000000"/>
          <w:szCs w:val="21"/>
        </w:rPr>
        <w:t>系统页面采用的基础组件数量丰富、使用简单、复用性强，支持自定义扩展。</w:t>
      </w:r>
    </w:p>
    <w:p>
      <w:pPr>
        <w:numPr>
          <w:ilvl w:val="0"/>
          <w:numId w:val="52"/>
        </w:numPr>
        <w:rPr>
          <w:rFonts w:ascii="Arial" w:hAnsi="Arial" w:eastAsia="仿宋_GB2312" w:cs="Arial"/>
          <w:color w:val="000000"/>
          <w:szCs w:val="21"/>
        </w:rPr>
      </w:pPr>
      <w:r>
        <w:rPr>
          <w:rFonts w:hint="eastAsia" w:eastAsia="宋体"/>
          <w:color w:val="000000"/>
          <w:szCs w:val="21"/>
        </w:rPr>
        <w:t>程序开发有统一的编码规范和标准，采用通用优秀的开源类库，可极大地提高系统的可维护性。</w:t>
      </w:r>
    </w:p>
    <w:p>
      <w:pPr>
        <w:rPr>
          <w:rFonts w:ascii="Arial" w:hAnsi="Arial" w:eastAsia="仿宋_GB2312" w:cs="Arial"/>
          <w:color w:val="000000"/>
          <w:szCs w:val="21"/>
        </w:rPr>
      </w:pPr>
      <w:r>
        <w:rPr>
          <w:rFonts w:hint="eastAsia" w:ascii="Arial" w:hAnsi="Arial" w:eastAsia="宋体" w:cs="Arial"/>
          <w:color w:val="000000"/>
          <w:szCs w:val="21"/>
        </w:rPr>
        <w:t>4</w:t>
      </w:r>
      <w:r>
        <w:rPr>
          <w:rFonts w:hint="eastAsia" w:eastAsia="宋体"/>
          <w:color w:val="000000"/>
          <w:szCs w:val="21"/>
        </w:rPr>
        <w:t>、项目资料转移，支持开发运维人员对系统的维护和扩展，转移资料详见附录二。</w:t>
      </w:r>
    </w:p>
    <w:p>
      <w:pPr>
        <w:pStyle w:val="3"/>
        <w:numPr>
          <w:ilvl w:val="1"/>
          <w:numId w:val="33"/>
        </w:numPr>
        <w:ind w:left="576" w:leftChars="0" w:hanging="576" w:firstLineChars="0"/>
        <w:rPr>
          <w:lang w:eastAsia="zh-CN"/>
        </w:rPr>
      </w:pPr>
      <w:bookmarkStart w:id="78" w:name="_Toc465104864"/>
      <w:bookmarkStart w:id="79" w:name="_Toc461954559"/>
      <w:bookmarkStart w:id="80" w:name="_Toc463958468"/>
      <w:bookmarkStart w:id="81" w:name="_Toc387856681"/>
      <w:bookmarkStart w:id="82" w:name="_Toc15407"/>
      <w:r>
        <w:rPr>
          <w:rFonts w:eastAsia="宋体"/>
          <w:lang w:eastAsia="zh-CN"/>
        </w:rPr>
        <w:t>监控需求</w:t>
      </w:r>
      <w:bookmarkEnd w:id="78"/>
      <w:bookmarkEnd w:id="79"/>
      <w:bookmarkEnd w:id="80"/>
      <w:bookmarkEnd w:id="81"/>
      <w:bookmarkEnd w:id="82"/>
    </w:p>
    <w:p>
      <w:pPr>
        <w:pStyle w:val="4"/>
        <w:keepLines/>
        <w:numPr>
          <w:ilvl w:val="0"/>
          <w:numId w:val="0"/>
        </w:numPr>
        <w:tabs>
          <w:tab w:val="left" w:pos="492"/>
          <w:tab w:val="left" w:pos="1146"/>
        </w:tabs>
        <w:spacing w:after="0"/>
        <w:ind w:left="120" w:leftChars="50"/>
      </w:pPr>
      <w:bookmarkStart w:id="83" w:name="_Toc387856682"/>
      <w:bookmarkStart w:id="84" w:name="_Toc465104865"/>
      <w:bookmarkStart w:id="85" w:name="_Toc461954560"/>
      <w:bookmarkStart w:id="86" w:name="_Toc463958469"/>
      <w:bookmarkStart w:id="87" w:name="_Toc16235"/>
      <w:r>
        <w:rPr>
          <w:rFonts w:hint="eastAsia" w:eastAsia="宋体"/>
          <w:lang w:eastAsia="zh-CN"/>
        </w:rPr>
        <w:t>1、</w:t>
      </w:r>
      <w:r>
        <w:rPr>
          <w:rFonts w:hint="eastAsia"/>
        </w:rPr>
        <w:t>应用监控</w:t>
      </w:r>
      <w:bookmarkEnd w:id="83"/>
      <w:bookmarkEnd w:id="84"/>
      <w:bookmarkEnd w:id="85"/>
      <w:bookmarkEnd w:id="86"/>
      <w:bookmarkEnd w:id="87"/>
    </w:p>
    <w:p>
      <w:pPr>
        <w:numPr>
          <w:ilvl w:val="1"/>
          <w:numId w:val="53"/>
        </w:numPr>
        <w:rPr>
          <w:szCs w:val="22"/>
        </w:rPr>
      </w:pPr>
      <w:bookmarkStart w:id="88" w:name="_Toc461954561"/>
      <w:bookmarkStart w:id="89" w:name="_Toc463958470"/>
      <w:bookmarkStart w:id="90" w:name="_Toc387856683"/>
      <w:r>
        <w:rPr>
          <w:rFonts w:hint="eastAsia" w:eastAsia="宋体"/>
          <w:szCs w:val="22"/>
        </w:rPr>
        <w:t>能记录用户登录及模块操作的使用记录和日志，方便系统管理员分析用户使用习惯；</w:t>
      </w:r>
    </w:p>
    <w:p>
      <w:pPr>
        <w:numPr>
          <w:ilvl w:val="1"/>
          <w:numId w:val="53"/>
        </w:numPr>
        <w:rPr>
          <w:szCs w:val="22"/>
        </w:rPr>
      </w:pPr>
      <w:r>
        <w:rPr>
          <w:rFonts w:hint="eastAsia" w:eastAsia="宋体"/>
          <w:szCs w:val="22"/>
        </w:rPr>
        <w:t>能对一些关键应用，如出现无法满足性能指标的情况，能及时通过太平提供的标准监控接口，实现发送短信或邮件到太平系统维护人员。能够对系统后台定时任务执行情况进行监控，如果有异常，能及时通过太平提供的标准监控接口，实现发送短信或邮件到太平系统维护人员；</w:t>
      </w:r>
    </w:p>
    <w:p>
      <w:pPr>
        <w:numPr>
          <w:ilvl w:val="1"/>
          <w:numId w:val="53"/>
        </w:numPr>
        <w:rPr>
          <w:szCs w:val="22"/>
        </w:rPr>
      </w:pPr>
      <w:r>
        <w:rPr>
          <w:rFonts w:hint="eastAsia" w:eastAsia="宋体"/>
          <w:szCs w:val="22"/>
        </w:rPr>
        <w:t>能显示系统当前在线用户数及活动状态；</w:t>
      </w:r>
    </w:p>
    <w:p>
      <w:pPr>
        <w:numPr>
          <w:ilvl w:val="1"/>
          <w:numId w:val="53"/>
        </w:numPr>
        <w:rPr>
          <w:szCs w:val="22"/>
        </w:rPr>
      </w:pPr>
      <w:r>
        <w:rPr>
          <w:rFonts w:hint="eastAsia" w:eastAsia="宋体"/>
          <w:szCs w:val="22"/>
        </w:rPr>
        <w:t>能够监控主要应用日志和中间件日志，出现严重错误提示信息时，能及时通过太平提供的标准监控接口，实现发送短信或邮件到太平系统维护人员；</w:t>
      </w:r>
    </w:p>
    <w:p>
      <w:pPr>
        <w:pStyle w:val="4"/>
        <w:keepLines/>
        <w:numPr>
          <w:ilvl w:val="0"/>
          <w:numId w:val="0"/>
        </w:numPr>
        <w:tabs>
          <w:tab w:val="left" w:pos="492"/>
          <w:tab w:val="left" w:pos="1146"/>
        </w:tabs>
        <w:spacing w:after="0"/>
        <w:ind w:left="120" w:leftChars="50"/>
      </w:pPr>
      <w:bookmarkStart w:id="91" w:name="_Toc465104866"/>
      <w:bookmarkStart w:id="92" w:name="_Toc23027"/>
      <w:r>
        <w:rPr>
          <w:rFonts w:hint="eastAsia" w:eastAsia="宋体"/>
          <w:lang w:eastAsia="zh-CN"/>
        </w:rPr>
        <w:t>2、</w:t>
      </w:r>
      <w:r>
        <w:rPr>
          <w:rFonts w:hint="eastAsia"/>
        </w:rPr>
        <w:t>基础平台监控</w:t>
      </w:r>
      <w:bookmarkEnd w:id="88"/>
      <w:bookmarkEnd w:id="89"/>
      <w:bookmarkEnd w:id="90"/>
      <w:bookmarkEnd w:id="91"/>
      <w:bookmarkEnd w:id="92"/>
    </w:p>
    <w:p>
      <w:pPr>
        <w:pStyle w:val="51"/>
        <w:numPr>
          <w:ilvl w:val="0"/>
          <w:numId w:val="50"/>
        </w:numPr>
        <w:ind w:firstLineChars="0"/>
        <w:rPr>
          <w:rFonts w:ascii="Times New Roman" w:hAnsi="Times New Roman"/>
        </w:rPr>
      </w:pPr>
      <w:r>
        <w:rPr>
          <w:rFonts w:hint="eastAsia" w:ascii="Times New Roman" w:hAnsi="Times New Roman" w:eastAsia="宋体"/>
        </w:rPr>
        <w:t>数据库主机CPU、内存、磁盘空间使用率；</w:t>
      </w:r>
    </w:p>
    <w:p>
      <w:pPr>
        <w:pStyle w:val="51"/>
        <w:numPr>
          <w:ilvl w:val="0"/>
          <w:numId w:val="50"/>
        </w:numPr>
        <w:ind w:firstLineChars="0"/>
        <w:rPr>
          <w:rFonts w:ascii="Times New Roman" w:hAnsi="Times New Roman"/>
        </w:rPr>
      </w:pPr>
      <w:r>
        <w:rPr>
          <w:rFonts w:hint="eastAsia" w:ascii="Times New Roman" w:hAnsi="Times New Roman" w:eastAsia="宋体"/>
        </w:rPr>
        <w:t>数据库实例访问、连接数超最大阀值、表空间使用率、堵塞锁；</w:t>
      </w:r>
    </w:p>
    <w:p>
      <w:pPr>
        <w:pStyle w:val="51"/>
        <w:numPr>
          <w:ilvl w:val="0"/>
          <w:numId w:val="50"/>
        </w:numPr>
        <w:ind w:firstLineChars="0"/>
        <w:rPr>
          <w:rFonts w:ascii="Times New Roman" w:hAnsi="Times New Roman"/>
        </w:rPr>
      </w:pPr>
      <w:r>
        <w:rPr>
          <w:rFonts w:hint="eastAsia" w:ascii="Times New Roman" w:hAnsi="Times New Roman" w:eastAsia="宋体"/>
        </w:rPr>
        <w:t>应用服务器CPU、内存、磁盘空间使用率；</w:t>
      </w:r>
    </w:p>
    <w:p>
      <w:pPr>
        <w:pStyle w:val="51"/>
        <w:numPr>
          <w:ilvl w:val="0"/>
          <w:numId w:val="50"/>
        </w:numPr>
        <w:ind w:firstLineChars="0"/>
        <w:rPr>
          <w:rFonts w:ascii="Times New Roman" w:hAnsi="Times New Roman"/>
        </w:rPr>
      </w:pPr>
      <w:r>
        <w:rPr>
          <w:rFonts w:hint="eastAsia" w:ascii="Times New Roman" w:hAnsi="Times New Roman" w:eastAsia="宋体"/>
        </w:rPr>
        <w:t>中间件服务状态，日志文件大小和报错。</w:t>
      </w:r>
    </w:p>
    <w:p>
      <w:pPr>
        <w:rPr>
          <w:rFonts w:ascii="Arial" w:hAnsi="Arial" w:eastAsia="仿宋_GB2312" w:cs="Arial"/>
          <w:color w:val="000000"/>
          <w:szCs w:val="21"/>
        </w:rPr>
      </w:pPr>
    </w:p>
    <w:p>
      <w:pPr>
        <w:adjustRightInd w:val="0"/>
        <w:snapToGrid w:val="0"/>
        <w:spacing w:before="120" w:after="120"/>
        <w:rPr>
          <w:rFonts w:ascii="Arial" w:hAnsi="Arial" w:eastAsia="仿宋_GB2312" w:cs="Arial"/>
          <w:szCs w:val="21"/>
        </w:rPr>
      </w:pPr>
    </w:p>
    <w:p>
      <w:pPr>
        <w:adjustRightInd w:val="0"/>
        <w:snapToGrid w:val="0"/>
        <w:spacing w:before="120" w:after="120"/>
        <w:rPr>
          <w:rFonts w:ascii="Arial" w:hAnsi="Arial" w:eastAsia="仿宋_GB2312" w:cs="Arial"/>
          <w:szCs w:val="21"/>
        </w:rPr>
      </w:pPr>
    </w:p>
    <w:p>
      <w:pPr>
        <w:pStyle w:val="2"/>
        <w:numPr>
          <w:ilvl w:val="0"/>
          <w:numId w:val="0"/>
        </w:numPr>
        <w:tabs>
          <w:tab w:val="left" w:pos="492"/>
        </w:tabs>
        <w:adjustRightInd/>
        <w:snapToGrid/>
        <w:spacing w:before="340" w:after="330" w:line="578" w:lineRule="auto"/>
        <w:rPr>
          <w:rFonts w:eastAsia="宋体"/>
        </w:rPr>
      </w:pPr>
      <w:bookmarkStart w:id="93" w:name="_Toc29587"/>
      <w:r>
        <w:rPr>
          <w:rFonts w:hint="eastAsia" w:eastAsia="宋体"/>
        </w:rPr>
        <w:t>附录一 故障等级及服务时效要求</w:t>
      </w:r>
      <w:bookmarkEnd w:id="93"/>
    </w:p>
    <w:p>
      <w:pPr>
        <w:spacing w:after="156" w:afterLines="50"/>
        <w:ind w:firstLine="480"/>
        <w:rPr>
          <w:szCs w:val="21"/>
        </w:rPr>
      </w:pPr>
      <w:r>
        <w:rPr>
          <w:rFonts w:hint="eastAsia" w:eastAsia="宋体"/>
          <w:szCs w:val="21"/>
        </w:rPr>
        <w:t>故障级别定义如下：</w:t>
      </w:r>
    </w:p>
    <w:p>
      <w:pPr>
        <w:numPr>
          <w:ilvl w:val="0"/>
          <w:numId w:val="54"/>
        </w:numPr>
        <w:ind w:left="2100" w:hanging="1674"/>
        <w:rPr>
          <w:szCs w:val="21"/>
        </w:rPr>
      </w:pPr>
      <w:r>
        <w:rPr>
          <w:rFonts w:hint="eastAsia" w:eastAsia="宋体"/>
          <w:szCs w:val="21"/>
        </w:rPr>
        <w:t>　</w:t>
      </w:r>
      <w:r>
        <w:rPr>
          <w:rFonts w:eastAsia="宋体"/>
          <w:szCs w:val="21"/>
        </w:rPr>
        <w:t>一级故障：现有的</w:t>
      </w:r>
      <w:r>
        <w:rPr>
          <w:rFonts w:hint="eastAsia" w:eastAsia="宋体"/>
          <w:szCs w:val="21"/>
        </w:rPr>
        <w:t>系统运行</w:t>
      </w:r>
      <w:r>
        <w:rPr>
          <w:rFonts w:eastAsia="宋体"/>
          <w:szCs w:val="21"/>
        </w:rPr>
        <w:t>对最终用户的业务运作有重大影响。如</w:t>
      </w:r>
      <w:r>
        <w:rPr>
          <w:rFonts w:hint="eastAsia" w:eastAsia="宋体"/>
          <w:szCs w:val="21"/>
        </w:rPr>
        <w:t>： 设备瘫痪或停机，已严重影响公司业务的正常运行等</w:t>
      </w:r>
      <w:r>
        <w:rPr>
          <w:rFonts w:eastAsia="宋体"/>
          <w:szCs w:val="21"/>
        </w:rPr>
        <w:t>；</w:t>
      </w:r>
    </w:p>
    <w:p>
      <w:pPr>
        <w:numPr>
          <w:ilvl w:val="0"/>
          <w:numId w:val="54"/>
        </w:numPr>
        <w:ind w:left="2100" w:hanging="1674"/>
        <w:rPr>
          <w:szCs w:val="21"/>
        </w:rPr>
      </w:pPr>
      <w:r>
        <w:rPr>
          <w:rFonts w:hint="eastAsia" w:eastAsia="宋体"/>
          <w:szCs w:val="21"/>
        </w:rPr>
        <w:t>　</w:t>
      </w:r>
      <w:r>
        <w:rPr>
          <w:rFonts w:eastAsia="宋体"/>
          <w:szCs w:val="21"/>
        </w:rPr>
        <w:t>二级故障：现有</w:t>
      </w:r>
      <w:r>
        <w:rPr>
          <w:rFonts w:hint="eastAsia" w:eastAsia="宋体"/>
          <w:szCs w:val="21"/>
        </w:rPr>
        <w:t>系统</w:t>
      </w:r>
      <w:r>
        <w:rPr>
          <w:rFonts w:eastAsia="宋体"/>
          <w:szCs w:val="21"/>
        </w:rPr>
        <w:t>的操作性能严重</w:t>
      </w:r>
      <w:r>
        <w:rPr>
          <w:rFonts w:hint="eastAsia" w:eastAsia="宋体"/>
          <w:szCs w:val="21"/>
        </w:rPr>
        <w:t>下</w:t>
      </w:r>
      <w:r>
        <w:rPr>
          <w:rFonts w:eastAsia="宋体"/>
          <w:szCs w:val="21"/>
        </w:rPr>
        <w:t>降，或由于无法忍受的性能，</w:t>
      </w:r>
      <w:r>
        <w:rPr>
          <w:rFonts w:hint="eastAsia" w:eastAsia="宋体"/>
          <w:szCs w:val="21"/>
        </w:rPr>
        <w:t xml:space="preserve"> </w:t>
      </w:r>
      <w:r>
        <w:rPr>
          <w:rFonts w:eastAsia="宋体"/>
          <w:szCs w:val="21"/>
        </w:rPr>
        <w:t>使用户业务运作的重要方面受到不良影响</w:t>
      </w:r>
      <w:r>
        <w:rPr>
          <w:rFonts w:hint="eastAsia" w:eastAsia="宋体"/>
          <w:szCs w:val="21"/>
        </w:rPr>
        <w:t>；</w:t>
      </w:r>
    </w:p>
    <w:p>
      <w:pPr>
        <w:numPr>
          <w:ilvl w:val="0"/>
          <w:numId w:val="54"/>
        </w:numPr>
        <w:ind w:left="2100" w:hanging="1674"/>
        <w:rPr>
          <w:szCs w:val="21"/>
        </w:rPr>
      </w:pPr>
      <w:r>
        <w:rPr>
          <w:rFonts w:hint="eastAsia" w:eastAsia="宋体"/>
          <w:szCs w:val="21"/>
        </w:rPr>
        <w:t>　</w:t>
      </w:r>
      <w:r>
        <w:rPr>
          <w:rFonts w:eastAsia="宋体"/>
          <w:szCs w:val="21"/>
        </w:rPr>
        <w:t>三级故障：</w:t>
      </w:r>
      <w:r>
        <w:rPr>
          <w:rFonts w:hint="eastAsia" w:eastAsia="宋体"/>
          <w:szCs w:val="21"/>
        </w:rPr>
        <w:t>系统</w:t>
      </w:r>
      <w:r>
        <w:rPr>
          <w:rFonts w:eastAsia="宋体"/>
          <w:szCs w:val="21"/>
        </w:rPr>
        <w:t>的操作性能受损，但</w:t>
      </w:r>
      <w:r>
        <w:rPr>
          <w:rFonts w:hint="eastAsia" w:eastAsia="宋体"/>
          <w:szCs w:val="21"/>
        </w:rPr>
        <w:t>绝大部分</w:t>
      </w:r>
      <w:r>
        <w:rPr>
          <w:rFonts w:eastAsia="宋体"/>
          <w:szCs w:val="21"/>
        </w:rPr>
        <w:t>业务运作仍可正常工作</w:t>
      </w:r>
      <w:r>
        <w:rPr>
          <w:rFonts w:hint="eastAsia" w:eastAsia="宋体"/>
          <w:szCs w:val="21"/>
        </w:rPr>
        <w:t>；</w:t>
      </w:r>
    </w:p>
    <w:p>
      <w:pPr>
        <w:numPr>
          <w:ilvl w:val="0"/>
          <w:numId w:val="54"/>
        </w:numPr>
        <w:ind w:left="2100" w:hanging="1674"/>
        <w:rPr>
          <w:szCs w:val="21"/>
        </w:rPr>
      </w:pPr>
      <w:r>
        <w:rPr>
          <w:rFonts w:hint="eastAsia" w:eastAsia="宋体"/>
          <w:szCs w:val="21"/>
        </w:rPr>
        <w:t>　</w:t>
      </w:r>
      <w:r>
        <w:rPr>
          <w:rFonts w:eastAsia="宋体"/>
          <w:szCs w:val="21"/>
        </w:rPr>
        <w:t>四级故障：在产品功能、安装或配置方面需要信息或支援。很显然对</w:t>
      </w:r>
      <w:r>
        <w:rPr>
          <w:rFonts w:hint="eastAsia" w:eastAsia="宋体"/>
          <w:szCs w:val="21"/>
        </w:rPr>
        <w:t xml:space="preserve"> </w:t>
      </w:r>
      <w:r>
        <w:rPr>
          <w:rFonts w:eastAsia="宋体"/>
          <w:szCs w:val="21"/>
        </w:rPr>
        <w:t>最终用户的业务运作几乎无影响，或根本没有影响。</w:t>
      </w:r>
    </w:p>
    <w:p>
      <w:pPr>
        <w:ind w:firstLine="480"/>
        <w:rPr>
          <w:szCs w:val="21"/>
        </w:rPr>
      </w:pPr>
      <w:r>
        <w:rPr>
          <w:rFonts w:hint="eastAsia" w:eastAsia="宋体"/>
          <w:szCs w:val="21"/>
        </w:rPr>
        <w:t>故障级别一旦确定，将按照下表所列时间内排除故障（起始计算时间为太平报障之时）。如果故障不能在规定时间内解决，故障将自动升级，同时向上一级反映，以需求更为广泛技术资源的支持使故障尽快排除。故障响应时间如下表：</w:t>
      </w:r>
    </w:p>
    <w:tbl>
      <w:tblPr>
        <w:tblStyle w:val="30"/>
        <w:tblW w:w="7670" w:type="dxa"/>
        <w:tblInd w:w="380" w:type="dxa"/>
        <w:tblLayout w:type="fixed"/>
        <w:tblCellMar>
          <w:top w:w="0" w:type="dxa"/>
          <w:left w:w="0" w:type="dxa"/>
          <w:bottom w:w="0" w:type="dxa"/>
          <w:right w:w="0" w:type="dxa"/>
        </w:tblCellMar>
      </w:tblPr>
      <w:tblGrid>
        <w:gridCol w:w="2550"/>
        <w:gridCol w:w="1280"/>
        <w:gridCol w:w="1280"/>
        <w:gridCol w:w="1280"/>
        <w:gridCol w:w="1280"/>
      </w:tblGrid>
      <w:tr>
        <w:tblPrEx>
          <w:tblCellMar>
            <w:top w:w="0" w:type="dxa"/>
            <w:left w:w="0" w:type="dxa"/>
            <w:bottom w:w="0" w:type="dxa"/>
            <w:right w:w="0" w:type="dxa"/>
          </w:tblCellMar>
        </w:tblPrEx>
        <w:trPr>
          <w:trHeight w:val="499" w:hRule="atLeast"/>
        </w:trPr>
        <w:tc>
          <w:tcPr>
            <w:tcW w:w="2550" w:type="dxa"/>
            <w:tcBorders>
              <w:top w:val="single" w:color="auto" w:sz="8" w:space="0"/>
              <w:left w:val="single" w:color="auto" w:sz="8" w:space="0"/>
              <w:bottom w:val="dashed" w:color="auto" w:sz="4" w:space="0"/>
              <w:right w:val="dashed" w:color="auto" w:sz="4" w:space="0"/>
            </w:tcBorders>
            <w:shd w:val="clear" w:color="auto" w:fill="FFFF00"/>
            <w:tcMar>
              <w:top w:w="15" w:type="dxa"/>
              <w:left w:w="15" w:type="dxa"/>
              <w:bottom w:w="0" w:type="dxa"/>
              <w:right w:w="15" w:type="dxa"/>
            </w:tcMar>
            <w:vAlign w:val="center"/>
          </w:tcPr>
          <w:p>
            <w:pPr>
              <w:ind w:firstLine="480"/>
              <w:jc w:val="center"/>
              <w:rPr>
                <w:szCs w:val="21"/>
              </w:rPr>
            </w:pPr>
            <w:r>
              <w:rPr>
                <w:rFonts w:hint="eastAsia" w:eastAsia="宋体"/>
                <w:szCs w:val="21"/>
              </w:rPr>
              <w:t>故障等级</w:t>
            </w:r>
          </w:p>
        </w:tc>
        <w:tc>
          <w:tcPr>
            <w:tcW w:w="1280" w:type="dxa"/>
            <w:tcBorders>
              <w:top w:val="single" w:color="auto" w:sz="8" w:space="0"/>
              <w:left w:val="nil"/>
              <w:bottom w:val="dashed" w:color="auto" w:sz="4" w:space="0"/>
              <w:right w:val="dashed" w:color="auto" w:sz="4" w:space="0"/>
            </w:tcBorders>
            <w:shd w:val="clear" w:color="auto" w:fill="FFFF00"/>
            <w:tcMar>
              <w:top w:w="15" w:type="dxa"/>
              <w:left w:w="15" w:type="dxa"/>
              <w:bottom w:w="0" w:type="dxa"/>
              <w:right w:w="15" w:type="dxa"/>
            </w:tcMar>
            <w:vAlign w:val="center"/>
          </w:tcPr>
          <w:p>
            <w:pPr>
              <w:jc w:val="both"/>
              <w:rPr>
                <w:szCs w:val="21"/>
              </w:rPr>
            </w:pPr>
            <w:r>
              <w:rPr>
                <w:rFonts w:hint="eastAsia" w:eastAsia="宋体"/>
                <w:szCs w:val="21"/>
              </w:rPr>
              <w:t>一级故障</w:t>
            </w:r>
          </w:p>
        </w:tc>
        <w:tc>
          <w:tcPr>
            <w:tcW w:w="1280" w:type="dxa"/>
            <w:tcBorders>
              <w:top w:val="single" w:color="auto" w:sz="8" w:space="0"/>
              <w:left w:val="nil"/>
              <w:bottom w:val="dashed" w:color="auto" w:sz="4" w:space="0"/>
              <w:right w:val="dashed" w:color="auto" w:sz="4" w:space="0"/>
            </w:tcBorders>
            <w:shd w:val="clear" w:color="auto" w:fill="FFFF00"/>
            <w:tcMar>
              <w:top w:w="15" w:type="dxa"/>
              <w:left w:w="15" w:type="dxa"/>
              <w:bottom w:w="0" w:type="dxa"/>
              <w:right w:w="15" w:type="dxa"/>
            </w:tcMar>
            <w:vAlign w:val="center"/>
          </w:tcPr>
          <w:p>
            <w:pPr>
              <w:jc w:val="both"/>
              <w:rPr>
                <w:szCs w:val="21"/>
              </w:rPr>
            </w:pPr>
            <w:r>
              <w:rPr>
                <w:rFonts w:hint="eastAsia" w:eastAsia="宋体"/>
                <w:szCs w:val="21"/>
              </w:rPr>
              <w:t>二级故障</w:t>
            </w:r>
          </w:p>
        </w:tc>
        <w:tc>
          <w:tcPr>
            <w:tcW w:w="1280" w:type="dxa"/>
            <w:tcBorders>
              <w:top w:val="single" w:color="auto" w:sz="8" w:space="0"/>
              <w:left w:val="nil"/>
              <w:bottom w:val="dashed" w:color="auto" w:sz="4" w:space="0"/>
              <w:right w:val="dashed" w:color="auto" w:sz="4" w:space="0"/>
            </w:tcBorders>
            <w:shd w:val="clear" w:color="auto" w:fill="FFFF00"/>
            <w:tcMar>
              <w:top w:w="15" w:type="dxa"/>
              <w:left w:w="15" w:type="dxa"/>
              <w:bottom w:w="0" w:type="dxa"/>
              <w:right w:w="15" w:type="dxa"/>
            </w:tcMar>
            <w:vAlign w:val="center"/>
          </w:tcPr>
          <w:p>
            <w:pPr>
              <w:jc w:val="both"/>
              <w:rPr>
                <w:szCs w:val="21"/>
              </w:rPr>
            </w:pPr>
            <w:r>
              <w:rPr>
                <w:rFonts w:hint="eastAsia" w:eastAsia="宋体"/>
                <w:szCs w:val="21"/>
              </w:rPr>
              <w:t>三级故障</w:t>
            </w:r>
          </w:p>
        </w:tc>
        <w:tc>
          <w:tcPr>
            <w:tcW w:w="1280" w:type="dxa"/>
            <w:tcBorders>
              <w:top w:val="single" w:color="auto" w:sz="8" w:space="0"/>
              <w:left w:val="nil"/>
              <w:bottom w:val="dashed" w:color="auto" w:sz="4" w:space="0"/>
              <w:right w:val="single" w:color="auto" w:sz="8" w:space="0"/>
            </w:tcBorders>
            <w:shd w:val="clear" w:color="auto" w:fill="FFFF00"/>
            <w:tcMar>
              <w:top w:w="15" w:type="dxa"/>
              <w:left w:w="15" w:type="dxa"/>
              <w:bottom w:w="0" w:type="dxa"/>
              <w:right w:w="15" w:type="dxa"/>
            </w:tcMar>
            <w:vAlign w:val="center"/>
          </w:tcPr>
          <w:p>
            <w:pPr>
              <w:jc w:val="both"/>
              <w:rPr>
                <w:szCs w:val="21"/>
              </w:rPr>
            </w:pPr>
            <w:r>
              <w:rPr>
                <w:rFonts w:hint="eastAsia" w:eastAsia="宋体"/>
                <w:szCs w:val="21"/>
              </w:rPr>
              <w:t>四级故障</w:t>
            </w:r>
          </w:p>
        </w:tc>
      </w:tr>
      <w:tr>
        <w:tblPrEx>
          <w:tblCellMar>
            <w:top w:w="0" w:type="dxa"/>
            <w:left w:w="0" w:type="dxa"/>
            <w:bottom w:w="0" w:type="dxa"/>
            <w:right w:w="0" w:type="dxa"/>
          </w:tblCellMar>
        </w:tblPrEx>
        <w:trPr>
          <w:trHeight w:val="369" w:hRule="atLeast"/>
        </w:trPr>
        <w:tc>
          <w:tcPr>
            <w:tcW w:w="2550" w:type="dxa"/>
            <w:tcBorders>
              <w:top w:val="nil"/>
              <w:left w:val="single" w:color="auto" w:sz="8" w:space="0"/>
              <w:bottom w:val="dashed" w:color="auto" w:sz="4" w:space="0"/>
              <w:right w:val="dashed" w:color="auto" w:sz="4" w:space="0"/>
            </w:tcBorders>
            <w:tcMar>
              <w:top w:w="15" w:type="dxa"/>
              <w:left w:w="15" w:type="dxa"/>
              <w:bottom w:w="0" w:type="dxa"/>
              <w:right w:w="15" w:type="dxa"/>
            </w:tcMar>
            <w:vAlign w:val="center"/>
          </w:tcPr>
          <w:p>
            <w:pPr>
              <w:rPr>
                <w:szCs w:val="21"/>
              </w:rPr>
            </w:pPr>
            <w:r>
              <w:rPr>
                <w:rFonts w:hint="eastAsia" w:eastAsia="宋体"/>
                <w:szCs w:val="21"/>
              </w:rPr>
              <w:t>响应时间（小时以内）</w:t>
            </w:r>
          </w:p>
        </w:tc>
        <w:tc>
          <w:tcPr>
            <w:tcW w:w="1280" w:type="dxa"/>
            <w:tcBorders>
              <w:top w:val="nil"/>
              <w:left w:val="nil"/>
              <w:bottom w:val="dashed" w:color="auto" w:sz="4" w:space="0"/>
              <w:right w:val="dashed" w:color="auto" w:sz="4" w:space="0"/>
            </w:tcBorders>
            <w:tcMar>
              <w:top w:w="15" w:type="dxa"/>
              <w:left w:w="15" w:type="dxa"/>
              <w:bottom w:w="0" w:type="dxa"/>
              <w:right w:w="15" w:type="dxa"/>
            </w:tcMar>
            <w:vAlign w:val="center"/>
          </w:tcPr>
          <w:p>
            <w:pPr>
              <w:ind w:firstLine="480"/>
              <w:jc w:val="center"/>
              <w:rPr>
                <w:szCs w:val="21"/>
              </w:rPr>
            </w:pPr>
            <w:r>
              <w:rPr>
                <w:rFonts w:hint="eastAsia" w:eastAsia="宋体"/>
                <w:szCs w:val="21"/>
              </w:rPr>
              <w:t>1</w:t>
            </w:r>
          </w:p>
        </w:tc>
        <w:tc>
          <w:tcPr>
            <w:tcW w:w="1280" w:type="dxa"/>
            <w:tcBorders>
              <w:top w:val="nil"/>
              <w:left w:val="nil"/>
              <w:bottom w:val="dashed" w:color="auto" w:sz="4" w:space="0"/>
              <w:right w:val="dashed" w:color="auto" w:sz="4" w:space="0"/>
            </w:tcBorders>
            <w:tcMar>
              <w:top w:w="15" w:type="dxa"/>
              <w:left w:w="15" w:type="dxa"/>
              <w:bottom w:w="0" w:type="dxa"/>
              <w:right w:w="15" w:type="dxa"/>
            </w:tcMar>
            <w:vAlign w:val="center"/>
          </w:tcPr>
          <w:p>
            <w:pPr>
              <w:ind w:firstLine="480"/>
              <w:jc w:val="center"/>
              <w:rPr>
                <w:szCs w:val="21"/>
              </w:rPr>
            </w:pPr>
            <w:r>
              <w:rPr>
                <w:rFonts w:hint="eastAsia" w:eastAsia="宋体"/>
                <w:szCs w:val="21"/>
              </w:rPr>
              <w:t>1</w:t>
            </w:r>
          </w:p>
        </w:tc>
        <w:tc>
          <w:tcPr>
            <w:tcW w:w="1280" w:type="dxa"/>
            <w:tcBorders>
              <w:top w:val="nil"/>
              <w:left w:val="nil"/>
              <w:bottom w:val="dashed" w:color="auto" w:sz="4" w:space="0"/>
              <w:right w:val="dashed" w:color="auto" w:sz="4" w:space="0"/>
            </w:tcBorders>
            <w:tcMar>
              <w:top w:w="15" w:type="dxa"/>
              <w:left w:w="15" w:type="dxa"/>
              <w:bottom w:w="0" w:type="dxa"/>
              <w:right w:w="15" w:type="dxa"/>
            </w:tcMar>
            <w:vAlign w:val="center"/>
          </w:tcPr>
          <w:p>
            <w:pPr>
              <w:ind w:firstLine="480"/>
              <w:jc w:val="center"/>
              <w:rPr>
                <w:szCs w:val="21"/>
              </w:rPr>
            </w:pPr>
            <w:r>
              <w:rPr>
                <w:rFonts w:hint="eastAsia" w:eastAsia="宋体"/>
                <w:szCs w:val="21"/>
              </w:rPr>
              <w:t>2</w:t>
            </w:r>
          </w:p>
        </w:tc>
        <w:tc>
          <w:tcPr>
            <w:tcW w:w="1280" w:type="dxa"/>
            <w:tcBorders>
              <w:top w:val="nil"/>
              <w:left w:val="nil"/>
              <w:bottom w:val="dashed" w:color="auto" w:sz="4" w:space="0"/>
              <w:right w:val="single" w:color="auto" w:sz="8" w:space="0"/>
            </w:tcBorders>
            <w:tcMar>
              <w:top w:w="15" w:type="dxa"/>
              <w:left w:w="15" w:type="dxa"/>
              <w:bottom w:w="0" w:type="dxa"/>
              <w:right w:w="15" w:type="dxa"/>
            </w:tcMar>
            <w:vAlign w:val="center"/>
          </w:tcPr>
          <w:p>
            <w:pPr>
              <w:ind w:firstLine="480"/>
              <w:jc w:val="center"/>
              <w:rPr>
                <w:szCs w:val="21"/>
              </w:rPr>
            </w:pPr>
            <w:r>
              <w:rPr>
                <w:rFonts w:hint="eastAsia" w:eastAsia="宋体"/>
                <w:szCs w:val="21"/>
              </w:rPr>
              <w:t>2</w:t>
            </w:r>
          </w:p>
        </w:tc>
      </w:tr>
      <w:tr>
        <w:tblPrEx>
          <w:tblCellMar>
            <w:top w:w="0" w:type="dxa"/>
            <w:left w:w="0" w:type="dxa"/>
            <w:bottom w:w="0" w:type="dxa"/>
            <w:right w:w="0" w:type="dxa"/>
          </w:tblCellMar>
        </w:tblPrEx>
        <w:trPr>
          <w:trHeight w:val="319" w:hRule="atLeast"/>
        </w:trPr>
        <w:tc>
          <w:tcPr>
            <w:tcW w:w="2550" w:type="dxa"/>
            <w:tcBorders>
              <w:top w:val="nil"/>
              <w:left w:val="single" w:color="auto" w:sz="8" w:space="0"/>
              <w:bottom w:val="dashed" w:color="auto" w:sz="4" w:space="0"/>
              <w:right w:val="dashed" w:color="auto" w:sz="4" w:space="0"/>
            </w:tcBorders>
            <w:tcMar>
              <w:top w:w="15" w:type="dxa"/>
              <w:left w:w="15" w:type="dxa"/>
              <w:bottom w:w="0" w:type="dxa"/>
              <w:right w:w="15" w:type="dxa"/>
            </w:tcMar>
            <w:vAlign w:val="center"/>
          </w:tcPr>
          <w:p>
            <w:pPr>
              <w:rPr>
                <w:szCs w:val="21"/>
              </w:rPr>
            </w:pPr>
            <w:r>
              <w:rPr>
                <w:rFonts w:hint="eastAsia" w:eastAsia="宋体"/>
                <w:szCs w:val="21"/>
              </w:rPr>
              <w:t>到达现场时间（小时以内）</w:t>
            </w:r>
          </w:p>
        </w:tc>
        <w:tc>
          <w:tcPr>
            <w:tcW w:w="1280" w:type="dxa"/>
            <w:tcBorders>
              <w:top w:val="nil"/>
              <w:left w:val="nil"/>
              <w:bottom w:val="dashed" w:color="auto" w:sz="4" w:space="0"/>
              <w:right w:val="dashed" w:color="auto" w:sz="4" w:space="0"/>
            </w:tcBorders>
            <w:tcMar>
              <w:top w:w="15" w:type="dxa"/>
              <w:left w:w="15" w:type="dxa"/>
              <w:bottom w:w="0" w:type="dxa"/>
              <w:right w:w="15" w:type="dxa"/>
            </w:tcMar>
            <w:vAlign w:val="center"/>
          </w:tcPr>
          <w:p>
            <w:pPr>
              <w:ind w:firstLine="480"/>
              <w:jc w:val="center"/>
              <w:rPr>
                <w:szCs w:val="21"/>
              </w:rPr>
            </w:pPr>
            <w:r>
              <w:rPr>
                <w:rFonts w:hint="eastAsia" w:eastAsia="宋体"/>
                <w:szCs w:val="21"/>
              </w:rPr>
              <w:t>2</w:t>
            </w:r>
          </w:p>
        </w:tc>
        <w:tc>
          <w:tcPr>
            <w:tcW w:w="1280" w:type="dxa"/>
            <w:tcBorders>
              <w:top w:val="nil"/>
              <w:left w:val="nil"/>
              <w:bottom w:val="dashed" w:color="auto" w:sz="4" w:space="0"/>
              <w:right w:val="dashed" w:color="auto" w:sz="4" w:space="0"/>
            </w:tcBorders>
            <w:tcMar>
              <w:top w:w="15" w:type="dxa"/>
              <w:left w:w="15" w:type="dxa"/>
              <w:bottom w:w="0" w:type="dxa"/>
              <w:right w:w="15" w:type="dxa"/>
            </w:tcMar>
            <w:vAlign w:val="center"/>
          </w:tcPr>
          <w:p>
            <w:pPr>
              <w:ind w:firstLine="480"/>
              <w:jc w:val="center"/>
              <w:rPr>
                <w:szCs w:val="21"/>
              </w:rPr>
            </w:pPr>
            <w:r>
              <w:rPr>
                <w:rFonts w:hint="eastAsia" w:eastAsia="宋体"/>
                <w:szCs w:val="21"/>
              </w:rPr>
              <w:t>4</w:t>
            </w:r>
          </w:p>
        </w:tc>
        <w:tc>
          <w:tcPr>
            <w:tcW w:w="1280" w:type="dxa"/>
            <w:tcBorders>
              <w:top w:val="nil"/>
              <w:left w:val="nil"/>
              <w:bottom w:val="dashed" w:color="auto" w:sz="4" w:space="0"/>
              <w:right w:val="dashed" w:color="auto" w:sz="4" w:space="0"/>
            </w:tcBorders>
            <w:tcMar>
              <w:top w:w="15" w:type="dxa"/>
              <w:left w:w="15" w:type="dxa"/>
              <w:bottom w:w="0" w:type="dxa"/>
              <w:right w:w="15" w:type="dxa"/>
            </w:tcMar>
            <w:vAlign w:val="center"/>
          </w:tcPr>
          <w:p>
            <w:pPr>
              <w:ind w:firstLine="480"/>
              <w:jc w:val="center"/>
              <w:rPr>
                <w:szCs w:val="21"/>
              </w:rPr>
            </w:pPr>
            <w:r>
              <w:rPr>
                <w:rFonts w:hint="eastAsia" w:eastAsia="宋体"/>
                <w:szCs w:val="21"/>
              </w:rPr>
              <w:t>8</w:t>
            </w:r>
          </w:p>
        </w:tc>
        <w:tc>
          <w:tcPr>
            <w:tcW w:w="1280" w:type="dxa"/>
            <w:tcBorders>
              <w:top w:val="nil"/>
              <w:left w:val="nil"/>
              <w:bottom w:val="dashed" w:color="auto" w:sz="4" w:space="0"/>
              <w:right w:val="single" w:color="auto" w:sz="8" w:space="0"/>
            </w:tcBorders>
            <w:tcMar>
              <w:top w:w="15" w:type="dxa"/>
              <w:left w:w="15" w:type="dxa"/>
              <w:bottom w:w="0" w:type="dxa"/>
              <w:right w:w="15" w:type="dxa"/>
            </w:tcMar>
            <w:vAlign w:val="center"/>
          </w:tcPr>
          <w:p>
            <w:pPr>
              <w:rPr>
                <w:szCs w:val="21"/>
              </w:rPr>
            </w:pPr>
            <w:r>
              <w:rPr>
                <w:rFonts w:hint="eastAsia" w:eastAsia="宋体"/>
                <w:szCs w:val="21"/>
              </w:rPr>
              <w:t>协商解决</w:t>
            </w:r>
          </w:p>
        </w:tc>
      </w:tr>
      <w:tr>
        <w:tblPrEx>
          <w:tblCellMar>
            <w:top w:w="0" w:type="dxa"/>
            <w:left w:w="0" w:type="dxa"/>
            <w:bottom w:w="0" w:type="dxa"/>
            <w:right w:w="0" w:type="dxa"/>
          </w:tblCellMar>
        </w:tblPrEx>
        <w:trPr>
          <w:trHeight w:val="353" w:hRule="atLeast"/>
        </w:trPr>
        <w:tc>
          <w:tcPr>
            <w:tcW w:w="2550" w:type="dxa"/>
            <w:tcBorders>
              <w:top w:val="nil"/>
              <w:left w:val="single" w:color="auto" w:sz="8" w:space="0"/>
              <w:bottom w:val="single" w:color="auto" w:sz="8" w:space="0"/>
              <w:right w:val="dashed" w:color="auto" w:sz="4" w:space="0"/>
            </w:tcBorders>
            <w:tcMar>
              <w:top w:w="15" w:type="dxa"/>
              <w:left w:w="15" w:type="dxa"/>
              <w:bottom w:w="0" w:type="dxa"/>
              <w:right w:w="15" w:type="dxa"/>
            </w:tcMar>
            <w:vAlign w:val="center"/>
          </w:tcPr>
          <w:p>
            <w:pPr>
              <w:rPr>
                <w:szCs w:val="21"/>
              </w:rPr>
            </w:pPr>
            <w:r>
              <w:rPr>
                <w:rFonts w:hint="eastAsia" w:eastAsia="宋体"/>
                <w:szCs w:val="21"/>
              </w:rPr>
              <w:t>故障排除时限（小时以内）</w:t>
            </w:r>
          </w:p>
        </w:tc>
        <w:tc>
          <w:tcPr>
            <w:tcW w:w="1280" w:type="dxa"/>
            <w:tcBorders>
              <w:top w:val="nil"/>
              <w:left w:val="nil"/>
              <w:bottom w:val="single" w:color="auto" w:sz="8" w:space="0"/>
              <w:right w:val="dashed" w:color="auto" w:sz="4" w:space="0"/>
            </w:tcBorders>
            <w:tcMar>
              <w:top w:w="15" w:type="dxa"/>
              <w:left w:w="15" w:type="dxa"/>
              <w:bottom w:w="0" w:type="dxa"/>
              <w:right w:w="15" w:type="dxa"/>
            </w:tcMar>
            <w:vAlign w:val="center"/>
          </w:tcPr>
          <w:p>
            <w:pPr>
              <w:ind w:firstLine="480"/>
              <w:jc w:val="center"/>
              <w:rPr>
                <w:szCs w:val="21"/>
              </w:rPr>
            </w:pPr>
            <w:r>
              <w:rPr>
                <w:rFonts w:hint="eastAsia" w:eastAsia="宋体"/>
                <w:szCs w:val="21"/>
              </w:rPr>
              <w:t>4</w:t>
            </w:r>
          </w:p>
        </w:tc>
        <w:tc>
          <w:tcPr>
            <w:tcW w:w="1280" w:type="dxa"/>
            <w:tcBorders>
              <w:top w:val="nil"/>
              <w:left w:val="nil"/>
              <w:bottom w:val="single" w:color="auto" w:sz="8" w:space="0"/>
              <w:right w:val="dashed" w:color="auto" w:sz="4" w:space="0"/>
            </w:tcBorders>
            <w:tcMar>
              <w:top w:w="15" w:type="dxa"/>
              <w:left w:w="15" w:type="dxa"/>
              <w:bottom w:w="0" w:type="dxa"/>
              <w:right w:w="15" w:type="dxa"/>
            </w:tcMar>
            <w:vAlign w:val="center"/>
          </w:tcPr>
          <w:p>
            <w:pPr>
              <w:ind w:firstLine="480"/>
              <w:jc w:val="center"/>
              <w:rPr>
                <w:szCs w:val="21"/>
              </w:rPr>
            </w:pPr>
            <w:r>
              <w:rPr>
                <w:rFonts w:hint="eastAsia" w:eastAsia="宋体"/>
                <w:szCs w:val="21"/>
              </w:rPr>
              <w:t>8</w:t>
            </w:r>
          </w:p>
        </w:tc>
        <w:tc>
          <w:tcPr>
            <w:tcW w:w="1280" w:type="dxa"/>
            <w:tcBorders>
              <w:top w:val="nil"/>
              <w:left w:val="nil"/>
              <w:bottom w:val="single" w:color="auto" w:sz="8" w:space="0"/>
              <w:right w:val="dashed" w:color="auto" w:sz="4" w:space="0"/>
            </w:tcBorders>
            <w:tcMar>
              <w:top w:w="15" w:type="dxa"/>
              <w:left w:w="15" w:type="dxa"/>
              <w:bottom w:w="0" w:type="dxa"/>
              <w:right w:w="15" w:type="dxa"/>
            </w:tcMar>
            <w:vAlign w:val="center"/>
          </w:tcPr>
          <w:p>
            <w:pPr>
              <w:ind w:firstLine="480"/>
              <w:jc w:val="center"/>
              <w:rPr>
                <w:szCs w:val="21"/>
              </w:rPr>
            </w:pPr>
            <w:r>
              <w:rPr>
                <w:rFonts w:hint="eastAsia" w:eastAsia="宋体"/>
                <w:szCs w:val="21"/>
              </w:rPr>
              <w:t>12</w:t>
            </w:r>
          </w:p>
        </w:tc>
        <w:tc>
          <w:tcPr>
            <w:tcW w:w="1280" w:type="dxa"/>
            <w:tcBorders>
              <w:top w:val="nil"/>
              <w:left w:val="nil"/>
              <w:bottom w:val="single" w:color="auto" w:sz="8" w:space="0"/>
              <w:right w:val="single" w:color="auto" w:sz="8" w:space="0"/>
            </w:tcBorders>
            <w:tcMar>
              <w:top w:w="15" w:type="dxa"/>
              <w:left w:w="15" w:type="dxa"/>
              <w:bottom w:w="0" w:type="dxa"/>
              <w:right w:w="15" w:type="dxa"/>
            </w:tcMar>
            <w:vAlign w:val="center"/>
          </w:tcPr>
          <w:p>
            <w:pPr>
              <w:rPr>
                <w:szCs w:val="21"/>
              </w:rPr>
            </w:pPr>
            <w:r>
              <w:rPr>
                <w:rFonts w:hint="eastAsia" w:eastAsia="宋体"/>
                <w:szCs w:val="21"/>
              </w:rPr>
              <w:t>协商解决</w:t>
            </w:r>
          </w:p>
        </w:tc>
      </w:tr>
    </w:tbl>
    <w:p>
      <w:pPr>
        <w:adjustRightInd w:val="0"/>
        <w:snapToGrid w:val="0"/>
        <w:spacing w:before="120" w:after="120"/>
        <w:rPr>
          <w:rFonts w:ascii="Arial" w:hAnsi="Arial" w:eastAsia="仿宋_GB2312" w:cs="Arial"/>
          <w:szCs w:val="21"/>
        </w:rPr>
      </w:pPr>
    </w:p>
    <w:p>
      <w:pPr>
        <w:pStyle w:val="2"/>
        <w:numPr>
          <w:ilvl w:val="0"/>
          <w:numId w:val="0"/>
        </w:numPr>
        <w:tabs>
          <w:tab w:val="left" w:pos="492"/>
        </w:tabs>
        <w:spacing w:before="340" w:after="330" w:line="578" w:lineRule="auto"/>
        <w:rPr>
          <w:rFonts w:eastAsia="宋体"/>
        </w:rPr>
      </w:pPr>
      <w:bookmarkStart w:id="94" w:name="_Toc10550"/>
      <w:bookmarkStart w:id="95" w:name="_Toc463958483"/>
      <w:bookmarkStart w:id="96" w:name="_Toc465104873"/>
      <w:r>
        <w:rPr>
          <w:rFonts w:hint="eastAsia" w:eastAsia="宋体"/>
        </w:rPr>
        <w:t>附录二 项目移交文档</w:t>
      </w:r>
      <w:bookmarkEnd w:id="94"/>
      <w:bookmarkEnd w:id="95"/>
      <w:bookmarkEnd w:id="96"/>
    </w:p>
    <w:tbl>
      <w:tblPr>
        <w:tblStyle w:val="30"/>
        <w:tblW w:w="9200" w:type="dxa"/>
        <w:tblInd w:w="93" w:type="dxa"/>
        <w:tblLayout w:type="fixed"/>
        <w:tblCellMar>
          <w:top w:w="0" w:type="dxa"/>
          <w:left w:w="108" w:type="dxa"/>
          <w:bottom w:w="0" w:type="dxa"/>
          <w:right w:w="108" w:type="dxa"/>
        </w:tblCellMar>
      </w:tblPr>
      <w:tblGrid>
        <w:gridCol w:w="1008"/>
        <w:gridCol w:w="1732"/>
        <w:gridCol w:w="6460"/>
      </w:tblGrid>
      <w:tr>
        <w:tblPrEx>
          <w:tblCellMar>
            <w:top w:w="0" w:type="dxa"/>
            <w:left w:w="108" w:type="dxa"/>
            <w:bottom w:w="0" w:type="dxa"/>
            <w:right w:w="108" w:type="dxa"/>
          </w:tblCellMar>
        </w:tblPrEx>
        <w:trPr>
          <w:trHeight w:val="345" w:hRule="atLeast"/>
        </w:trPr>
        <w:tc>
          <w:tcPr>
            <w:tcW w:w="1008" w:type="dxa"/>
            <w:tcBorders>
              <w:top w:val="single" w:color="auto" w:sz="8" w:space="0"/>
              <w:left w:val="single" w:color="auto" w:sz="8" w:space="0"/>
              <w:bottom w:val="single" w:color="auto" w:sz="8" w:space="0"/>
              <w:right w:val="single" w:color="auto" w:sz="8" w:space="0"/>
            </w:tcBorders>
            <w:shd w:val="clear" w:color="000000" w:fill="CCFFCC"/>
            <w:vAlign w:val="bottom"/>
          </w:tcPr>
          <w:p>
            <w:pPr>
              <w:rPr>
                <w:b/>
                <w:bCs/>
                <w:szCs w:val="21"/>
              </w:rPr>
            </w:pPr>
            <w:r>
              <w:rPr>
                <w:rFonts w:hint="eastAsia" w:eastAsia="宋体"/>
                <w:b/>
                <w:bCs/>
                <w:szCs w:val="21"/>
              </w:rPr>
              <w:t>编号</w:t>
            </w:r>
          </w:p>
        </w:tc>
        <w:tc>
          <w:tcPr>
            <w:tcW w:w="1732" w:type="dxa"/>
            <w:tcBorders>
              <w:top w:val="single" w:color="auto" w:sz="8" w:space="0"/>
              <w:left w:val="nil"/>
              <w:bottom w:val="single" w:color="auto" w:sz="8" w:space="0"/>
              <w:right w:val="single" w:color="auto" w:sz="8" w:space="0"/>
            </w:tcBorders>
            <w:shd w:val="clear" w:color="000000" w:fill="CCFFCC"/>
            <w:vAlign w:val="bottom"/>
          </w:tcPr>
          <w:p>
            <w:pPr>
              <w:ind w:firstLine="482"/>
              <w:rPr>
                <w:b/>
                <w:bCs/>
                <w:szCs w:val="21"/>
              </w:rPr>
            </w:pPr>
            <w:r>
              <w:rPr>
                <w:rFonts w:hint="eastAsia" w:eastAsia="宋体"/>
                <w:b/>
                <w:bCs/>
                <w:szCs w:val="21"/>
              </w:rPr>
              <w:t>内容</w:t>
            </w:r>
          </w:p>
        </w:tc>
        <w:tc>
          <w:tcPr>
            <w:tcW w:w="6460" w:type="dxa"/>
            <w:tcBorders>
              <w:top w:val="single" w:color="auto" w:sz="8" w:space="0"/>
              <w:left w:val="nil"/>
              <w:bottom w:val="single" w:color="auto" w:sz="8" w:space="0"/>
              <w:right w:val="single" w:color="auto" w:sz="8" w:space="0"/>
            </w:tcBorders>
            <w:shd w:val="clear" w:color="000000" w:fill="CCFFCC"/>
            <w:vAlign w:val="bottom"/>
          </w:tcPr>
          <w:p>
            <w:pPr>
              <w:ind w:firstLine="1773" w:firstLineChars="739"/>
              <w:rPr>
                <w:b/>
                <w:bCs/>
                <w:szCs w:val="21"/>
              </w:rPr>
            </w:pPr>
            <w:r>
              <w:rPr>
                <w:rFonts w:hint="eastAsia" w:eastAsia="宋体"/>
                <w:b/>
                <w:bCs/>
                <w:szCs w:val="21"/>
              </w:rPr>
              <w:t>备注</w:t>
            </w:r>
          </w:p>
        </w:tc>
      </w:tr>
      <w:tr>
        <w:tblPrEx>
          <w:tblCellMar>
            <w:top w:w="0" w:type="dxa"/>
            <w:left w:w="108" w:type="dxa"/>
            <w:bottom w:w="0" w:type="dxa"/>
            <w:right w:w="108" w:type="dxa"/>
          </w:tblCellMar>
        </w:tblPrEx>
        <w:trPr>
          <w:trHeight w:val="300"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Cs w:val="21"/>
              </w:rPr>
            </w:pPr>
            <w:r>
              <w:rPr>
                <w:rFonts w:hint="eastAsia" w:eastAsia="宋体"/>
                <w:szCs w:val="21"/>
              </w:rPr>
              <w:t>1</w:t>
            </w:r>
          </w:p>
        </w:tc>
        <w:tc>
          <w:tcPr>
            <w:tcW w:w="1732" w:type="dxa"/>
            <w:tcBorders>
              <w:top w:val="nil"/>
              <w:left w:val="nil"/>
              <w:bottom w:val="single" w:color="auto" w:sz="8" w:space="0"/>
              <w:right w:val="single" w:color="auto" w:sz="8" w:space="0"/>
            </w:tcBorders>
            <w:vAlign w:val="center"/>
          </w:tcPr>
          <w:p>
            <w:pPr>
              <w:rPr>
                <w:szCs w:val="21"/>
              </w:rPr>
            </w:pPr>
            <w:r>
              <w:rPr>
                <w:rFonts w:hint="eastAsia" w:eastAsia="宋体"/>
                <w:szCs w:val="21"/>
              </w:rPr>
              <w:t>需求分析说明书</w:t>
            </w:r>
          </w:p>
        </w:tc>
        <w:tc>
          <w:tcPr>
            <w:tcW w:w="6460" w:type="dxa"/>
            <w:tcBorders>
              <w:top w:val="nil"/>
              <w:left w:val="nil"/>
              <w:bottom w:val="single" w:color="auto" w:sz="8" w:space="0"/>
              <w:right w:val="single" w:color="auto" w:sz="8" w:space="0"/>
            </w:tcBorders>
            <w:vAlign w:val="center"/>
          </w:tcPr>
          <w:p>
            <w:pPr>
              <w:rPr>
                <w:szCs w:val="21"/>
              </w:rPr>
            </w:pPr>
            <w:r>
              <w:rPr>
                <w:rFonts w:hint="eastAsia" w:eastAsia="宋体"/>
                <w:szCs w:val="21"/>
              </w:rPr>
              <w:t>需求规格说明书及分析说明书</w:t>
            </w:r>
          </w:p>
        </w:tc>
      </w:tr>
      <w:tr>
        <w:tblPrEx>
          <w:tblCellMar>
            <w:top w:w="0" w:type="dxa"/>
            <w:left w:w="108" w:type="dxa"/>
            <w:bottom w:w="0" w:type="dxa"/>
            <w:right w:w="108" w:type="dxa"/>
          </w:tblCellMar>
        </w:tblPrEx>
        <w:trPr>
          <w:trHeight w:val="300"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Cs w:val="21"/>
              </w:rPr>
            </w:pPr>
            <w:r>
              <w:rPr>
                <w:rFonts w:hint="eastAsia" w:eastAsia="宋体"/>
                <w:szCs w:val="21"/>
              </w:rPr>
              <w:t>2</w:t>
            </w:r>
          </w:p>
        </w:tc>
        <w:tc>
          <w:tcPr>
            <w:tcW w:w="1732" w:type="dxa"/>
            <w:tcBorders>
              <w:top w:val="nil"/>
              <w:left w:val="nil"/>
              <w:bottom w:val="single" w:color="auto" w:sz="8" w:space="0"/>
              <w:right w:val="single" w:color="auto" w:sz="8" w:space="0"/>
            </w:tcBorders>
            <w:vAlign w:val="center"/>
          </w:tcPr>
          <w:p>
            <w:pPr>
              <w:rPr>
                <w:szCs w:val="21"/>
              </w:rPr>
            </w:pPr>
            <w:r>
              <w:rPr>
                <w:rFonts w:hint="eastAsia" w:eastAsia="宋体"/>
                <w:szCs w:val="21"/>
              </w:rPr>
              <w:t>系统架构设计文档</w:t>
            </w:r>
          </w:p>
        </w:tc>
        <w:tc>
          <w:tcPr>
            <w:tcW w:w="6460" w:type="dxa"/>
            <w:tcBorders>
              <w:top w:val="nil"/>
              <w:left w:val="nil"/>
              <w:bottom w:val="single" w:color="auto" w:sz="8" w:space="0"/>
              <w:right w:val="single" w:color="auto" w:sz="8" w:space="0"/>
            </w:tcBorders>
            <w:vAlign w:val="center"/>
          </w:tcPr>
          <w:p>
            <w:pPr>
              <w:rPr>
                <w:szCs w:val="21"/>
              </w:rPr>
            </w:pPr>
            <w:r>
              <w:rPr>
                <w:rFonts w:hint="eastAsia" w:eastAsia="宋体"/>
                <w:szCs w:val="21"/>
              </w:rPr>
              <w:t>系统架构设计说明书</w:t>
            </w:r>
          </w:p>
        </w:tc>
      </w:tr>
      <w:tr>
        <w:tblPrEx>
          <w:tblCellMar>
            <w:top w:w="0" w:type="dxa"/>
            <w:left w:w="108" w:type="dxa"/>
            <w:bottom w:w="0" w:type="dxa"/>
            <w:right w:w="108" w:type="dxa"/>
          </w:tblCellMar>
        </w:tblPrEx>
        <w:trPr>
          <w:trHeight w:val="300"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Cs w:val="21"/>
              </w:rPr>
            </w:pPr>
            <w:r>
              <w:rPr>
                <w:rFonts w:hint="eastAsia" w:eastAsia="宋体"/>
                <w:szCs w:val="21"/>
              </w:rPr>
              <w:t>3</w:t>
            </w:r>
          </w:p>
        </w:tc>
        <w:tc>
          <w:tcPr>
            <w:tcW w:w="1732" w:type="dxa"/>
            <w:tcBorders>
              <w:top w:val="nil"/>
              <w:left w:val="nil"/>
              <w:bottom w:val="single" w:color="auto" w:sz="8" w:space="0"/>
              <w:right w:val="single" w:color="auto" w:sz="8" w:space="0"/>
            </w:tcBorders>
            <w:vAlign w:val="center"/>
          </w:tcPr>
          <w:p>
            <w:pPr>
              <w:rPr>
                <w:szCs w:val="21"/>
              </w:rPr>
            </w:pPr>
            <w:r>
              <w:rPr>
                <w:rFonts w:hint="eastAsia" w:eastAsia="宋体"/>
                <w:szCs w:val="21"/>
              </w:rPr>
              <w:t>系统概要设计文档</w:t>
            </w:r>
          </w:p>
        </w:tc>
        <w:tc>
          <w:tcPr>
            <w:tcW w:w="6460" w:type="dxa"/>
            <w:tcBorders>
              <w:top w:val="nil"/>
              <w:left w:val="nil"/>
              <w:bottom w:val="single" w:color="auto" w:sz="8" w:space="0"/>
              <w:right w:val="single" w:color="auto" w:sz="8" w:space="0"/>
            </w:tcBorders>
            <w:vAlign w:val="center"/>
          </w:tcPr>
          <w:p>
            <w:pPr>
              <w:rPr>
                <w:szCs w:val="21"/>
              </w:rPr>
            </w:pPr>
            <w:r>
              <w:rPr>
                <w:rFonts w:hint="eastAsia" w:eastAsia="宋体"/>
                <w:szCs w:val="21"/>
              </w:rPr>
              <w:t>系统概要设计文档</w:t>
            </w:r>
          </w:p>
        </w:tc>
      </w:tr>
      <w:tr>
        <w:tblPrEx>
          <w:tblCellMar>
            <w:top w:w="0" w:type="dxa"/>
            <w:left w:w="108" w:type="dxa"/>
            <w:bottom w:w="0" w:type="dxa"/>
            <w:right w:w="108" w:type="dxa"/>
          </w:tblCellMar>
        </w:tblPrEx>
        <w:trPr>
          <w:trHeight w:val="300" w:hRule="atLeast"/>
        </w:trPr>
        <w:tc>
          <w:tcPr>
            <w:tcW w:w="1008" w:type="dxa"/>
            <w:vMerge w:val="restart"/>
            <w:tcBorders>
              <w:top w:val="nil"/>
              <w:left w:val="single" w:color="auto" w:sz="8" w:space="0"/>
              <w:bottom w:val="single" w:color="auto" w:sz="8" w:space="0"/>
              <w:right w:val="single" w:color="auto" w:sz="8" w:space="0"/>
            </w:tcBorders>
            <w:vAlign w:val="center"/>
          </w:tcPr>
          <w:p>
            <w:pPr>
              <w:ind w:firstLine="480"/>
              <w:jc w:val="right"/>
              <w:rPr>
                <w:szCs w:val="21"/>
              </w:rPr>
            </w:pPr>
            <w:r>
              <w:rPr>
                <w:rFonts w:hint="eastAsia" w:eastAsia="宋体"/>
                <w:szCs w:val="21"/>
              </w:rPr>
              <w:t>4</w:t>
            </w:r>
          </w:p>
        </w:tc>
        <w:tc>
          <w:tcPr>
            <w:tcW w:w="1732" w:type="dxa"/>
            <w:vMerge w:val="restart"/>
            <w:tcBorders>
              <w:top w:val="nil"/>
              <w:left w:val="single" w:color="auto" w:sz="8" w:space="0"/>
              <w:bottom w:val="single" w:color="auto" w:sz="8" w:space="0"/>
              <w:right w:val="single" w:color="auto" w:sz="8" w:space="0"/>
            </w:tcBorders>
            <w:vAlign w:val="center"/>
          </w:tcPr>
          <w:p>
            <w:pPr>
              <w:rPr>
                <w:szCs w:val="21"/>
              </w:rPr>
            </w:pPr>
            <w:r>
              <w:rPr>
                <w:rFonts w:hint="eastAsia" w:eastAsia="宋体"/>
                <w:szCs w:val="21"/>
              </w:rPr>
              <w:t>系统详细设计文档</w:t>
            </w: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1.数据库设计说明，包含数据字典说明、数据库表结构等</w:t>
            </w:r>
          </w:p>
        </w:tc>
      </w:tr>
      <w:tr>
        <w:tblPrEx>
          <w:tblCellMar>
            <w:top w:w="0" w:type="dxa"/>
            <w:left w:w="108" w:type="dxa"/>
            <w:bottom w:w="0" w:type="dxa"/>
            <w:right w:w="108" w:type="dxa"/>
          </w:tblCellMar>
        </w:tblPrEx>
        <w:trPr>
          <w:trHeight w:val="300" w:hRule="atLeast"/>
        </w:trPr>
        <w:tc>
          <w:tcPr>
            <w:tcW w:w="1008" w:type="dxa"/>
            <w:vMerge w:val="continue"/>
            <w:tcBorders>
              <w:top w:val="nil"/>
              <w:left w:val="single" w:color="auto" w:sz="8" w:space="0"/>
              <w:bottom w:val="single" w:color="auto" w:sz="8" w:space="0"/>
              <w:right w:val="single" w:color="auto" w:sz="8" w:space="0"/>
            </w:tcBorders>
            <w:vAlign w:val="center"/>
          </w:tcPr>
          <w:p>
            <w:pPr>
              <w:ind w:firstLine="480"/>
              <w:rPr>
                <w:szCs w:val="21"/>
              </w:rPr>
            </w:pPr>
          </w:p>
        </w:tc>
        <w:tc>
          <w:tcPr>
            <w:tcW w:w="1732" w:type="dxa"/>
            <w:vMerge w:val="continue"/>
            <w:tcBorders>
              <w:top w:val="nil"/>
              <w:left w:val="single" w:color="auto" w:sz="8" w:space="0"/>
              <w:bottom w:val="single" w:color="auto" w:sz="8" w:space="0"/>
              <w:right w:val="single" w:color="auto" w:sz="8" w:space="0"/>
            </w:tcBorders>
            <w:vAlign w:val="center"/>
          </w:tcPr>
          <w:p>
            <w:pPr>
              <w:ind w:firstLine="480"/>
              <w:rPr>
                <w:szCs w:val="21"/>
              </w:rPr>
            </w:pP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2.重要程序流程（例如：用户权限验证、用户数据同步）设计说明等</w:t>
            </w:r>
          </w:p>
        </w:tc>
      </w:tr>
      <w:tr>
        <w:tblPrEx>
          <w:tblCellMar>
            <w:top w:w="0" w:type="dxa"/>
            <w:left w:w="108" w:type="dxa"/>
            <w:bottom w:w="0" w:type="dxa"/>
            <w:right w:w="108" w:type="dxa"/>
          </w:tblCellMar>
        </w:tblPrEx>
        <w:trPr>
          <w:trHeight w:val="300" w:hRule="atLeast"/>
        </w:trPr>
        <w:tc>
          <w:tcPr>
            <w:tcW w:w="1008" w:type="dxa"/>
            <w:vMerge w:val="continue"/>
            <w:tcBorders>
              <w:top w:val="nil"/>
              <w:left w:val="single" w:color="auto" w:sz="8" w:space="0"/>
              <w:bottom w:val="single" w:color="auto" w:sz="8" w:space="0"/>
              <w:right w:val="single" w:color="auto" w:sz="8" w:space="0"/>
            </w:tcBorders>
            <w:vAlign w:val="center"/>
          </w:tcPr>
          <w:p>
            <w:pPr>
              <w:ind w:firstLine="480"/>
              <w:rPr>
                <w:szCs w:val="21"/>
              </w:rPr>
            </w:pPr>
          </w:p>
        </w:tc>
        <w:tc>
          <w:tcPr>
            <w:tcW w:w="1732" w:type="dxa"/>
            <w:vMerge w:val="continue"/>
            <w:tcBorders>
              <w:top w:val="nil"/>
              <w:left w:val="single" w:color="auto" w:sz="8" w:space="0"/>
              <w:bottom w:val="single" w:color="auto" w:sz="8" w:space="0"/>
              <w:right w:val="single" w:color="auto" w:sz="8" w:space="0"/>
            </w:tcBorders>
            <w:vAlign w:val="center"/>
          </w:tcPr>
          <w:p>
            <w:pPr>
              <w:ind w:firstLine="480"/>
              <w:rPr>
                <w:szCs w:val="21"/>
              </w:rPr>
            </w:pP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3.重要程序（例如：数据库连接池、权限验证过滤器、核心模块功能）设计说明等</w:t>
            </w:r>
          </w:p>
        </w:tc>
      </w:tr>
      <w:tr>
        <w:tblPrEx>
          <w:tblCellMar>
            <w:top w:w="0" w:type="dxa"/>
            <w:left w:w="108" w:type="dxa"/>
            <w:bottom w:w="0" w:type="dxa"/>
            <w:right w:w="108" w:type="dxa"/>
          </w:tblCellMar>
        </w:tblPrEx>
        <w:trPr>
          <w:trHeight w:val="495"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Cs w:val="21"/>
              </w:rPr>
            </w:pPr>
            <w:r>
              <w:rPr>
                <w:rFonts w:hint="eastAsia" w:eastAsia="宋体"/>
                <w:szCs w:val="21"/>
              </w:rPr>
              <w:t>5</w:t>
            </w:r>
          </w:p>
        </w:tc>
        <w:tc>
          <w:tcPr>
            <w:tcW w:w="1732" w:type="dxa"/>
            <w:tcBorders>
              <w:top w:val="nil"/>
              <w:left w:val="nil"/>
              <w:bottom w:val="single" w:color="auto" w:sz="8" w:space="0"/>
              <w:right w:val="single" w:color="auto" w:sz="8" w:space="0"/>
            </w:tcBorders>
            <w:vAlign w:val="center"/>
          </w:tcPr>
          <w:p>
            <w:pPr>
              <w:rPr>
                <w:szCs w:val="21"/>
              </w:rPr>
            </w:pPr>
            <w:r>
              <w:rPr>
                <w:rFonts w:hint="eastAsia" w:eastAsia="宋体"/>
                <w:szCs w:val="21"/>
              </w:rPr>
              <w:t>系统部署手册</w:t>
            </w: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系统硬件架构图（网络拓扑图），系统硬件配置和用途清单，系统资源分配情况清单，系统部署步骤和过程详细记录等</w:t>
            </w:r>
          </w:p>
        </w:tc>
      </w:tr>
      <w:tr>
        <w:tblPrEx>
          <w:tblCellMar>
            <w:top w:w="0" w:type="dxa"/>
            <w:left w:w="108" w:type="dxa"/>
            <w:bottom w:w="0" w:type="dxa"/>
            <w:right w:w="108" w:type="dxa"/>
          </w:tblCellMar>
        </w:tblPrEx>
        <w:trPr>
          <w:trHeight w:val="495"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Cs w:val="21"/>
              </w:rPr>
            </w:pPr>
            <w:r>
              <w:rPr>
                <w:rFonts w:hint="eastAsia" w:eastAsia="宋体"/>
                <w:szCs w:val="21"/>
              </w:rPr>
              <w:t>6</w:t>
            </w:r>
          </w:p>
        </w:tc>
        <w:tc>
          <w:tcPr>
            <w:tcW w:w="1732" w:type="dxa"/>
            <w:tcBorders>
              <w:top w:val="nil"/>
              <w:left w:val="nil"/>
              <w:bottom w:val="single" w:color="auto" w:sz="8" w:space="0"/>
              <w:right w:val="single" w:color="auto" w:sz="8" w:space="0"/>
            </w:tcBorders>
            <w:vAlign w:val="center"/>
          </w:tcPr>
          <w:p>
            <w:pPr>
              <w:rPr>
                <w:szCs w:val="21"/>
              </w:rPr>
            </w:pPr>
            <w:r>
              <w:rPr>
                <w:rFonts w:hint="eastAsia" w:eastAsia="宋体"/>
                <w:szCs w:val="21"/>
              </w:rPr>
              <w:t>测试文档</w:t>
            </w: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测试用例、测试跟踪报告、UAT报告、压力测试报告</w:t>
            </w:r>
          </w:p>
        </w:tc>
      </w:tr>
      <w:tr>
        <w:tblPrEx>
          <w:tblCellMar>
            <w:top w:w="0" w:type="dxa"/>
            <w:left w:w="108" w:type="dxa"/>
            <w:bottom w:w="0" w:type="dxa"/>
            <w:right w:w="108" w:type="dxa"/>
          </w:tblCellMar>
        </w:tblPrEx>
        <w:trPr>
          <w:trHeight w:val="495"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Cs w:val="21"/>
              </w:rPr>
            </w:pPr>
            <w:r>
              <w:rPr>
                <w:rFonts w:hint="eastAsia" w:eastAsia="宋体"/>
                <w:szCs w:val="21"/>
              </w:rPr>
              <w:t>7</w:t>
            </w:r>
          </w:p>
        </w:tc>
        <w:tc>
          <w:tcPr>
            <w:tcW w:w="1732" w:type="dxa"/>
            <w:tcBorders>
              <w:top w:val="nil"/>
              <w:left w:val="nil"/>
              <w:bottom w:val="single" w:color="auto" w:sz="8" w:space="0"/>
              <w:right w:val="single" w:color="auto" w:sz="8" w:space="0"/>
            </w:tcBorders>
            <w:vAlign w:val="center"/>
          </w:tcPr>
          <w:p>
            <w:pPr>
              <w:rPr>
                <w:szCs w:val="21"/>
              </w:rPr>
            </w:pPr>
            <w:r>
              <w:rPr>
                <w:rFonts w:hint="eastAsia" w:eastAsia="宋体"/>
                <w:szCs w:val="21"/>
              </w:rPr>
              <w:t>安全文档</w:t>
            </w: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安全需求分析、设计、开发、测试、白盒黑盒等安全扫描结果报告</w:t>
            </w:r>
          </w:p>
        </w:tc>
      </w:tr>
      <w:tr>
        <w:tblPrEx>
          <w:tblCellMar>
            <w:top w:w="0" w:type="dxa"/>
            <w:left w:w="108" w:type="dxa"/>
            <w:bottom w:w="0" w:type="dxa"/>
            <w:right w:w="108" w:type="dxa"/>
          </w:tblCellMar>
        </w:tblPrEx>
        <w:trPr>
          <w:trHeight w:val="495"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Cs w:val="21"/>
              </w:rPr>
            </w:pPr>
            <w:r>
              <w:rPr>
                <w:rFonts w:hint="eastAsia" w:eastAsia="宋体"/>
                <w:szCs w:val="21"/>
              </w:rPr>
              <w:t>8</w:t>
            </w:r>
          </w:p>
        </w:tc>
        <w:tc>
          <w:tcPr>
            <w:tcW w:w="1732" w:type="dxa"/>
            <w:tcBorders>
              <w:top w:val="nil"/>
              <w:left w:val="nil"/>
              <w:bottom w:val="single" w:color="auto" w:sz="8" w:space="0"/>
              <w:right w:val="single" w:color="auto" w:sz="8" w:space="0"/>
            </w:tcBorders>
            <w:vAlign w:val="center"/>
          </w:tcPr>
          <w:p>
            <w:pPr>
              <w:rPr>
                <w:szCs w:val="21"/>
              </w:rPr>
            </w:pPr>
            <w:r>
              <w:rPr>
                <w:rFonts w:hint="eastAsia" w:eastAsia="宋体"/>
                <w:szCs w:val="21"/>
              </w:rPr>
              <w:t>上线文档</w:t>
            </w: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上线计划、上线方案、发布手册等</w:t>
            </w:r>
          </w:p>
        </w:tc>
      </w:tr>
      <w:tr>
        <w:tblPrEx>
          <w:tblCellMar>
            <w:top w:w="0" w:type="dxa"/>
            <w:left w:w="108" w:type="dxa"/>
            <w:bottom w:w="0" w:type="dxa"/>
            <w:right w:w="108" w:type="dxa"/>
          </w:tblCellMar>
        </w:tblPrEx>
        <w:trPr>
          <w:trHeight w:val="300" w:hRule="atLeast"/>
        </w:trPr>
        <w:tc>
          <w:tcPr>
            <w:tcW w:w="1008" w:type="dxa"/>
            <w:vMerge w:val="restart"/>
            <w:tcBorders>
              <w:top w:val="nil"/>
              <w:left w:val="single" w:color="auto" w:sz="8" w:space="0"/>
              <w:right w:val="single" w:color="auto" w:sz="8" w:space="0"/>
            </w:tcBorders>
            <w:vAlign w:val="center"/>
          </w:tcPr>
          <w:p>
            <w:pPr>
              <w:ind w:firstLine="480"/>
              <w:jc w:val="right"/>
              <w:rPr>
                <w:szCs w:val="21"/>
              </w:rPr>
            </w:pPr>
            <w:r>
              <w:rPr>
                <w:rFonts w:hint="eastAsia" w:eastAsia="宋体"/>
                <w:szCs w:val="21"/>
              </w:rPr>
              <w:t>9</w:t>
            </w:r>
          </w:p>
        </w:tc>
        <w:tc>
          <w:tcPr>
            <w:tcW w:w="1732" w:type="dxa"/>
            <w:vMerge w:val="restart"/>
            <w:tcBorders>
              <w:top w:val="nil"/>
              <w:left w:val="single" w:color="auto" w:sz="8" w:space="0"/>
              <w:right w:val="single" w:color="auto" w:sz="8" w:space="0"/>
            </w:tcBorders>
            <w:vAlign w:val="center"/>
          </w:tcPr>
          <w:p>
            <w:pPr>
              <w:rPr>
                <w:szCs w:val="21"/>
              </w:rPr>
            </w:pPr>
            <w:r>
              <w:rPr>
                <w:rFonts w:hint="eastAsia" w:eastAsia="宋体"/>
                <w:szCs w:val="21"/>
              </w:rPr>
              <w:t>系统运维手册</w:t>
            </w: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主要内容：</w:t>
            </w:r>
          </w:p>
        </w:tc>
      </w:tr>
      <w:tr>
        <w:tblPrEx>
          <w:tblCellMar>
            <w:top w:w="0" w:type="dxa"/>
            <w:left w:w="108" w:type="dxa"/>
            <w:bottom w:w="0" w:type="dxa"/>
            <w:right w:w="108" w:type="dxa"/>
          </w:tblCellMar>
        </w:tblPrEx>
        <w:trPr>
          <w:trHeight w:val="300" w:hRule="atLeast"/>
        </w:trPr>
        <w:tc>
          <w:tcPr>
            <w:tcW w:w="1008" w:type="dxa"/>
            <w:vMerge w:val="continue"/>
            <w:tcBorders>
              <w:left w:val="single" w:color="auto" w:sz="8" w:space="0"/>
              <w:right w:val="single" w:color="auto" w:sz="8" w:space="0"/>
            </w:tcBorders>
            <w:vAlign w:val="center"/>
          </w:tcPr>
          <w:p>
            <w:pPr>
              <w:ind w:firstLine="480"/>
              <w:rPr>
                <w:szCs w:val="21"/>
              </w:rPr>
            </w:pPr>
          </w:p>
        </w:tc>
        <w:tc>
          <w:tcPr>
            <w:tcW w:w="1732" w:type="dxa"/>
            <w:vMerge w:val="continue"/>
            <w:tcBorders>
              <w:left w:val="single" w:color="auto" w:sz="8" w:space="0"/>
              <w:right w:val="single" w:color="auto" w:sz="8" w:space="0"/>
            </w:tcBorders>
            <w:vAlign w:val="center"/>
          </w:tcPr>
          <w:p>
            <w:pPr>
              <w:ind w:firstLine="480"/>
              <w:rPr>
                <w:szCs w:val="21"/>
              </w:rPr>
            </w:pP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1.数据库维护说明，包含建库、备份库、恢复库、复制库；</w:t>
            </w:r>
          </w:p>
        </w:tc>
      </w:tr>
      <w:tr>
        <w:tblPrEx>
          <w:tblCellMar>
            <w:top w:w="0" w:type="dxa"/>
            <w:left w:w="108" w:type="dxa"/>
            <w:bottom w:w="0" w:type="dxa"/>
            <w:right w:w="108" w:type="dxa"/>
          </w:tblCellMar>
        </w:tblPrEx>
        <w:trPr>
          <w:trHeight w:val="300" w:hRule="atLeast"/>
        </w:trPr>
        <w:tc>
          <w:tcPr>
            <w:tcW w:w="1008" w:type="dxa"/>
            <w:vMerge w:val="continue"/>
            <w:tcBorders>
              <w:left w:val="single" w:color="auto" w:sz="8" w:space="0"/>
              <w:right w:val="single" w:color="auto" w:sz="8" w:space="0"/>
            </w:tcBorders>
            <w:vAlign w:val="center"/>
          </w:tcPr>
          <w:p>
            <w:pPr>
              <w:ind w:firstLine="480"/>
              <w:rPr>
                <w:szCs w:val="21"/>
              </w:rPr>
            </w:pPr>
          </w:p>
        </w:tc>
        <w:tc>
          <w:tcPr>
            <w:tcW w:w="1732" w:type="dxa"/>
            <w:vMerge w:val="continue"/>
            <w:tcBorders>
              <w:left w:val="single" w:color="auto" w:sz="8" w:space="0"/>
              <w:right w:val="single" w:color="auto" w:sz="8" w:space="0"/>
            </w:tcBorders>
            <w:vAlign w:val="center"/>
          </w:tcPr>
          <w:p>
            <w:pPr>
              <w:ind w:firstLine="480"/>
              <w:rPr>
                <w:szCs w:val="21"/>
              </w:rPr>
            </w:pP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2.中间件维护说明，包含建立、打补丁、升级、修改设置、启动停止；</w:t>
            </w:r>
          </w:p>
        </w:tc>
      </w:tr>
      <w:tr>
        <w:tblPrEx>
          <w:tblCellMar>
            <w:top w:w="0" w:type="dxa"/>
            <w:left w:w="108" w:type="dxa"/>
            <w:bottom w:w="0" w:type="dxa"/>
            <w:right w:w="108" w:type="dxa"/>
          </w:tblCellMar>
        </w:tblPrEx>
        <w:trPr>
          <w:trHeight w:val="300" w:hRule="atLeast"/>
        </w:trPr>
        <w:tc>
          <w:tcPr>
            <w:tcW w:w="1008" w:type="dxa"/>
            <w:vMerge w:val="continue"/>
            <w:tcBorders>
              <w:left w:val="single" w:color="auto" w:sz="8" w:space="0"/>
              <w:right w:val="single" w:color="auto" w:sz="8" w:space="0"/>
            </w:tcBorders>
            <w:vAlign w:val="center"/>
          </w:tcPr>
          <w:p>
            <w:pPr>
              <w:ind w:firstLine="480"/>
              <w:rPr>
                <w:szCs w:val="21"/>
              </w:rPr>
            </w:pPr>
          </w:p>
        </w:tc>
        <w:tc>
          <w:tcPr>
            <w:tcW w:w="1732" w:type="dxa"/>
            <w:vMerge w:val="continue"/>
            <w:tcBorders>
              <w:left w:val="single" w:color="auto" w:sz="8" w:space="0"/>
              <w:right w:val="single" w:color="auto" w:sz="8" w:space="0"/>
            </w:tcBorders>
            <w:vAlign w:val="center"/>
          </w:tcPr>
          <w:p>
            <w:pPr>
              <w:ind w:firstLine="480"/>
              <w:rPr>
                <w:szCs w:val="21"/>
              </w:rPr>
            </w:pP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3.备份说明，包含应用程序、中间件、文件服务器、日志的备份；</w:t>
            </w:r>
          </w:p>
        </w:tc>
      </w:tr>
      <w:tr>
        <w:tblPrEx>
          <w:tblCellMar>
            <w:top w:w="0" w:type="dxa"/>
            <w:left w:w="108" w:type="dxa"/>
            <w:bottom w:w="0" w:type="dxa"/>
            <w:right w:w="108" w:type="dxa"/>
          </w:tblCellMar>
        </w:tblPrEx>
        <w:trPr>
          <w:trHeight w:val="300" w:hRule="atLeast"/>
        </w:trPr>
        <w:tc>
          <w:tcPr>
            <w:tcW w:w="1008" w:type="dxa"/>
            <w:vMerge w:val="continue"/>
            <w:tcBorders>
              <w:left w:val="single" w:color="auto" w:sz="8" w:space="0"/>
              <w:right w:val="single" w:color="auto" w:sz="8" w:space="0"/>
            </w:tcBorders>
            <w:vAlign w:val="center"/>
          </w:tcPr>
          <w:p>
            <w:pPr>
              <w:ind w:firstLine="480"/>
              <w:rPr>
                <w:szCs w:val="21"/>
              </w:rPr>
            </w:pPr>
          </w:p>
        </w:tc>
        <w:tc>
          <w:tcPr>
            <w:tcW w:w="1732" w:type="dxa"/>
            <w:vMerge w:val="continue"/>
            <w:tcBorders>
              <w:left w:val="single" w:color="auto" w:sz="8" w:space="0"/>
              <w:right w:val="single" w:color="auto" w:sz="8" w:space="0"/>
            </w:tcBorders>
            <w:vAlign w:val="center"/>
          </w:tcPr>
          <w:p>
            <w:pPr>
              <w:ind w:firstLine="480"/>
              <w:rPr>
                <w:szCs w:val="21"/>
              </w:rPr>
            </w:pP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4.日志维护说明，例如日志空间用完的处理方法；</w:t>
            </w:r>
          </w:p>
        </w:tc>
      </w:tr>
      <w:tr>
        <w:tblPrEx>
          <w:tblCellMar>
            <w:top w:w="0" w:type="dxa"/>
            <w:left w:w="108" w:type="dxa"/>
            <w:bottom w:w="0" w:type="dxa"/>
            <w:right w:w="108" w:type="dxa"/>
          </w:tblCellMar>
        </w:tblPrEx>
        <w:trPr>
          <w:trHeight w:val="300" w:hRule="atLeast"/>
        </w:trPr>
        <w:tc>
          <w:tcPr>
            <w:tcW w:w="1008" w:type="dxa"/>
            <w:vMerge w:val="continue"/>
            <w:tcBorders>
              <w:left w:val="single" w:color="auto" w:sz="8" w:space="0"/>
              <w:right w:val="single" w:color="auto" w:sz="8" w:space="0"/>
            </w:tcBorders>
            <w:vAlign w:val="center"/>
          </w:tcPr>
          <w:p>
            <w:pPr>
              <w:ind w:firstLine="480"/>
              <w:rPr>
                <w:szCs w:val="21"/>
              </w:rPr>
            </w:pPr>
          </w:p>
        </w:tc>
        <w:tc>
          <w:tcPr>
            <w:tcW w:w="1732" w:type="dxa"/>
            <w:vMerge w:val="continue"/>
            <w:tcBorders>
              <w:left w:val="single" w:color="auto" w:sz="8" w:space="0"/>
              <w:right w:val="single" w:color="auto" w:sz="8" w:space="0"/>
            </w:tcBorders>
            <w:vAlign w:val="center"/>
          </w:tcPr>
          <w:p>
            <w:pPr>
              <w:ind w:firstLine="480"/>
              <w:rPr>
                <w:szCs w:val="21"/>
              </w:rPr>
            </w:pP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5.生产环境同步测试环境说明；</w:t>
            </w:r>
          </w:p>
        </w:tc>
      </w:tr>
      <w:tr>
        <w:tblPrEx>
          <w:tblCellMar>
            <w:top w:w="0" w:type="dxa"/>
            <w:left w:w="108" w:type="dxa"/>
            <w:bottom w:w="0" w:type="dxa"/>
            <w:right w:w="108" w:type="dxa"/>
          </w:tblCellMar>
        </w:tblPrEx>
        <w:trPr>
          <w:trHeight w:val="300" w:hRule="atLeast"/>
        </w:trPr>
        <w:tc>
          <w:tcPr>
            <w:tcW w:w="1008" w:type="dxa"/>
            <w:vMerge w:val="continue"/>
            <w:tcBorders>
              <w:left w:val="single" w:color="auto" w:sz="8" w:space="0"/>
              <w:right w:val="single" w:color="auto" w:sz="8" w:space="0"/>
            </w:tcBorders>
            <w:vAlign w:val="center"/>
          </w:tcPr>
          <w:p>
            <w:pPr>
              <w:ind w:firstLine="480"/>
              <w:rPr>
                <w:szCs w:val="21"/>
              </w:rPr>
            </w:pPr>
          </w:p>
        </w:tc>
        <w:tc>
          <w:tcPr>
            <w:tcW w:w="1732" w:type="dxa"/>
            <w:vMerge w:val="continue"/>
            <w:tcBorders>
              <w:left w:val="single" w:color="auto" w:sz="8" w:space="0"/>
              <w:right w:val="single" w:color="auto" w:sz="8" w:space="0"/>
            </w:tcBorders>
            <w:vAlign w:val="center"/>
          </w:tcPr>
          <w:p>
            <w:pPr>
              <w:ind w:firstLine="480"/>
              <w:rPr>
                <w:szCs w:val="21"/>
              </w:rPr>
            </w:pP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6.系统常见问题处理说明；</w:t>
            </w:r>
          </w:p>
        </w:tc>
      </w:tr>
      <w:tr>
        <w:tblPrEx>
          <w:tblCellMar>
            <w:top w:w="0" w:type="dxa"/>
            <w:left w:w="108" w:type="dxa"/>
            <w:bottom w:w="0" w:type="dxa"/>
            <w:right w:w="108" w:type="dxa"/>
          </w:tblCellMar>
        </w:tblPrEx>
        <w:trPr>
          <w:trHeight w:val="300" w:hRule="atLeast"/>
        </w:trPr>
        <w:tc>
          <w:tcPr>
            <w:tcW w:w="1008" w:type="dxa"/>
            <w:vMerge w:val="continue"/>
            <w:tcBorders>
              <w:left w:val="single" w:color="auto" w:sz="8" w:space="0"/>
              <w:right w:val="single" w:color="auto" w:sz="8" w:space="0"/>
            </w:tcBorders>
            <w:vAlign w:val="center"/>
          </w:tcPr>
          <w:p>
            <w:pPr>
              <w:ind w:firstLine="480"/>
              <w:rPr>
                <w:szCs w:val="21"/>
              </w:rPr>
            </w:pPr>
          </w:p>
        </w:tc>
        <w:tc>
          <w:tcPr>
            <w:tcW w:w="1732" w:type="dxa"/>
            <w:vMerge w:val="continue"/>
            <w:tcBorders>
              <w:left w:val="single" w:color="auto" w:sz="8" w:space="0"/>
              <w:right w:val="single" w:color="auto" w:sz="8" w:space="0"/>
            </w:tcBorders>
            <w:vAlign w:val="center"/>
          </w:tcPr>
          <w:p>
            <w:pPr>
              <w:ind w:firstLine="480"/>
              <w:rPr>
                <w:szCs w:val="21"/>
              </w:rPr>
            </w:pP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7.系统表结构、用途、数据维护说明</w:t>
            </w:r>
          </w:p>
        </w:tc>
      </w:tr>
      <w:tr>
        <w:tblPrEx>
          <w:tblCellMar>
            <w:top w:w="0" w:type="dxa"/>
            <w:left w:w="108" w:type="dxa"/>
            <w:bottom w:w="0" w:type="dxa"/>
            <w:right w:w="108" w:type="dxa"/>
          </w:tblCellMar>
        </w:tblPrEx>
        <w:trPr>
          <w:trHeight w:val="300" w:hRule="atLeast"/>
        </w:trPr>
        <w:tc>
          <w:tcPr>
            <w:tcW w:w="1008" w:type="dxa"/>
            <w:vMerge w:val="continue"/>
            <w:tcBorders>
              <w:left w:val="single" w:color="auto" w:sz="8" w:space="0"/>
              <w:right w:val="single" w:color="auto" w:sz="8" w:space="0"/>
            </w:tcBorders>
            <w:vAlign w:val="center"/>
          </w:tcPr>
          <w:p>
            <w:pPr>
              <w:ind w:firstLine="480"/>
              <w:rPr>
                <w:szCs w:val="21"/>
              </w:rPr>
            </w:pPr>
          </w:p>
        </w:tc>
        <w:tc>
          <w:tcPr>
            <w:tcW w:w="1732" w:type="dxa"/>
            <w:vMerge w:val="continue"/>
            <w:tcBorders>
              <w:left w:val="single" w:color="auto" w:sz="8" w:space="0"/>
              <w:right w:val="single" w:color="auto" w:sz="8" w:space="0"/>
            </w:tcBorders>
            <w:vAlign w:val="center"/>
          </w:tcPr>
          <w:p>
            <w:pPr>
              <w:ind w:firstLine="480"/>
              <w:rPr>
                <w:szCs w:val="21"/>
              </w:rPr>
            </w:pP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8.系统监控说明</w:t>
            </w:r>
          </w:p>
        </w:tc>
      </w:tr>
      <w:tr>
        <w:tblPrEx>
          <w:tblCellMar>
            <w:top w:w="0" w:type="dxa"/>
            <w:left w:w="108" w:type="dxa"/>
            <w:bottom w:w="0" w:type="dxa"/>
            <w:right w:w="108" w:type="dxa"/>
          </w:tblCellMar>
        </w:tblPrEx>
        <w:trPr>
          <w:trHeight w:val="300" w:hRule="atLeast"/>
        </w:trPr>
        <w:tc>
          <w:tcPr>
            <w:tcW w:w="1008" w:type="dxa"/>
            <w:vMerge w:val="continue"/>
            <w:tcBorders>
              <w:left w:val="single" w:color="auto" w:sz="8" w:space="0"/>
              <w:bottom w:val="single" w:color="auto" w:sz="8" w:space="0"/>
              <w:right w:val="single" w:color="auto" w:sz="8" w:space="0"/>
            </w:tcBorders>
            <w:vAlign w:val="center"/>
          </w:tcPr>
          <w:p>
            <w:pPr>
              <w:ind w:firstLine="480"/>
              <w:rPr>
                <w:szCs w:val="21"/>
              </w:rPr>
            </w:pPr>
          </w:p>
        </w:tc>
        <w:tc>
          <w:tcPr>
            <w:tcW w:w="1732" w:type="dxa"/>
            <w:vMerge w:val="continue"/>
            <w:tcBorders>
              <w:left w:val="single" w:color="auto" w:sz="8" w:space="0"/>
              <w:bottom w:val="single" w:color="auto" w:sz="8" w:space="0"/>
              <w:right w:val="single" w:color="auto" w:sz="8" w:space="0"/>
            </w:tcBorders>
            <w:vAlign w:val="center"/>
          </w:tcPr>
          <w:p>
            <w:pPr>
              <w:ind w:firstLine="480"/>
              <w:rPr>
                <w:szCs w:val="21"/>
              </w:rPr>
            </w:pPr>
          </w:p>
        </w:tc>
        <w:tc>
          <w:tcPr>
            <w:tcW w:w="6460" w:type="dxa"/>
            <w:tcBorders>
              <w:top w:val="nil"/>
              <w:left w:val="nil"/>
              <w:bottom w:val="single" w:color="auto" w:sz="8" w:space="0"/>
              <w:right w:val="single" w:color="auto" w:sz="8" w:space="0"/>
            </w:tcBorders>
            <w:vAlign w:val="bottom"/>
          </w:tcPr>
          <w:p>
            <w:pPr>
              <w:rPr>
                <w:szCs w:val="21"/>
              </w:rPr>
            </w:pPr>
            <w:r>
              <w:rPr>
                <w:rFonts w:hint="eastAsia" w:eastAsia="宋体"/>
                <w:szCs w:val="21"/>
              </w:rPr>
              <w:t>9.其他运维说明</w:t>
            </w:r>
          </w:p>
        </w:tc>
      </w:tr>
      <w:tr>
        <w:tblPrEx>
          <w:tblCellMar>
            <w:top w:w="0" w:type="dxa"/>
            <w:left w:w="108" w:type="dxa"/>
            <w:bottom w:w="0" w:type="dxa"/>
            <w:right w:w="108" w:type="dxa"/>
          </w:tblCellMar>
        </w:tblPrEx>
        <w:trPr>
          <w:trHeight w:val="300"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Cs w:val="21"/>
              </w:rPr>
            </w:pPr>
            <w:r>
              <w:rPr>
                <w:rFonts w:hint="eastAsia" w:eastAsia="宋体"/>
                <w:szCs w:val="21"/>
              </w:rPr>
              <w:t xml:space="preserve"> 10</w:t>
            </w:r>
          </w:p>
        </w:tc>
        <w:tc>
          <w:tcPr>
            <w:tcW w:w="1732" w:type="dxa"/>
            <w:tcBorders>
              <w:top w:val="nil"/>
              <w:left w:val="nil"/>
              <w:bottom w:val="single" w:color="auto" w:sz="8" w:space="0"/>
              <w:right w:val="single" w:color="auto" w:sz="8" w:space="0"/>
            </w:tcBorders>
            <w:vAlign w:val="center"/>
          </w:tcPr>
          <w:p>
            <w:pPr>
              <w:rPr>
                <w:szCs w:val="21"/>
              </w:rPr>
            </w:pPr>
            <w:r>
              <w:rPr>
                <w:rFonts w:hint="eastAsia" w:eastAsia="宋体"/>
                <w:szCs w:val="21"/>
              </w:rPr>
              <w:t>二次开发源代码及说明</w:t>
            </w:r>
          </w:p>
        </w:tc>
        <w:tc>
          <w:tcPr>
            <w:tcW w:w="6460" w:type="dxa"/>
            <w:tcBorders>
              <w:top w:val="nil"/>
              <w:left w:val="nil"/>
              <w:bottom w:val="single" w:color="auto" w:sz="8" w:space="0"/>
              <w:right w:val="single" w:color="auto" w:sz="8" w:space="0"/>
            </w:tcBorders>
            <w:vAlign w:val="center"/>
          </w:tcPr>
          <w:p>
            <w:pPr>
              <w:rPr>
                <w:szCs w:val="21"/>
              </w:rPr>
            </w:pPr>
            <w:r>
              <w:rPr>
                <w:rFonts w:hint="eastAsia" w:eastAsia="宋体"/>
                <w:szCs w:val="21"/>
              </w:rPr>
              <w:t>主要程序（含java等语言程序和数据库程序）功能描述，源代码和说明等</w:t>
            </w:r>
          </w:p>
        </w:tc>
      </w:tr>
      <w:tr>
        <w:tblPrEx>
          <w:tblCellMar>
            <w:top w:w="0" w:type="dxa"/>
            <w:left w:w="108" w:type="dxa"/>
            <w:bottom w:w="0" w:type="dxa"/>
            <w:right w:w="108" w:type="dxa"/>
          </w:tblCellMar>
        </w:tblPrEx>
        <w:trPr>
          <w:trHeight w:val="300"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Cs w:val="21"/>
              </w:rPr>
            </w:pPr>
            <w:r>
              <w:rPr>
                <w:rFonts w:hint="eastAsia" w:eastAsia="宋体"/>
                <w:szCs w:val="21"/>
              </w:rPr>
              <w:t>11</w:t>
            </w:r>
          </w:p>
        </w:tc>
        <w:tc>
          <w:tcPr>
            <w:tcW w:w="1732" w:type="dxa"/>
            <w:tcBorders>
              <w:top w:val="nil"/>
              <w:left w:val="nil"/>
              <w:bottom w:val="single" w:color="auto" w:sz="8" w:space="0"/>
              <w:right w:val="single" w:color="auto" w:sz="8" w:space="0"/>
            </w:tcBorders>
            <w:vAlign w:val="center"/>
          </w:tcPr>
          <w:p>
            <w:pPr>
              <w:rPr>
                <w:szCs w:val="21"/>
              </w:rPr>
            </w:pPr>
            <w:r>
              <w:rPr>
                <w:rFonts w:hint="eastAsia" w:eastAsia="宋体"/>
                <w:szCs w:val="21"/>
              </w:rPr>
              <w:t>用户使用手册</w:t>
            </w:r>
          </w:p>
        </w:tc>
        <w:tc>
          <w:tcPr>
            <w:tcW w:w="6460" w:type="dxa"/>
            <w:tcBorders>
              <w:top w:val="nil"/>
              <w:left w:val="nil"/>
              <w:bottom w:val="single" w:color="auto" w:sz="8" w:space="0"/>
              <w:right w:val="single" w:color="auto" w:sz="8" w:space="0"/>
            </w:tcBorders>
            <w:vAlign w:val="center"/>
          </w:tcPr>
          <w:p>
            <w:pPr>
              <w:rPr>
                <w:szCs w:val="21"/>
              </w:rPr>
            </w:pPr>
            <w:r>
              <w:rPr>
                <w:rFonts w:hint="eastAsia" w:eastAsia="宋体"/>
                <w:szCs w:val="21"/>
              </w:rPr>
              <w:t>各个系统功能模块用户使用指引（截屏说明）等</w:t>
            </w:r>
          </w:p>
        </w:tc>
      </w:tr>
      <w:tr>
        <w:tblPrEx>
          <w:tblCellMar>
            <w:top w:w="0" w:type="dxa"/>
            <w:left w:w="108" w:type="dxa"/>
            <w:bottom w:w="0" w:type="dxa"/>
            <w:right w:w="108" w:type="dxa"/>
          </w:tblCellMar>
        </w:tblPrEx>
        <w:trPr>
          <w:trHeight w:val="300"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Cs w:val="21"/>
              </w:rPr>
            </w:pPr>
            <w:r>
              <w:rPr>
                <w:rFonts w:hint="eastAsia" w:eastAsia="宋体"/>
                <w:szCs w:val="21"/>
              </w:rPr>
              <w:t>12</w:t>
            </w:r>
          </w:p>
        </w:tc>
        <w:tc>
          <w:tcPr>
            <w:tcW w:w="1732" w:type="dxa"/>
            <w:tcBorders>
              <w:top w:val="nil"/>
              <w:left w:val="nil"/>
              <w:bottom w:val="single" w:color="auto" w:sz="8" w:space="0"/>
              <w:right w:val="single" w:color="auto" w:sz="8" w:space="0"/>
            </w:tcBorders>
            <w:vAlign w:val="center"/>
          </w:tcPr>
          <w:p>
            <w:pPr>
              <w:rPr>
                <w:szCs w:val="21"/>
              </w:rPr>
            </w:pPr>
            <w:r>
              <w:rPr>
                <w:rFonts w:hint="eastAsia" w:eastAsia="宋体"/>
                <w:szCs w:val="21"/>
              </w:rPr>
              <w:t>系统应急预案</w:t>
            </w:r>
          </w:p>
        </w:tc>
        <w:tc>
          <w:tcPr>
            <w:tcW w:w="6460" w:type="dxa"/>
            <w:tcBorders>
              <w:top w:val="nil"/>
              <w:left w:val="nil"/>
              <w:bottom w:val="single" w:color="auto" w:sz="8" w:space="0"/>
              <w:right w:val="single" w:color="auto" w:sz="8" w:space="0"/>
            </w:tcBorders>
            <w:vAlign w:val="center"/>
          </w:tcPr>
          <w:p>
            <w:pPr>
              <w:rPr>
                <w:szCs w:val="21"/>
              </w:rPr>
            </w:pPr>
            <w:r>
              <w:rPr>
                <w:rFonts w:hint="eastAsia" w:eastAsia="宋体"/>
                <w:szCs w:val="21"/>
              </w:rPr>
              <w:t>系统出现紧急情况时的应急处理流程和步骤</w:t>
            </w:r>
          </w:p>
        </w:tc>
      </w:tr>
      <w:tr>
        <w:tblPrEx>
          <w:tblCellMar>
            <w:top w:w="0" w:type="dxa"/>
            <w:left w:w="108" w:type="dxa"/>
            <w:bottom w:w="0" w:type="dxa"/>
            <w:right w:w="108" w:type="dxa"/>
          </w:tblCellMar>
        </w:tblPrEx>
        <w:trPr>
          <w:trHeight w:val="300"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Cs w:val="21"/>
              </w:rPr>
            </w:pPr>
            <w:r>
              <w:rPr>
                <w:rFonts w:hint="eastAsia" w:eastAsia="宋体"/>
                <w:szCs w:val="21"/>
              </w:rPr>
              <w:t>13</w:t>
            </w:r>
          </w:p>
        </w:tc>
        <w:tc>
          <w:tcPr>
            <w:tcW w:w="1732" w:type="dxa"/>
            <w:tcBorders>
              <w:top w:val="nil"/>
              <w:left w:val="nil"/>
              <w:bottom w:val="single" w:color="auto" w:sz="8" w:space="0"/>
              <w:right w:val="single" w:color="auto" w:sz="8" w:space="0"/>
            </w:tcBorders>
            <w:vAlign w:val="center"/>
          </w:tcPr>
          <w:p>
            <w:pPr>
              <w:rPr>
                <w:szCs w:val="21"/>
              </w:rPr>
            </w:pPr>
            <w:r>
              <w:rPr>
                <w:rFonts w:hint="eastAsia" w:eastAsia="宋体"/>
                <w:szCs w:val="21"/>
              </w:rPr>
              <w:t>平台维护手册</w:t>
            </w:r>
          </w:p>
        </w:tc>
        <w:tc>
          <w:tcPr>
            <w:tcW w:w="6460" w:type="dxa"/>
            <w:tcBorders>
              <w:top w:val="nil"/>
              <w:left w:val="nil"/>
              <w:bottom w:val="single" w:color="auto" w:sz="8" w:space="0"/>
              <w:right w:val="single" w:color="auto" w:sz="8" w:space="0"/>
            </w:tcBorders>
            <w:vAlign w:val="center"/>
          </w:tcPr>
          <w:p>
            <w:pPr>
              <w:ind w:firstLine="480"/>
              <w:rPr>
                <w:szCs w:val="21"/>
              </w:rPr>
            </w:pPr>
          </w:p>
        </w:tc>
      </w:tr>
    </w:tbl>
    <w:p/>
    <w:p>
      <w:pPr>
        <w:pStyle w:val="2"/>
        <w:keepLines/>
        <w:numPr>
          <w:ilvl w:val="0"/>
          <w:numId w:val="0"/>
        </w:numPr>
        <w:tabs>
          <w:tab w:val="left" w:pos="492"/>
        </w:tabs>
        <w:spacing w:before="340" w:after="330" w:line="578" w:lineRule="auto"/>
        <w:jc w:val="both"/>
        <w:rPr>
          <w:rFonts w:eastAsia="宋体"/>
        </w:rPr>
      </w:pPr>
      <w:bookmarkStart w:id="97" w:name="_Toc1591"/>
      <w:r>
        <w:rPr>
          <w:rFonts w:hint="eastAsia" w:eastAsia="宋体"/>
        </w:rPr>
        <w:t>附录三 信息系统安全分级管理办法</w:t>
      </w:r>
      <w:bookmarkEnd w:id="97"/>
    </w:p>
    <w:p>
      <w:r>
        <w:pict>
          <v:shape id="_x0000_i1025" o:spt="75" type="#_x0000_t75" style="height:65.85pt;width:72.75pt;" filled="f" o:preferrelative="t" stroked="f" coordsize="21600,21600">
            <v:path/>
            <v:fill on="f" focussize="0,0"/>
            <v:stroke on="f" joinstyle="miter"/>
            <v:imagedata r:id="rId51" o:title=""/>
            <o:lock v:ext="edit" aspectratio="t"/>
            <w10:wrap type="none"/>
            <w10:anchorlock/>
          </v:shape>
        </w:pict>
      </w:r>
    </w:p>
    <w:p>
      <w:pPr>
        <w:pStyle w:val="2"/>
        <w:keepLines/>
        <w:numPr>
          <w:ilvl w:val="0"/>
          <w:numId w:val="0"/>
        </w:numPr>
        <w:tabs>
          <w:tab w:val="left" w:pos="492"/>
        </w:tabs>
        <w:spacing w:before="340" w:after="330" w:line="578" w:lineRule="auto"/>
        <w:jc w:val="both"/>
        <w:rPr>
          <w:rFonts w:eastAsia="宋体"/>
        </w:rPr>
      </w:pPr>
      <w:bookmarkStart w:id="98" w:name="_Toc9514"/>
      <w:r>
        <w:rPr>
          <w:rFonts w:hint="eastAsia" w:eastAsia="宋体"/>
        </w:rPr>
        <w:t>附录四 信息系统安全控制基本要求</w:t>
      </w:r>
      <w:bookmarkEnd w:id="98"/>
    </w:p>
    <w:p>
      <w:r>
        <w:pict>
          <v:shape id="_x0000_i1026" o:spt="75" type="#_x0000_t75" style="height:65.85pt;width:72.75pt;" filled="f" o:preferrelative="t" stroked="f" coordsize="21600,21600">
            <v:path/>
            <v:fill on="f" focussize="0,0"/>
            <v:stroke on="f" joinstyle="miter"/>
            <v:imagedata r:id="rId52" o:title=""/>
            <o:lock v:ext="edit" aspectratio="t"/>
            <w10:wrap type="none"/>
            <w10:anchorlock/>
          </v:shape>
        </w:pict>
      </w:r>
    </w:p>
    <w:p/>
    <w:p/>
    <w:p>
      <w:pPr>
        <w:adjustRightInd w:val="0"/>
        <w:snapToGrid w:val="0"/>
        <w:spacing w:before="120" w:after="120"/>
      </w:pPr>
    </w:p>
    <w:p/>
    <w:sectPr>
      <w:footerReference r:id="rId10" w:type="first"/>
      <w:footerReference r:id="rId9" w:type="default"/>
      <w:pgSz w:w="11906" w:h="16838"/>
      <w:pgMar w:top="1701" w:right="1134" w:bottom="1418" w:left="1134" w:header="851" w:footer="992" w:gutter="0"/>
      <w:pgNumType w:start="1"/>
      <w:cols w:space="720" w:num="1"/>
      <w:titlePg/>
      <w:docGrid w:type="linesAndChar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周婷" w:date="2020-08-26T14:56:17Z" w:initials="">
    <w:p w14:paraId="58E14DB6">
      <w:pPr>
        <w:pStyle w:val="14"/>
        <w:rPr>
          <w:rFonts w:hint="eastAsia" w:eastAsia="宋体"/>
          <w:lang w:eastAsia="zh-CN"/>
        </w:rPr>
      </w:pPr>
      <w:r>
        <w:rPr>
          <w:rFonts w:hint="eastAsia" w:eastAsia="宋体"/>
          <w:lang w:eastAsia="zh-CN"/>
        </w:rPr>
        <w:t>待开发补充</w:t>
      </w:r>
    </w:p>
  </w:comment>
  <w:comment w:id="1" w:author="周婷" w:date="2020-08-26T14:56:17Z" w:initials="">
    <w:p w14:paraId="18EB630E">
      <w:pPr>
        <w:pStyle w:val="14"/>
        <w:rPr>
          <w:rFonts w:hint="eastAsia" w:eastAsia="宋体"/>
          <w:lang w:eastAsia="zh-CN"/>
        </w:rPr>
      </w:pPr>
      <w:r>
        <w:rPr>
          <w:rFonts w:hint="eastAsia" w:eastAsia="宋体"/>
          <w:lang w:eastAsia="zh-CN"/>
        </w:rPr>
        <w:t>待开发补充</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8E14DB6" w15:done="0"/>
  <w15:commentEx w15:paraId="18EB630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仿宋_GB2312">
    <w:altName w:val="仿宋"/>
    <w:panose1 w:val="020B0604020202020204"/>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80F3C52" w:usb2="00000016" w:usb3="00000000" w:csb0="0004001F" w:csb1="00000000"/>
  </w:font>
  <w:font w:name="Palatino-Roman 12.0pt">
    <w:altName w:val="Segoe Print"/>
    <w:panose1 w:val="00000000000000000000"/>
    <w:charset w:val="00"/>
    <w:family w:val="auto"/>
    <w:pitch w:val="default"/>
    <w:sig w:usb0="00000000" w:usb1="00000000" w:usb2="14600000" w:usb3="00000000" w:csb0="00000193" w:csb1="00000000"/>
  </w:font>
  <w:font w:name="PMingLiU">
    <w:panose1 w:val="02020500000000000000"/>
    <w:charset w:val="88"/>
    <w:family w:val="roman"/>
    <w:pitch w:val="default"/>
    <w:sig w:usb0="A00002FF" w:usb1="28CFFCFA" w:usb2="00000016" w:usb3="00000000" w:csb0="00100001" w:csb1="00000000"/>
  </w:font>
  <w:font w:name="Arial Unicode MS">
    <w:panose1 w:val="020B0604020202020204"/>
    <w:charset w:val="80"/>
    <w:family w:val="swiss"/>
    <w:pitch w:val="default"/>
    <w:sig w:usb0="FFFFFFFF" w:usb1="E9FFFFFF" w:usb2="0000003F" w:usb3="00000000" w:csb0="603F01FF" w:csb1="FFFF0000"/>
  </w:font>
  <w:font w:name="仿宋">
    <w:panose1 w:val="02010609060101010101"/>
    <w:charset w:val="86"/>
    <w:family w:val="modern"/>
    <w:pitch w:val="default"/>
    <w:sig w:usb0="800002BF" w:usb1="38CF7CFA" w:usb2="00000016" w:usb3="00000000" w:csb0="00040001" w:csb1="00000000"/>
  </w:font>
  <w:font w:name="等线">
    <w:altName w:val="Arial Unicode MS"/>
    <w:panose1 w:val="02010600030101010101"/>
    <w:charset w:val="86"/>
    <w:family w:val="auto"/>
    <w:pitch w:val="default"/>
    <w:sig w:usb0="00000000" w:usb1="00000000" w:usb2="00000016" w:usb3="00000000" w:csb0="0004000F"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right="360" w:firstLine="103" w:firstLineChars="49"/>
      <w:rPr>
        <w:rFonts w:ascii="Arial" w:hAnsi="Arial" w:cs="Arial"/>
        <w:b/>
        <w:sz w:val="21"/>
        <w:szCs w:val="21"/>
      </w:rPr>
    </w:pPr>
    <w:r>
      <w:rPr>
        <w:rFonts w:hint="eastAsia" w:ascii="Arial" w:hAnsi="Arial" w:eastAsia="宋体" w:cs="Arial"/>
        <w:b/>
        <w:sz w:val="21"/>
        <w:szCs w:val="21"/>
      </w:rPr>
      <w:t xml:space="preserve">中国太平保险集团公司机密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framePr w:wrap="around" w:vAnchor="text" w:hAnchor="margin" w:xAlign="right" w:y="1"/>
      <w:rPr>
        <w:rStyle w:val="34"/>
      </w:rPr>
    </w:pPr>
    <w:r>
      <w:fldChar w:fldCharType="begin"/>
    </w:r>
    <w:r>
      <w:rPr>
        <w:rStyle w:val="34"/>
      </w:rPr>
      <w:instrText xml:space="preserve">PAGE  </w:instrText>
    </w:r>
    <w:r>
      <w:fldChar w:fldCharType="separate"/>
    </w:r>
    <w:r>
      <w:rPr>
        <w:rFonts w:eastAsia="宋体"/>
      </w:rPr>
      <w:t xml:space="preserve"> </w:t>
    </w:r>
    <w:r>
      <w:fldChar w:fldCharType="end"/>
    </w:r>
  </w:p>
  <w:p>
    <w:pPr>
      <w:pStyle w:val="21"/>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rPr>
        <w:rFonts w:ascii="Arial" w:hAnsi="Arial" w:cs="Arial"/>
        <w:b/>
        <w:sz w:val="21"/>
        <w:szCs w:val="21"/>
      </w:rPr>
    </w:pPr>
    <w:r>
      <w:rPr>
        <w:rFonts w:hint="eastAsia" w:ascii="Arial" w:hAnsi="Arial" w:eastAsia="宋体" w:cs="Arial"/>
        <w:b/>
        <w:sz w:val="21"/>
        <w:szCs w:val="21"/>
      </w:rPr>
      <w:t>中国太平保险集团公司机密                                                         第</w:t>
    </w:r>
    <w:r>
      <w:rPr>
        <w:rFonts w:ascii="Arial" w:hAnsi="Arial" w:cs="Arial"/>
        <w:b/>
        <w:sz w:val="21"/>
        <w:szCs w:val="21"/>
      </w:rPr>
      <w:fldChar w:fldCharType="begin"/>
    </w:r>
    <w:r>
      <w:rPr>
        <w:rFonts w:ascii="Arial" w:hAnsi="Arial" w:cs="Arial"/>
        <w:b/>
        <w:sz w:val="21"/>
        <w:szCs w:val="21"/>
      </w:rPr>
      <w:instrText xml:space="preserve"> PAGE   \* MERGEFORMAT </w:instrText>
    </w:r>
    <w:r>
      <w:rPr>
        <w:rFonts w:ascii="Arial" w:hAnsi="Arial" w:cs="Arial"/>
        <w:b/>
        <w:sz w:val="21"/>
        <w:szCs w:val="21"/>
      </w:rPr>
      <w:fldChar w:fldCharType="separate"/>
    </w:r>
    <w:r>
      <w:rPr>
        <w:rFonts w:ascii="Arial" w:hAnsi="Arial" w:eastAsia="宋体" w:cs="Arial"/>
        <w:b/>
        <w:sz w:val="21"/>
        <w:szCs w:val="21"/>
      </w:rPr>
      <w:t>3</w:t>
    </w:r>
    <w:r>
      <w:rPr>
        <w:rFonts w:ascii="Arial" w:hAnsi="Arial" w:cs="Arial"/>
        <w:b/>
        <w:sz w:val="21"/>
        <w:szCs w:val="21"/>
      </w:rPr>
      <w:fldChar w:fldCharType="end"/>
    </w:r>
    <w:r>
      <w:rPr>
        <w:rFonts w:hint="eastAsia" w:ascii="Arial" w:hAnsi="Arial" w:eastAsia="宋体" w:cs="Arial"/>
        <w:b/>
        <w:sz w:val="21"/>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rPr>
        <w:rFonts w:ascii="Arial" w:hAnsi="Arial" w:cs="Arial"/>
        <w:b/>
        <w:sz w:val="21"/>
        <w:szCs w:val="21"/>
      </w:rPr>
    </w:pPr>
    <w:r>
      <w:rPr>
        <w:rFonts w:hint="eastAsia" w:ascii="Arial" w:hAnsi="Arial" w:eastAsia="宋体" w:cs="Arial"/>
        <w:b/>
        <w:sz w:val="21"/>
        <w:szCs w:val="21"/>
      </w:rPr>
      <w:t>中国太平保险集团公司机密                                                         第</w:t>
    </w:r>
    <w:r>
      <w:rPr>
        <w:rFonts w:ascii="Arial" w:hAnsi="Arial" w:cs="Arial"/>
        <w:b/>
        <w:sz w:val="21"/>
        <w:szCs w:val="21"/>
      </w:rPr>
      <w:fldChar w:fldCharType="begin"/>
    </w:r>
    <w:r>
      <w:rPr>
        <w:rFonts w:ascii="Arial" w:hAnsi="Arial" w:cs="Arial"/>
        <w:b/>
        <w:sz w:val="21"/>
        <w:szCs w:val="21"/>
      </w:rPr>
      <w:instrText xml:space="preserve"> PAGE   \* MERGEFORMAT </w:instrText>
    </w:r>
    <w:r>
      <w:rPr>
        <w:rFonts w:ascii="Arial" w:hAnsi="Arial" w:cs="Arial"/>
        <w:b/>
        <w:sz w:val="21"/>
        <w:szCs w:val="21"/>
      </w:rPr>
      <w:fldChar w:fldCharType="separate"/>
    </w:r>
    <w:r>
      <w:rPr>
        <w:rFonts w:ascii="Arial" w:hAnsi="Arial" w:eastAsia="宋体" w:cs="Arial"/>
        <w:b/>
        <w:sz w:val="21"/>
        <w:szCs w:val="21"/>
      </w:rPr>
      <w:t>1</w:t>
    </w:r>
    <w:r>
      <w:rPr>
        <w:rFonts w:ascii="Arial" w:hAnsi="Arial" w:cs="Arial"/>
        <w:b/>
        <w:sz w:val="21"/>
        <w:szCs w:val="21"/>
      </w:rPr>
      <w:fldChar w:fldCharType="end"/>
    </w:r>
    <w:r>
      <w:rPr>
        <w:rFonts w:hint="eastAsia" w:ascii="Arial" w:hAnsi="Arial" w:eastAsia="宋体" w:cs="Arial"/>
        <w:b/>
        <w:sz w:val="21"/>
        <w:szCs w:val="21"/>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120" w:firstLineChars="50"/>
      <w:rPr>
        <w:szCs w:val="21"/>
        <w:lang w:eastAsia="zh-CN"/>
      </w:rPr>
    </w:pPr>
    <w:r>
      <w:rPr>
        <w:szCs w:val="21"/>
        <w:lang w:eastAsia="zh-CN"/>
      </w:rPr>
      <mc:AlternateContent>
        <mc:Choice Requires="wps">
          <w:drawing>
            <wp:anchor distT="0" distB="0" distL="114300" distR="114300" simplePos="0" relativeHeight="251657216" behindDoc="0" locked="0" layoutInCell="1" allowOverlap="1">
              <wp:simplePos x="0" y="0"/>
              <wp:positionH relativeFrom="column">
                <wp:posOffset>4439285</wp:posOffset>
              </wp:positionH>
              <wp:positionV relativeFrom="paragraph">
                <wp:posOffset>44450</wp:posOffset>
              </wp:positionV>
              <wp:extent cx="1600200" cy="396875"/>
              <wp:effectExtent l="0" t="0" r="0" b="0"/>
              <wp:wrapNone/>
              <wp:docPr id="1284" name="文本框 1"/>
              <wp:cNvGraphicFramePr/>
              <a:graphic xmlns:a="http://schemas.openxmlformats.org/drawingml/2006/main">
                <a:graphicData uri="http://schemas.microsoft.com/office/word/2010/wordprocessingShape">
                  <wps:wsp>
                    <wps:cNvSpPr txBox="1"/>
                    <wps:spPr bwMode="auto">
                      <a:xfrm>
                        <a:off x="0" y="0"/>
                        <a:ext cx="1600200" cy="396875"/>
                      </a:xfrm>
                      <a:prstGeom prst="rect">
                        <a:avLst/>
                      </a:prstGeom>
                      <a:solidFill>
                        <a:srgbClr val="FFFFFF"/>
                      </a:solidFill>
                      <a:ln>
                        <a:noFill/>
                      </a:ln>
                      <a:effectLst/>
                    </wps:spPr>
                    <wps:txbx>
                      <w:txbxContent>
                        <w:p>
                          <w:pPr>
                            <w:jc w:val="right"/>
                            <w:rPr>
                              <w:b/>
                            </w:rPr>
                          </w:pPr>
                          <w:r>
                            <w:rPr>
                              <w:rFonts w:hint="eastAsia" w:eastAsia="宋体"/>
                              <w:b/>
                            </w:rPr>
                            <w:t>项目需求规格说明书</w:t>
                          </w:r>
                        </w:p>
                      </w:txbxContent>
                    </wps:txbx>
                    <wps:bodyPr rot="0" vert="horz" wrap="square" lIns="91440" tIns="45720" rIns="91440" bIns="45720" anchor="t" anchorCtr="0" upright="1">
                      <a:noAutofit/>
                    </wps:bodyPr>
                  </wps:wsp>
                </a:graphicData>
              </a:graphic>
            </wp:anchor>
          </w:drawing>
        </mc:Choice>
        <mc:Fallback>
          <w:pict>
            <v:shape id="文本框 1" o:spid="_x0000_s1026" o:spt="202" type="#_x0000_t202" style="position:absolute;left:0pt;margin-left:349.55pt;margin-top:3.5pt;height:31.25pt;width:126pt;z-index:251657216;mso-width-relative:page;mso-height-relative:page;" fillcolor="#FFFFFF" filled="t" stroked="f" coordsize="21600,21600" o:gfxdata="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3/w9N1AAAAAgBAAAPAAAAAAAAAAEAIAAAACIAAABkcnMvZG93bnJldi54bWxQ&#10;SwECFAAUAAAACACHTuJAc9J7SvsBAADRAwAADgAAAAAAAAABACAAAAAjAQAAZHJzL2Uyb0RvYy54&#10;bWxQSwUGAAAAAAYABgBZAQAAkAUAAAAA&#10;">
              <v:fill on="t" focussize="0,0"/>
              <v:stroke on="f"/>
              <v:imagedata o:title=""/>
              <o:lock v:ext="edit" aspectratio="f"/>
              <v:textbox>
                <w:txbxContent>
                  <w:p>
                    <w:pPr>
                      <w:jc w:val="right"/>
                      <w:rPr>
                        <w:b/>
                      </w:rPr>
                    </w:pPr>
                    <w:r>
                      <w:rPr>
                        <w:rFonts w:hint="eastAsia" w:eastAsia="宋体"/>
                        <w:b/>
                      </w:rPr>
                      <w:t>项目需求规格说明书</w:t>
                    </w:r>
                  </w:p>
                </w:txbxContent>
              </v:textbox>
            </v:shape>
          </w:pict>
        </mc:Fallback>
      </mc:AlternateContent>
    </w:r>
    <w:r>
      <w:rPr>
        <w:szCs w:val="21"/>
        <w:lang w:eastAsia="zh-CN"/>
      </w:rPr>
      <w:drawing>
        <wp:inline distT="0" distB="0" distL="0" distR="0">
          <wp:extent cx="1410335" cy="418465"/>
          <wp:effectExtent l="0" t="0" r="0" b="0"/>
          <wp:docPr id="1282" name="图片 1"/>
          <wp:cNvGraphicFramePr/>
          <a:graphic xmlns:a="http://schemas.openxmlformats.org/drawingml/2006/main">
            <a:graphicData uri="http://schemas.openxmlformats.org/drawingml/2006/picture">
              <pic:pic xmlns:pic="http://schemas.openxmlformats.org/drawingml/2006/picture">
                <pic:nvPicPr>
                  <pic:cNvPr id="1282" name="图片 1"/>
                  <pic:cNvPicPr/>
                </pic:nvPicPr>
                <pic:blipFill>
                  <a:blip r:embed="rId1">
                    <a:extLst>
                      <a:ext uri="{28A0092B-C50C-407E-A947-70E740481C1C}">
                        <a14:useLocalDpi xmlns:a14="http://schemas.microsoft.com/office/drawing/2010/main" val="0"/>
                      </a:ext>
                    </a:extLst>
                  </a:blip>
                  <a:srcRect/>
                  <a:stretch>
                    <a:fillRect/>
                  </a:stretch>
                </pic:blipFill>
                <pic:spPr>
                  <a:xfrm>
                    <a:off x="0" y="0"/>
                    <a:ext cx="1410335" cy="418465"/>
                  </a:xfrm>
                  <a:prstGeom prst="rect">
                    <a:avLst/>
                  </a:prstGeom>
                  <a:noFill/>
                  <a:ln>
                    <a:noFill/>
                  </a:ln>
                  <a:effectLst/>
                </pic:spPr>
              </pic:pic>
            </a:graphicData>
          </a:graphic>
        </wp:inline>
      </w:drawing>
    </w:r>
    <w:r>
      <w:rPr>
        <w:rFonts w:hint="eastAsia" w:eastAsia="宋体"/>
        <w:szCs w:val="21"/>
        <w:lang w:eastAsia="zh-CN"/>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120" w:firstLineChars="50"/>
    </w:pPr>
    <w:r>
      <w:rPr>
        <w:lang w:eastAsia="zh-CN"/>
      </w:rPr>
      <mc:AlternateContent>
        <mc:Choice Requires="wps">
          <w:drawing>
            <wp:anchor distT="0" distB="0" distL="114300" distR="114300" simplePos="0" relativeHeight="251658240" behindDoc="0" locked="0" layoutInCell="1" allowOverlap="1">
              <wp:simplePos x="0" y="0"/>
              <wp:positionH relativeFrom="column">
                <wp:posOffset>4429125</wp:posOffset>
              </wp:positionH>
              <wp:positionV relativeFrom="paragraph">
                <wp:posOffset>120650</wp:posOffset>
              </wp:positionV>
              <wp:extent cx="1600200" cy="396875"/>
              <wp:effectExtent l="0" t="0" r="0" b="0"/>
              <wp:wrapNone/>
              <wp:docPr id="1283" name="文本框 2"/>
              <wp:cNvGraphicFramePr/>
              <a:graphic xmlns:a="http://schemas.openxmlformats.org/drawingml/2006/main">
                <a:graphicData uri="http://schemas.microsoft.com/office/word/2010/wordprocessingShape">
                  <wps:wsp>
                    <wps:cNvSpPr txBox="1"/>
                    <wps:spPr bwMode="auto">
                      <a:xfrm>
                        <a:off x="0" y="0"/>
                        <a:ext cx="1600200" cy="396875"/>
                      </a:xfrm>
                      <a:prstGeom prst="rect">
                        <a:avLst/>
                      </a:prstGeom>
                      <a:solidFill>
                        <a:srgbClr val="FFFFFF"/>
                      </a:solidFill>
                      <a:ln>
                        <a:noFill/>
                      </a:ln>
                      <a:effectLst/>
                    </wps:spPr>
                    <wps:txbx>
                      <w:txbxContent>
                        <w:p>
                          <w:pPr>
                            <w:jc w:val="right"/>
                            <w:rPr>
                              <w:b/>
                            </w:rPr>
                          </w:pPr>
                          <w:r>
                            <w:rPr>
                              <w:rFonts w:hint="eastAsia" w:eastAsia="宋体"/>
                              <w:b/>
                            </w:rPr>
                            <w:t>项目需求规格说明书</w:t>
                          </w:r>
                        </w:p>
                      </w:txbxContent>
                    </wps:txbx>
                    <wps:bodyPr rot="0" vert="horz" wrap="square" lIns="91440" tIns="45720" rIns="91440" bIns="45720" anchor="t" anchorCtr="0" upright="1">
                      <a:noAutofit/>
                    </wps:bodyPr>
                  </wps:wsp>
                </a:graphicData>
              </a:graphic>
            </wp:anchor>
          </w:drawing>
        </mc:Choice>
        <mc:Fallback>
          <w:pict>
            <v:shape id="文本框 2" o:spid="_x0000_s1026" o:spt="202" type="#_x0000_t202" style="position:absolute;left:0pt;margin-left:348.75pt;margin-top:9.5pt;height:31.25pt;width:126pt;z-index:251658240;mso-width-relative:page;mso-height-relative:page;" fillcolor="#FFFFFF" filled="t" stroked="f" coordsize="21600,21600" o:gfxdata="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J61iL1gAAAAkBAAAPAAAAAAAAAAEAIAAAACIAAABkcnMvZG93bnJldi54&#10;bWxQSwECFAAUAAAACACHTuJAAuq1+PwBAADRAwAADgAAAAAAAAABACAAAAAlAQAAZHJzL2Uyb0Rv&#10;Yy54bWxQSwUGAAAAAAYABgBZAQAAkwUAAAAA&#10;">
              <v:fill on="t" focussize="0,0"/>
              <v:stroke on="f"/>
              <v:imagedata o:title=""/>
              <o:lock v:ext="edit" aspectratio="f"/>
              <v:textbox>
                <w:txbxContent>
                  <w:p>
                    <w:pPr>
                      <w:jc w:val="right"/>
                      <w:rPr>
                        <w:b/>
                      </w:rPr>
                    </w:pPr>
                    <w:r>
                      <w:rPr>
                        <w:rFonts w:hint="eastAsia" w:eastAsia="宋体"/>
                        <w:b/>
                      </w:rPr>
                      <w:t>项目需求规格说明书</w:t>
                    </w:r>
                  </w:p>
                </w:txbxContent>
              </v:textbox>
            </v:shape>
          </w:pict>
        </mc:Fallback>
      </mc:AlternateContent>
    </w:r>
    <w:r>
      <w:rPr>
        <w:lang w:eastAsia="zh-CN"/>
      </w:rPr>
      <w:drawing>
        <wp:inline distT="0" distB="0" distL="0" distR="0">
          <wp:extent cx="1497965" cy="418465"/>
          <wp:effectExtent l="0" t="0" r="0" b="0"/>
          <wp:docPr id="1281" name="图片 101"/>
          <wp:cNvGraphicFramePr/>
          <a:graphic xmlns:a="http://schemas.openxmlformats.org/drawingml/2006/main">
            <a:graphicData uri="http://schemas.openxmlformats.org/drawingml/2006/picture">
              <pic:pic xmlns:pic="http://schemas.openxmlformats.org/drawingml/2006/picture">
                <pic:nvPicPr>
                  <pic:cNvPr id="1281" name="图片 101"/>
                  <pic:cNvPicPr/>
                </pic:nvPicPr>
                <pic:blipFill>
                  <a:blip r:embed="rId1">
                    <a:extLst>
                      <a:ext uri="{28A0092B-C50C-407E-A947-70E740481C1C}">
                        <a14:useLocalDpi xmlns:a14="http://schemas.microsoft.com/office/drawing/2010/main" val="0"/>
                      </a:ext>
                    </a:extLst>
                  </a:blip>
                  <a:srcRect/>
                  <a:stretch>
                    <a:fillRect/>
                  </a:stretch>
                </pic:blipFill>
                <pic:spPr>
                  <a:xfrm>
                    <a:off x="0" y="0"/>
                    <a:ext cx="1497965" cy="418465"/>
                  </a:xfrm>
                  <a:prstGeom prst="rect">
                    <a:avLst/>
                  </a:prstGeom>
                  <a:noFill/>
                  <a:ln>
                    <a:noFill/>
                  </a:ln>
                  <a:effec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94CA40"/>
    <w:multiLevelType w:val="multilevel"/>
    <w:tmpl w:val="8D94CA40"/>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1"/>
      <w:numFmt w:val="decimal"/>
      <w:isLgl/>
      <w:lvlText w:val="%1.%2.%3"/>
      <w:lvlJc w:val="left"/>
      <w:pPr>
        <w:tabs>
          <w:tab w:val="left" w:pos="720"/>
        </w:tabs>
        <w:ind w:left="720" w:hanging="720"/>
      </w:pPr>
      <w:rPr>
        <w:rFonts w:hint="default" w:ascii="宋体" w:hAnsi="宋体" w:eastAsia="宋体" w:cs="宋体"/>
      </w:rPr>
    </w:lvl>
    <w:lvl w:ilvl="3" w:tentative="0">
      <w:start w:val="2"/>
      <w:numFmt w:val="decimal"/>
      <w:isLgl/>
      <w:lvlText w:val="%1.%2.%3.%4"/>
      <w:lvlJc w:val="left"/>
      <w:pPr>
        <w:tabs>
          <w:tab w:val="left" w:pos="1080"/>
        </w:tabs>
        <w:ind w:left="864" w:hanging="864"/>
      </w:pPr>
      <w:rPr>
        <w:rFonts w:hint="default" w:ascii="宋体" w:hAnsi="宋体" w:eastAsia="宋体" w:cs="宋体"/>
      </w:rPr>
    </w:lvl>
    <w:lvl w:ilvl="4" w:tentative="0">
      <w:start w:val="1"/>
      <w:numFmt w:val="decimal"/>
      <w:isLgl/>
      <w:lvlText w:val="%1.%2.%3.%4.%5"/>
      <w:lvlJc w:val="left"/>
      <w:pPr>
        <w:tabs>
          <w:tab w:val="left" w:pos="1008"/>
        </w:tabs>
        <w:ind w:left="1008" w:hanging="1008"/>
      </w:pPr>
      <w:rPr>
        <w:rFonts w:hint="eastAsia"/>
      </w:rPr>
    </w:lvl>
    <w:lvl w:ilvl="5" w:tentative="0">
      <w:start w:val="5"/>
      <w:numFmt w:val="decimal"/>
      <w:isLgl/>
      <w:lvlText w:val="%1.%2.%3.%4.%5.%6"/>
      <w:lvlJc w:val="left"/>
      <w:pPr>
        <w:tabs>
          <w:tab w:val="left" w:pos="1152"/>
        </w:tabs>
        <w:ind w:left="1152" w:hanging="1152"/>
      </w:pPr>
      <w:rPr>
        <w:rFonts w:hint="eastAsia"/>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
    <w:nsid w:val="8E68D4EB"/>
    <w:multiLevelType w:val="singleLevel"/>
    <w:tmpl w:val="8E68D4EB"/>
    <w:lvl w:ilvl="0" w:tentative="0">
      <w:start w:val="1"/>
      <w:numFmt w:val="decimal"/>
      <w:lvlText w:val="%1、"/>
      <w:lvlJc w:val="left"/>
    </w:lvl>
  </w:abstractNum>
  <w:abstractNum w:abstractNumId="2">
    <w:nsid w:val="91EE8084"/>
    <w:multiLevelType w:val="singleLevel"/>
    <w:tmpl w:val="91EE8084"/>
    <w:lvl w:ilvl="0" w:tentative="0">
      <w:start w:val="1"/>
      <w:numFmt w:val="decimal"/>
      <w:suff w:val="nothing"/>
      <w:lvlText w:val="%1、"/>
      <w:lvlJc w:val="left"/>
    </w:lvl>
  </w:abstractNum>
  <w:abstractNum w:abstractNumId="3">
    <w:nsid w:val="9B113281"/>
    <w:multiLevelType w:val="singleLevel"/>
    <w:tmpl w:val="9B113281"/>
    <w:lvl w:ilvl="0" w:tentative="0">
      <w:start w:val="1"/>
      <w:numFmt w:val="decimal"/>
      <w:suff w:val="nothing"/>
      <w:lvlText w:val="%1、"/>
      <w:lvlJc w:val="left"/>
    </w:lvl>
  </w:abstractNum>
  <w:abstractNum w:abstractNumId="4">
    <w:nsid w:val="A44F2988"/>
    <w:multiLevelType w:val="multilevel"/>
    <w:tmpl w:val="A44F2988"/>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1"/>
      <w:numFmt w:val="decimal"/>
      <w:isLgl/>
      <w:lvlText w:val="%1.%2.%3"/>
      <w:lvlJc w:val="left"/>
      <w:pPr>
        <w:tabs>
          <w:tab w:val="left" w:pos="720"/>
        </w:tabs>
        <w:ind w:left="720" w:hanging="720"/>
      </w:pPr>
      <w:rPr>
        <w:rFonts w:hint="default" w:ascii="宋体" w:hAnsi="宋体" w:eastAsia="宋体" w:cs="宋体"/>
      </w:rPr>
    </w:lvl>
    <w:lvl w:ilvl="3" w:tentative="0">
      <w:start w:val="2"/>
      <w:numFmt w:val="decimal"/>
      <w:isLgl/>
      <w:lvlText w:val="%1.%2.%3.%4"/>
      <w:lvlJc w:val="left"/>
      <w:pPr>
        <w:tabs>
          <w:tab w:val="left" w:pos="1080"/>
        </w:tabs>
        <w:ind w:left="864" w:hanging="864"/>
      </w:pPr>
      <w:rPr>
        <w:rFonts w:hint="default" w:ascii="宋体" w:hAnsi="宋体" w:eastAsia="宋体" w:cs="宋体"/>
      </w:rPr>
    </w:lvl>
    <w:lvl w:ilvl="4" w:tentative="0">
      <w:start w:val="1"/>
      <w:numFmt w:val="decimal"/>
      <w:isLgl/>
      <w:lvlText w:val="%1.%2.%3.%4.%5"/>
      <w:lvlJc w:val="left"/>
      <w:pPr>
        <w:tabs>
          <w:tab w:val="left" w:pos="1008"/>
        </w:tabs>
        <w:ind w:left="1008" w:hanging="1008"/>
      </w:pPr>
      <w:rPr>
        <w:rFonts w:hint="eastAsia"/>
      </w:rPr>
    </w:lvl>
    <w:lvl w:ilvl="5" w:tentative="0">
      <w:start w:val="5"/>
      <w:numFmt w:val="decimal"/>
      <w:isLgl/>
      <w:lvlText w:val="%1.%2.%3.%4.%5.%6"/>
      <w:lvlJc w:val="left"/>
      <w:pPr>
        <w:tabs>
          <w:tab w:val="left" w:pos="1152"/>
        </w:tabs>
        <w:ind w:left="1152" w:hanging="1152"/>
      </w:pPr>
      <w:rPr>
        <w:rFonts w:hint="eastAsia"/>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5">
    <w:nsid w:val="AFCCC2A5"/>
    <w:multiLevelType w:val="multilevel"/>
    <w:tmpl w:val="AFCCC2A5"/>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1"/>
      <w:numFmt w:val="decimal"/>
      <w:isLgl/>
      <w:lvlText w:val="%1.%2.%3"/>
      <w:lvlJc w:val="left"/>
      <w:pPr>
        <w:tabs>
          <w:tab w:val="left" w:pos="720"/>
        </w:tabs>
        <w:ind w:left="720" w:hanging="720"/>
      </w:pPr>
      <w:rPr>
        <w:rFonts w:hint="default" w:ascii="宋体" w:hAnsi="宋体" w:eastAsia="宋体" w:cs="宋体"/>
      </w:rPr>
    </w:lvl>
    <w:lvl w:ilvl="3" w:tentative="0">
      <w:start w:val="2"/>
      <w:numFmt w:val="decimal"/>
      <w:isLgl/>
      <w:lvlText w:val="%1.%2.%3.%4"/>
      <w:lvlJc w:val="left"/>
      <w:pPr>
        <w:tabs>
          <w:tab w:val="left" w:pos="1080"/>
        </w:tabs>
        <w:ind w:left="864" w:hanging="864"/>
      </w:pPr>
      <w:rPr>
        <w:rFonts w:hint="default" w:ascii="宋体" w:hAnsi="宋体" w:eastAsia="宋体" w:cs="宋体"/>
      </w:rPr>
    </w:lvl>
    <w:lvl w:ilvl="4" w:tentative="0">
      <w:start w:val="5"/>
      <w:numFmt w:val="decimal"/>
      <w:isLgl/>
      <w:lvlText w:val="%1.%2.%3.%4.%5"/>
      <w:lvlJc w:val="left"/>
      <w:pPr>
        <w:tabs>
          <w:tab w:val="left" w:pos="1008"/>
        </w:tabs>
        <w:ind w:left="1008" w:hanging="1008"/>
      </w:pPr>
      <w:rPr>
        <w:rFonts w:hint="default" w:ascii="宋体" w:hAnsi="宋体" w:eastAsia="宋体" w:cs="宋体"/>
      </w:rPr>
    </w:lvl>
    <w:lvl w:ilvl="5" w:tentative="0">
      <w:start w:val="2"/>
      <w:numFmt w:val="decimal"/>
      <w:lvlRestart w:val="0"/>
      <w:isLgl/>
      <w:lvlText w:val="%1.%2.%3.%4.%5.%6"/>
      <w:lvlJc w:val="left"/>
      <w:pPr>
        <w:tabs>
          <w:tab w:val="left" w:pos="1152"/>
        </w:tabs>
        <w:ind w:left="1152" w:hanging="1152"/>
      </w:pPr>
      <w:rPr>
        <w:rFonts w:hint="default" w:ascii="宋体" w:hAnsi="宋体" w:eastAsia="宋体" w:cs="宋体"/>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B3F12DE7"/>
    <w:multiLevelType w:val="singleLevel"/>
    <w:tmpl w:val="B3F12DE7"/>
    <w:lvl w:ilvl="0" w:tentative="0">
      <w:start w:val="6"/>
      <w:numFmt w:val="decimal"/>
      <w:suff w:val="nothing"/>
      <w:lvlText w:val="%1）"/>
      <w:lvlJc w:val="left"/>
    </w:lvl>
  </w:abstractNum>
  <w:abstractNum w:abstractNumId="7">
    <w:nsid w:val="BD6E684E"/>
    <w:multiLevelType w:val="multilevel"/>
    <w:tmpl w:val="BD6E684E"/>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1"/>
      <w:numFmt w:val="decimal"/>
      <w:isLgl/>
      <w:lvlText w:val="%1.%2.%3"/>
      <w:lvlJc w:val="left"/>
      <w:pPr>
        <w:tabs>
          <w:tab w:val="left" w:pos="720"/>
        </w:tabs>
        <w:ind w:left="720" w:hanging="720"/>
      </w:pPr>
      <w:rPr>
        <w:rFonts w:hint="default" w:ascii="宋体" w:hAnsi="宋体" w:eastAsia="宋体" w:cs="宋体"/>
      </w:rPr>
    </w:lvl>
    <w:lvl w:ilvl="3" w:tentative="0">
      <w:start w:val="4"/>
      <w:numFmt w:val="decimal"/>
      <w:isLgl/>
      <w:lvlText w:val="%1.%2.%3.%4"/>
      <w:lvlJc w:val="left"/>
      <w:pPr>
        <w:tabs>
          <w:tab w:val="left" w:pos="1080"/>
        </w:tabs>
        <w:ind w:left="864" w:hanging="864"/>
      </w:pPr>
      <w:rPr>
        <w:rFonts w:hint="default" w:ascii="宋体" w:hAnsi="宋体" w:eastAsia="宋体" w:cs="宋体"/>
      </w:rPr>
    </w:lvl>
    <w:lvl w:ilvl="4" w:tentative="0">
      <w:start w:val="10"/>
      <w:numFmt w:val="decimal"/>
      <w:isLgl/>
      <w:lvlText w:val="%1.%2.%3.%4.%5"/>
      <w:lvlJc w:val="left"/>
      <w:pPr>
        <w:tabs>
          <w:tab w:val="left" w:pos="1008"/>
        </w:tabs>
        <w:ind w:left="1008" w:hanging="1008"/>
      </w:pPr>
      <w:rPr>
        <w:rFonts w:hint="default" w:ascii="宋体" w:hAnsi="宋体" w:eastAsia="宋体" w:cs="宋体"/>
      </w:rPr>
    </w:lvl>
    <w:lvl w:ilvl="5" w:tentative="0">
      <w:start w:val="1"/>
      <w:numFmt w:val="decimal"/>
      <w:lvlRestart w:val="0"/>
      <w:isLgl/>
      <w:lvlText w:val="%1.%2.%3.%4.%5.%6"/>
      <w:lvlJc w:val="left"/>
      <w:pPr>
        <w:tabs>
          <w:tab w:val="left" w:pos="1152"/>
        </w:tabs>
        <w:ind w:left="1152" w:hanging="1152"/>
      </w:pPr>
      <w:rPr>
        <w:rFonts w:hint="default" w:ascii="宋体" w:hAnsi="宋体" w:eastAsia="宋体" w:cs="宋体"/>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8">
    <w:nsid w:val="C61F24A1"/>
    <w:multiLevelType w:val="singleLevel"/>
    <w:tmpl w:val="C61F24A1"/>
    <w:lvl w:ilvl="0" w:tentative="0">
      <w:start w:val="1"/>
      <w:numFmt w:val="decimal"/>
      <w:suff w:val="nothing"/>
      <w:lvlText w:val="%1、"/>
      <w:lvlJc w:val="left"/>
    </w:lvl>
  </w:abstractNum>
  <w:abstractNum w:abstractNumId="9">
    <w:nsid w:val="C63AC6D1"/>
    <w:multiLevelType w:val="multilevel"/>
    <w:tmpl w:val="C63AC6D1"/>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2"/>
      <w:numFmt w:val="decimal"/>
      <w:isLgl/>
      <w:lvlText w:val="%1.%2.%3"/>
      <w:lvlJc w:val="left"/>
      <w:pPr>
        <w:tabs>
          <w:tab w:val="left" w:pos="720"/>
        </w:tabs>
        <w:ind w:left="720" w:hanging="720"/>
      </w:pPr>
      <w:rPr>
        <w:rFonts w:hint="default" w:ascii="宋体" w:hAnsi="宋体" w:eastAsia="宋体" w:cs="宋体"/>
      </w:rPr>
    </w:lvl>
    <w:lvl w:ilvl="3" w:tentative="0">
      <w:start w:val="6"/>
      <w:numFmt w:val="decimal"/>
      <w:isLgl/>
      <w:lvlText w:val="%1.%2.%3.%4"/>
      <w:lvlJc w:val="left"/>
      <w:pPr>
        <w:tabs>
          <w:tab w:val="left" w:pos="1080"/>
        </w:tabs>
        <w:ind w:left="864" w:hanging="864"/>
      </w:pPr>
      <w:rPr>
        <w:rFonts w:hint="default" w:ascii="宋体" w:hAnsi="宋体" w:eastAsia="宋体" w:cs="宋体"/>
      </w:rPr>
    </w:lvl>
    <w:lvl w:ilvl="4" w:tentative="0">
      <w:start w:val="1"/>
      <w:numFmt w:val="decimal"/>
      <w:isLgl/>
      <w:lvlText w:val="%1.%2.%3.%4.%5"/>
      <w:lvlJc w:val="left"/>
      <w:pPr>
        <w:tabs>
          <w:tab w:val="left" w:pos="1008"/>
        </w:tabs>
        <w:ind w:left="1008" w:hanging="1008"/>
      </w:pPr>
      <w:rPr>
        <w:rFonts w:hint="default" w:ascii="宋体" w:hAnsi="宋体" w:eastAsia="宋体" w:cs="宋体"/>
      </w:rPr>
    </w:lvl>
    <w:lvl w:ilvl="5" w:tentative="0">
      <w:start w:val="5"/>
      <w:numFmt w:val="decimal"/>
      <w:isLgl/>
      <w:lvlText w:val="%1.%2.%3.%4.%5.%6"/>
      <w:lvlJc w:val="left"/>
      <w:pPr>
        <w:tabs>
          <w:tab w:val="left" w:pos="1152"/>
        </w:tabs>
        <w:ind w:left="1152" w:hanging="1152"/>
      </w:pPr>
      <w:rPr>
        <w:rFonts w:hint="eastAsia"/>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0">
    <w:nsid w:val="D61F8D1C"/>
    <w:multiLevelType w:val="singleLevel"/>
    <w:tmpl w:val="D61F8D1C"/>
    <w:lvl w:ilvl="0" w:tentative="0">
      <w:start w:val="3"/>
      <w:numFmt w:val="decimal"/>
      <w:suff w:val="nothing"/>
      <w:lvlText w:val="%1）"/>
      <w:lvlJc w:val="left"/>
    </w:lvl>
  </w:abstractNum>
  <w:abstractNum w:abstractNumId="11">
    <w:nsid w:val="D9509115"/>
    <w:multiLevelType w:val="singleLevel"/>
    <w:tmpl w:val="D9509115"/>
    <w:lvl w:ilvl="0" w:tentative="0">
      <w:start w:val="1"/>
      <w:numFmt w:val="decimal"/>
      <w:lvlText w:val="%1."/>
      <w:lvlJc w:val="left"/>
      <w:pPr>
        <w:ind w:left="425" w:hanging="425"/>
      </w:pPr>
      <w:rPr>
        <w:rFonts w:hint="default"/>
      </w:rPr>
    </w:lvl>
  </w:abstractNum>
  <w:abstractNum w:abstractNumId="12">
    <w:nsid w:val="DE10BACC"/>
    <w:multiLevelType w:val="multilevel"/>
    <w:tmpl w:val="DE10BACC"/>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1"/>
      <w:numFmt w:val="decimal"/>
      <w:isLgl/>
      <w:lvlText w:val="%1.%2.%3"/>
      <w:lvlJc w:val="left"/>
      <w:pPr>
        <w:tabs>
          <w:tab w:val="left" w:pos="720"/>
        </w:tabs>
        <w:ind w:left="720" w:hanging="720"/>
      </w:pPr>
      <w:rPr>
        <w:rFonts w:hint="default" w:ascii="宋体" w:hAnsi="宋体" w:eastAsia="宋体" w:cs="宋体"/>
      </w:rPr>
    </w:lvl>
    <w:lvl w:ilvl="3" w:tentative="0">
      <w:start w:val="4"/>
      <w:numFmt w:val="decimal"/>
      <w:isLgl/>
      <w:lvlText w:val="%1.%2.%3.%4"/>
      <w:lvlJc w:val="left"/>
      <w:pPr>
        <w:tabs>
          <w:tab w:val="left" w:pos="1080"/>
        </w:tabs>
        <w:ind w:left="864" w:hanging="864"/>
      </w:pPr>
      <w:rPr>
        <w:rFonts w:hint="default" w:ascii="宋体" w:hAnsi="宋体" w:eastAsia="宋体" w:cs="宋体"/>
      </w:rPr>
    </w:lvl>
    <w:lvl w:ilvl="4" w:tentative="0">
      <w:start w:val="5"/>
      <w:numFmt w:val="decimal"/>
      <w:isLgl/>
      <w:lvlText w:val="%1.%2.%3.%4.%5"/>
      <w:lvlJc w:val="left"/>
      <w:pPr>
        <w:tabs>
          <w:tab w:val="left" w:pos="1008"/>
        </w:tabs>
        <w:ind w:left="1008" w:hanging="1008"/>
      </w:pPr>
      <w:rPr>
        <w:rFonts w:hint="default" w:ascii="宋体" w:hAnsi="宋体" w:eastAsia="宋体" w:cs="宋体"/>
      </w:rPr>
    </w:lvl>
    <w:lvl w:ilvl="5" w:tentative="0">
      <w:start w:val="1"/>
      <w:numFmt w:val="decimal"/>
      <w:lvlRestart w:val="0"/>
      <w:isLgl/>
      <w:lvlText w:val="%1.%2.%3.%4.%5.%6"/>
      <w:lvlJc w:val="left"/>
      <w:pPr>
        <w:tabs>
          <w:tab w:val="left" w:pos="1152"/>
        </w:tabs>
        <w:ind w:left="1152" w:hanging="1152"/>
      </w:pPr>
      <w:rPr>
        <w:rFonts w:hint="default" w:ascii="宋体" w:hAnsi="宋体" w:eastAsia="宋体" w:cs="宋体"/>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3">
    <w:nsid w:val="E17AD109"/>
    <w:multiLevelType w:val="singleLevel"/>
    <w:tmpl w:val="E17AD109"/>
    <w:lvl w:ilvl="0" w:tentative="0">
      <w:start w:val="1"/>
      <w:numFmt w:val="bullet"/>
      <w:lvlText w:val=""/>
      <w:lvlJc w:val="left"/>
      <w:pPr>
        <w:ind w:left="420" w:hanging="420"/>
      </w:pPr>
      <w:rPr>
        <w:rFonts w:hint="default" w:ascii="Wingdings" w:hAnsi="Wingdings"/>
      </w:rPr>
    </w:lvl>
  </w:abstractNum>
  <w:abstractNum w:abstractNumId="14">
    <w:nsid w:val="E983C60C"/>
    <w:multiLevelType w:val="singleLevel"/>
    <w:tmpl w:val="E983C60C"/>
    <w:lvl w:ilvl="0" w:tentative="0">
      <w:start w:val="1"/>
      <w:numFmt w:val="decimal"/>
      <w:suff w:val="space"/>
      <w:lvlText w:val="%1."/>
      <w:lvlJc w:val="left"/>
    </w:lvl>
  </w:abstractNum>
  <w:abstractNum w:abstractNumId="15">
    <w:nsid w:val="FF05931C"/>
    <w:multiLevelType w:val="singleLevel"/>
    <w:tmpl w:val="FF05931C"/>
    <w:lvl w:ilvl="0" w:tentative="0">
      <w:start w:val="1"/>
      <w:numFmt w:val="decimal"/>
      <w:suff w:val="space"/>
      <w:lvlText w:val="%1."/>
      <w:lvlJc w:val="left"/>
    </w:lvl>
  </w:abstractNum>
  <w:abstractNum w:abstractNumId="16">
    <w:nsid w:val="FF22304C"/>
    <w:multiLevelType w:val="multilevel"/>
    <w:tmpl w:val="FF22304C"/>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3"/>
      <w:numFmt w:val="decimal"/>
      <w:isLgl/>
      <w:lvlText w:val="%1.%2.%3"/>
      <w:lvlJc w:val="left"/>
      <w:pPr>
        <w:tabs>
          <w:tab w:val="left" w:pos="720"/>
        </w:tabs>
        <w:ind w:left="720" w:hanging="720"/>
      </w:pPr>
      <w:rPr>
        <w:rFonts w:hint="default" w:ascii="宋体" w:hAnsi="宋体" w:eastAsia="宋体" w:cs="宋体"/>
      </w:rPr>
    </w:lvl>
    <w:lvl w:ilvl="3" w:tentative="0">
      <w:start w:val="6"/>
      <w:numFmt w:val="decimal"/>
      <w:isLgl/>
      <w:lvlText w:val="%1.%2.%3.%4"/>
      <w:lvlJc w:val="left"/>
      <w:pPr>
        <w:tabs>
          <w:tab w:val="left" w:pos="1080"/>
        </w:tabs>
        <w:ind w:left="864" w:hanging="864"/>
      </w:pPr>
      <w:rPr>
        <w:rFonts w:hint="default" w:ascii="宋体" w:hAnsi="宋体" w:eastAsia="宋体" w:cs="宋体"/>
      </w:rPr>
    </w:lvl>
    <w:lvl w:ilvl="4" w:tentative="0">
      <w:start w:val="1"/>
      <w:numFmt w:val="decimal"/>
      <w:isLgl/>
      <w:lvlText w:val="%1.%2.%3.%4.%5"/>
      <w:lvlJc w:val="left"/>
      <w:pPr>
        <w:tabs>
          <w:tab w:val="left" w:pos="1008"/>
        </w:tabs>
        <w:ind w:left="1008" w:hanging="1008"/>
      </w:pPr>
      <w:rPr>
        <w:rFonts w:hint="default" w:ascii="宋体" w:hAnsi="宋体" w:eastAsia="宋体" w:cs="宋体"/>
      </w:rPr>
    </w:lvl>
    <w:lvl w:ilvl="5" w:tentative="0">
      <w:start w:val="2"/>
      <w:numFmt w:val="decimal"/>
      <w:lvlRestart w:val="0"/>
      <w:isLgl/>
      <w:lvlText w:val="%1.%2.%3.%4.%5.%6"/>
      <w:lvlJc w:val="left"/>
      <w:pPr>
        <w:tabs>
          <w:tab w:val="left" w:pos="1152"/>
        </w:tabs>
        <w:ind w:left="1152" w:hanging="1152"/>
      </w:pPr>
      <w:rPr>
        <w:rFonts w:hint="default" w:ascii="宋体" w:hAnsi="宋体" w:eastAsia="宋体" w:cs="宋体"/>
      </w:rPr>
    </w:lvl>
    <w:lvl w:ilvl="6" w:tentative="0">
      <w:start w:val="1"/>
      <w:numFmt w:val="decimal"/>
      <w:isLgl/>
      <w:lvlText w:val="%1.%2.%3.%4.%5.%6.%7"/>
      <w:lvlJc w:val="left"/>
      <w:pPr>
        <w:tabs>
          <w:tab w:val="left" w:pos="1296"/>
        </w:tabs>
        <w:ind w:left="1296" w:hanging="1296"/>
      </w:pPr>
      <w:rPr>
        <w:rFonts w:hint="default" w:ascii="宋体" w:hAnsi="宋体" w:eastAsia="宋体" w:cs="宋体"/>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7">
    <w:nsid w:val="00000005"/>
    <w:multiLevelType w:val="singleLevel"/>
    <w:tmpl w:val="00000005"/>
    <w:lvl w:ilvl="0" w:tentative="0">
      <w:start w:val="1"/>
      <w:numFmt w:val="decimal"/>
      <w:suff w:val="nothing"/>
      <w:lvlText w:val="%1、"/>
      <w:lvlJc w:val="left"/>
      <w:pPr>
        <w:tabs>
          <w:tab w:val="left" w:pos="0"/>
        </w:tabs>
        <w:ind w:left="0" w:firstLine="0"/>
      </w:pPr>
    </w:lvl>
  </w:abstractNum>
  <w:abstractNum w:abstractNumId="18">
    <w:nsid w:val="00000025"/>
    <w:multiLevelType w:val="multilevel"/>
    <w:tmpl w:val="00000025"/>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9">
    <w:nsid w:val="0140079A"/>
    <w:multiLevelType w:val="singleLevel"/>
    <w:tmpl w:val="0140079A"/>
    <w:lvl w:ilvl="0" w:tentative="0">
      <w:start w:val="1"/>
      <w:numFmt w:val="decimal"/>
      <w:suff w:val="nothing"/>
      <w:lvlText w:val="%1）"/>
      <w:lvlJc w:val="left"/>
    </w:lvl>
  </w:abstractNum>
  <w:abstractNum w:abstractNumId="20">
    <w:nsid w:val="02430484"/>
    <w:multiLevelType w:val="multilevel"/>
    <w:tmpl w:val="02430484"/>
    <w:lvl w:ilvl="0" w:tentative="0">
      <w:start w:val="1"/>
      <w:numFmt w:val="decimal"/>
      <w:lvlText w:val="%1."/>
      <w:lvlJc w:val="left"/>
      <w:pPr>
        <w:ind w:left="425" w:hanging="425"/>
      </w:pPr>
      <w:rPr>
        <w:rFonts w:hint="eastAsia"/>
      </w:rPr>
    </w:lvl>
    <w:lvl w:ilvl="1" w:tentative="0">
      <w:start w:val="1"/>
      <w:numFmt w:val="decimal"/>
      <w:lvlText w:val="%2."/>
      <w:lvlJc w:val="left"/>
      <w:pPr>
        <w:ind w:left="567" w:hanging="567"/>
      </w:pPr>
      <w:rPr>
        <w:rFonts w:hint="eastAsia"/>
      </w:rPr>
    </w:lvl>
    <w:lvl w:ilvl="2" w:tentative="0">
      <w:start w:val="1"/>
      <w:numFmt w:val="decimal"/>
      <w:lvlText w:val="%1.%2.%3."/>
      <w:lvlJc w:val="left"/>
      <w:pPr>
        <w:ind w:left="709" w:hanging="709"/>
      </w:pPr>
      <w:rPr>
        <w:rFonts w:hint="eastAsia"/>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21">
    <w:nsid w:val="03592CB9"/>
    <w:multiLevelType w:val="singleLevel"/>
    <w:tmpl w:val="03592CB9"/>
    <w:lvl w:ilvl="0" w:tentative="0">
      <w:start w:val="1"/>
      <w:numFmt w:val="decimal"/>
      <w:suff w:val="nothing"/>
      <w:lvlText w:val="%1、"/>
      <w:lvlJc w:val="left"/>
    </w:lvl>
  </w:abstractNum>
  <w:abstractNum w:abstractNumId="22">
    <w:nsid w:val="0B7BF4CD"/>
    <w:multiLevelType w:val="multilevel"/>
    <w:tmpl w:val="0B7BF4CD"/>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1"/>
      <w:numFmt w:val="decimal"/>
      <w:isLgl/>
      <w:lvlText w:val="%1.%2.%3"/>
      <w:lvlJc w:val="left"/>
      <w:pPr>
        <w:tabs>
          <w:tab w:val="left" w:pos="720"/>
        </w:tabs>
        <w:ind w:left="720" w:hanging="720"/>
      </w:pPr>
      <w:rPr>
        <w:rFonts w:hint="default" w:ascii="宋体" w:hAnsi="宋体" w:eastAsia="宋体" w:cs="宋体"/>
      </w:rPr>
    </w:lvl>
    <w:lvl w:ilvl="3" w:tentative="0">
      <w:start w:val="2"/>
      <w:numFmt w:val="decimal"/>
      <w:isLgl/>
      <w:lvlText w:val="%1.%2.%3.%4"/>
      <w:lvlJc w:val="left"/>
      <w:pPr>
        <w:tabs>
          <w:tab w:val="left" w:pos="1080"/>
        </w:tabs>
        <w:ind w:left="864" w:hanging="864"/>
      </w:pPr>
      <w:rPr>
        <w:rFonts w:hint="default" w:ascii="宋体" w:hAnsi="宋体" w:eastAsia="宋体" w:cs="宋体"/>
      </w:rPr>
    </w:lvl>
    <w:lvl w:ilvl="4" w:tentative="0">
      <w:start w:val="1"/>
      <w:numFmt w:val="decimal"/>
      <w:isLgl/>
      <w:lvlText w:val="%1.%2.%3.%4.%5"/>
      <w:lvlJc w:val="left"/>
      <w:pPr>
        <w:tabs>
          <w:tab w:val="left" w:pos="1008"/>
        </w:tabs>
        <w:ind w:left="1008" w:hanging="1008"/>
      </w:pPr>
      <w:rPr>
        <w:rFonts w:hint="eastAsia"/>
      </w:rPr>
    </w:lvl>
    <w:lvl w:ilvl="5" w:tentative="0">
      <w:start w:val="5"/>
      <w:numFmt w:val="decimal"/>
      <w:isLgl/>
      <w:lvlText w:val="%1.%2.%3.%4.%5.%6"/>
      <w:lvlJc w:val="left"/>
      <w:pPr>
        <w:tabs>
          <w:tab w:val="left" w:pos="1152"/>
        </w:tabs>
        <w:ind w:left="1152" w:hanging="1152"/>
      </w:pPr>
      <w:rPr>
        <w:rFonts w:hint="eastAsia"/>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3">
    <w:nsid w:val="0D657B0B"/>
    <w:multiLevelType w:val="multilevel"/>
    <w:tmpl w:val="0D657B0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113DF041"/>
    <w:multiLevelType w:val="multilevel"/>
    <w:tmpl w:val="113DF041"/>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1"/>
      <w:numFmt w:val="decimal"/>
      <w:isLgl/>
      <w:lvlText w:val="%1.%2.%3"/>
      <w:lvlJc w:val="left"/>
      <w:pPr>
        <w:tabs>
          <w:tab w:val="left" w:pos="720"/>
        </w:tabs>
        <w:ind w:left="720" w:hanging="720"/>
      </w:pPr>
      <w:rPr>
        <w:rFonts w:hint="default" w:ascii="宋体" w:hAnsi="宋体" w:eastAsia="宋体" w:cs="宋体"/>
      </w:rPr>
    </w:lvl>
    <w:lvl w:ilvl="3" w:tentative="0">
      <w:start w:val="2"/>
      <w:numFmt w:val="decimal"/>
      <w:isLgl/>
      <w:lvlText w:val="%1.%2.%3.%4"/>
      <w:lvlJc w:val="left"/>
      <w:pPr>
        <w:tabs>
          <w:tab w:val="left" w:pos="1080"/>
        </w:tabs>
        <w:ind w:left="864" w:hanging="864"/>
      </w:pPr>
      <w:rPr>
        <w:rFonts w:hint="default" w:ascii="宋体" w:hAnsi="宋体" w:eastAsia="宋体" w:cs="宋体"/>
      </w:rPr>
    </w:lvl>
    <w:lvl w:ilvl="4" w:tentative="0">
      <w:start w:val="5"/>
      <w:numFmt w:val="decimal"/>
      <w:isLgl/>
      <w:lvlText w:val="%1.%2.%3.%4.%5"/>
      <w:lvlJc w:val="left"/>
      <w:pPr>
        <w:tabs>
          <w:tab w:val="left" w:pos="1008"/>
        </w:tabs>
        <w:ind w:left="1008" w:hanging="1008"/>
      </w:pPr>
      <w:rPr>
        <w:rFonts w:hint="default" w:ascii="宋体" w:hAnsi="宋体" w:eastAsia="宋体" w:cs="宋体"/>
      </w:rPr>
    </w:lvl>
    <w:lvl w:ilvl="5" w:tentative="0">
      <w:start w:val="1"/>
      <w:numFmt w:val="decimal"/>
      <w:lvlRestart w:val="0"/>
      <w:isLgl/>
      <w:lvlText w:val="%1.%2.%3.%4.%5.%6"/>
      <w:lvlJc w:val="left"/>
      <w:pPr>
        <w:tabs>
          <w:tab w:val="left" w:pos="1152"/>
        </w:tabs>
        <w:ind w:left="1152" w:hanging="1152"/>
      </w:pPr>
      <w:rPr>
        <w:rFonts w:hint="default" w:ascii="宋体" w:hAnsi="宋体" w:eastAsia="宋体" w:cs="宋体"/>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5">
    <w:nsid w:val="14815214"/>
    <w:multiLevelType w:val="multilevel"/>
    <w:tmpl w:val="14815214"/>
    <w:lvl w:ilvl="0" w:tentative="0">
      <w:start w:val="1"/>
      <w:numFmt w:val="decimal"/>
      <w:lvlText w:val="%1."/>
      <w:lvlJc w:val="left"/>
      <w:pPr>
        <w:tabs>
          <w:tab w:val="left" w:pos="492"/>
        </w:tabs>
        <w:ind w:left="284" w:hanging="284"/>
      </w:pPr>
      <w:rPr>
        <w:rFonts w:hint="eastAsia" w:ascii="Arial Unicode MS" w:hAnsi="Arial Unicode MS" w:eastAsia="Arial Unicode MS" w:cs="Arial Unicode MS"/>
      </w:rPr>
    </w:lvl>
    <w:lvl w:ilvl="1" w:tentative="0">
      <w:start w:val="1"/>
      <w:numFmt w:val="bullet"/>
      <w:lvlText w:val=""/>
      <w:lvlJc w:val="left"/>
      <w:pPr>
        <w:tabs>
          <w:tab w:val="left" w:pos="576"/>
        </w:tabs>
        <w:ind w:left="576" w:hanging="576"/>
      </w:pPr>
      <w:rPr>
        <w:rFonts w:hint="default" w:ascii="Wingdings" w:hAnsi="Wingdings"/>
      </w:rPr>
    </w:lvl>
    <w:lvl w:ilvl="2" w:tentative="0">
      <w:start w:val="1"/>
      <w:numFmt w:val="decimal"/>
      <w:lvlText w:val="%1.%2.%3"/>
      <w:lvlJc w:val="left"/>
      <w:pPr>
        <w:tabs>
          <w:tab w:val="left" w:pos="862"/>
        </w:tabs>
        <w:ind w:left="862" w:hanging="720"/>
      </w:pPr>
      <w:rPr>
        <w:rFonts w:hint="eastAsia" w:eastAsia="宋体"/>
        <w:b/>
        <w:i w:val="0"/>
        <w:sz w:val="28"/>
        <w:szCs w:val="28"/>
      </w:rPr>
    </w:lvl>
    <w:lvl w:ilvl="3" w:tentative="0">
      <w:start w:val="1"/>
      <w:numFmt w:val="decimal"/>
      <w:lvlText w:val="%1.%2.%3.%4 "/>
      <w:lvlJc w:val="left"/>
      <w:pPr>
        <w:tabs>
          <w:tab w:val="left" w:pos="864"/>
        </w:tabs>
        <w:ind w:left="864" w:hanging="864"/>
      </w:pPr>
      <w:rPr>
        <w:rFonts w:hint="default" w:ascii="Times New Roman" w:hAnsi="Times New Roman" w:eastAsia="宋体" w:cs="Times New Roman"/>
        <w:b/>
        <w:i w:val="0"/>
        <w:sz w:val="24"/>
        <w:szCs w:val="24"/>
      </w:rPr>
    </w:lvl>
    <w:lvl w:ilvl="4" w:tentative="0">
      <w:start w:val="1"/>
      <w:numFmt w:val="decimal"/>
      <w:lvlText w:val="%1.%2.%3.%4.%5 "/>
      <w:lvlJc w:val="left"/>
      <w:pPr>
        <w:tabs>
          <w:tab w:val="left" w:pos="1008"/>
        </w:tabs>
        <w:ind w:left="1008" w:hanging="1008"/>
      </w:pPr>
      <w:rPr>
        <w:rFonts w:hint="default" w:ascii="Times New Roman" w:hAnsi="Times New Roman" w:cs="Times New Roman"/>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6">
    <w:nsid w:val="1DB1162A"/>
    <w:multiLevelType w:val="multilevel"/>
    <w:tmpl w:val="1DB1162A"/>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2"/>
      <w:numFmt w:val="decimal"/>
      <w:isLgl/>
      <w:lvlText w:val="%1.%2.%3"/>
      <w:lvlJc w:val="left"/>
      <w:pPr>
        <w:tabs>
          <w:tab w:val="left" w:pos="720"/>
        </w:tabs>
        <w:ind w:left="720" w:hanging="720"/>
      </w:pPr>
      <w:rPr>
        <w:rFonts w:hint="default" w:ascii="宋体" w:hAnsi="宋体" w:eastAsia="宋体" w:cs="宋体"/>
      </w:rPr>
    </w:lvl>
    <w:lvl w:ilvl="3" w:tentative="0">
      <w:start w:val="6"/>
      <w:numFmt w:val="decimal"/>
      <w:isLgl/>
      <w:lvlText w:val="%1.%2.%3.%4"/>
      <w:lvlJc w:val="left"/>
      <w:pPr>
        <w:tabs>
          <w:tab w:val="left" w:pos="1080"/>
        </w:tabs>
        <w:ind w:left="864" w:hanging="864"/>
      </w:pPr>
      <w:rPr>
        <w:rFonts w:hint="default" w:ascii="宋体" w:hAnsi="宋体" w:eastAsia="宋体" w:cs="宋体"/>
      </w:rPr>
    </w:lvl>
    <w:lvl w:ilvl="4" w:tentative="0">
      <w:start w:val="2"/>
      <w:numFmt w:val="decimal"/>
      <w:isLgl/>
      <w:lvlText w:val="%1.%2.%3.%4.%5"/>
      <w:lvlJc w:val="left"/>
      <w:pPr>
        <w:tabs>
          <w:tab w:val="left" w:pos="1008"/>
        </w:tabs>
        <w:ind w:left="1008" w:hanging="1008"/>
      </w:pPr>
      <w:rPr>
        <w:rFonts w:hint="default" w:ascii="宋体" w:hAnsi="宋体" w:eastAsia="宋体" w:cs="宋体"/>
      </w:rPr>
    </w:lvl>
    <w:lvl w:ilvl="5" w:tentative="0">
      <w:start w:val="1"/>
      <w:numFmt w:val="decimal"/>
      <w:lvlRestart w:val="0"/>
      <w:isLgl/>
      <w:lvlText w:val="%1.%2.%3.%4.%5.%6"/>
      <w:lvlJc w:val="left"/>
      <w:pPr>
        <w:tabs>
          <w:tab w:val="left" w:pos="1152"/>
        </w:tabs>
        <w:ind w:left="1152" w:hanging="1152"/>
      </w:pPr>
      <w:rPr>
        <w:rFonts w:hint="default" w:ascii="宋体" w:hAnsi="宋体" w:eastAsia="宋体" w:cs="宋体"/>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7">
    <w:nsid w:val="1F6EEDEC"/>
    <w:multiLevelType w:val="multilevel"/>
    <w:tmpl w:val="1F6EEDEC"/>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1"/>
      <w:numFmt w:val="decimal"/>
      <w:isLgl/>
      <w:lvlText w:val="%1.%2.%3"/>
      <w:lvlJc w:val="left"/>
      <w:pPr>
        <w:tabs>
          <w:tab w:val="left" w:pos="720"/>
        </w:tabs>
        <w:ind w:left="720" w:hanging="720"/>
      </w:pPr>
      <w:rPr>
        <w:rFonts w:hint="default" w:ascii="宋体" w:hAnsi="宋体" w:eastAsia="宋体" w:cs="宋体"/>
      </w:rPr>
    </w:lvl>
    <w:lvl w:ilvl="3" w:tentative="0">
      <w:start w:val="4"/>
      <w:numFmt w:val="decimal"/>
      <w:isLgl/>
      <w:lvlText w:val="%1.%2.%3.%4"/>
      <w:lvlJc w:val="left"/>
      <w:pPr>
        <w:tabs>
          <w:tab w:val="left" w:pos="1080"/>
        </w:tabs>
        <w:ind w:left="864" w:hanging="864"/>
      </w:pPr>
      <w:rPr>
        <w:rFonts w:hint="default" w:ascii="宋体" w:hAnsi="宋体" w:eastAsia="宋体" w:cs="宋体"/>
      </w:rPr>
    </w:lvl>
    <w:lvl w:ilvl="4" w:tentative="0">
      <w:start w:val="1"/>
      <w:numFmt w:val="decimal"/>
      <w:isLgl/>
      <w:lvlText w:val="%1.%2.%3.%4.%5"/>
      <w:lvlJc w:val="left"/>
      <w:pPr>
        <w:tabs>
          <w:tab w:val="left" w:pos="1008"/>
        </w:tabs>
        <w:ind w:left="1008" w:hanging="1008"/>
      </w:pPr>
      <w:rPr>
        <w:rFonts w:hint="default" w:ascii="宋体" w:hAnsi="宋体" w:eastAsia="宋体" w:cs="宋体"/>
      </w:rPr>
    </w:lvl>
    <w:lvl w:ilvl="5" w:tentative="0">
      <w:start w:val="5"/>
      <w:numFmt w:val="decimal"/>
      <w:isLgl/>
      <w:lvlText w:val="%1.%2.%3.%4.%5.%6"/>
      <w:lvlJc w:val="left"/>
      <w:pPr>
        <w:tabs>
          <w:tab w:val="left" w:pos="1152"/>
        </w:tabs>
        <w:ind w:left="1152" w:hanging="1152"/>
      </w:pPr>
      <w:rPr>
        <w:rFonts w:hint="eastAsia"/>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8">
    <w:nsid w:val="1FAC3C5B"/>
    <w:multiLevelType w:val="multilevel"/>
    <w:tmpl w:val="1FAC3C5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9">
    <w:nsid w:val="20000223"/>
    <w:multiLevelType w:val="singleLevel"/>
    <w:tmpl w:val="20000223"/>
    <w:lvl w:ilvl="0" w:tentative="0">
      <w:start w:val="1"/>
      <w:numFmt w:val="decimal"/>
      <w:suff w:val="space"/>
      <w:lvlText w:val="%1."/>
      <w:lvlJc w:val="left"/>
    </w:lvl>
  </w:abstractNum>
  <w:abstractNum w:abstractNumId="30">
    <w:nsid w:val="22A24A65"/>
    <w:multiLevelType w:val="multilevel"/>
    <w:tmpl w:val="22A24A6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1">
    <w:nsid w:val="253E9BCB"/>
    <w:multiLevelType w:val="singleLevel"/>
    <w:tmpl w:val="253E9BCB"/>
    <w:lvl w:ilvl="0" w:tentative="0">
      <w:start w:val="1"/>
      <w:numFmt w:val="decimal"/>
      <w:suff w:val="nothing"/>
      <w:lvlText w:val="%1、"/>
      <w:lvlJc w:val="left"/>
    </w:lvl>
  </w:abstractNum>
  <w:abstractNum w:abstractNumId="32">
    <w:nsid w:val="2FB32B41"/>
    <w:multiLevelType w:val="multilevel"/>
    <w:tmpl w:val="2FB32B41"/>
    <w:lvl w:ilvl="0" w:tentative="0">
      <w:start w:val="1"/>
      <w:numFmt w:val="decimal"/>
      <w:lvlText w:val="%1)"/>
      <w:lvlJc w:val="left"/>
      <w:pPr>
        <w:ind w:left="420" w:hanging="420"/>
      </w:p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30311572"/>
    <w:multiLevelType w:val="multilevel"/>
    <w:tmpl w:val="303115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4">
    <w:nsid w:val="32C44D21"/>
    <w:multiLevelType w:val="multilevel"/>
    <w:tmpl w:val="32C44D2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5">
    <w:nsid w:val="32DD36A0"/>
    <w:multiLevelType w:val="multilevel"/>
    <w:tmpl w:val="32DD36A0"/>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1"/>
      <w:numFmt w:val="decimal"/>
      <w:isLgl/>
      <w:lvlText w:val="%1.%2.%3"/>
      <w:lvlJc w:val="left"/>
      <w:pPr>
        <w:tabs>
          <w:tab w:val="left" w:pos="720"/>
        </w:tabs>
        <w:ind w:left="720" w:hanging="720"/>
      </w:pPr>
      <w:rPr>
        <w:rFonts w:hint="default" w:ascii="宋体" w:hAnsi="宋体" w:eastAsia="宋体" w:cs="宋体"/>
      </w:rPr>
    </w:lvl>
    <w:lvl w:ilvl="3" w:tentative="0">
      <w:start w:val="2"/>
      <w:numFmt w:val="decimal"/>
      <w:isLgl/>
      <w:lvlText w:val="%1.%2.%3.%4"/>
      <w:lvlJc w:val="left"/>
      <w:pPr>
        <w:tabs>
          <w:tab w:val="left" w:pos="1080"/>
        </w:tabs>
        <w:ind w:left="864" w:hanging="864"/>
      </w:pPr>
      <w:rPr>
        <w:rFonts w:hint="default" w:ascii="宋体" w:hAnsi="宋体" w:eastAsia="宋体" w:cs="宋体"/>
      </w:rPr>
    </w:lvl>
    <w:lvl w:ilvl="4" w:tentative="0">
      <w:start w:val="5"/>
      <w:numFmt w:val="decimal"/>
      <w:isLgl/>
      <w:lvlText w:val="%1.%2.%3.%4.%5"/>
      <w:lvlJc w:val="left"/>
      <w:pPr>
        <w:tabs>
          <w:tab w:val="left" w:pos="1008"/>
        </w:tabs>
        <w:ind w:left="1008" w:hanging="1008"/>
      </w:pPr>
      <w:rPr>
        <w:rFonts w:hint="default" w:ascii="宋体" w:hAnsi="宋体" w:eastAsia="宋体" w:cs="宋体"/>
      </w:rPr>
    </w:lvl>
    <w:lvl w:ilvl="5" w:tentative="0">
      <w:start w:val="3"/>
      <w:numFmt w:val="decimal"/>
      <w:lvlRestart w:val="0"/>
      <w:isLgl/>
      <w:lvlText w:val="%1.%2.%3.%4.%5.%6"/>
      <w:lvlJc w:val="left"/>
      <w:pPr>
        <w:tabs>
          <w:tab w:val="left" w:pos="1152"/>
        </w:tabs>
        <w:ind w:left="1152" w:hanging="1152"/>
      </w:pPr>
      <w:rPr>
        <w:rFonts w:hint="default" w:ascii="宋体" w:hAnsi="宋体" w:eastAsia="宋体" w:cs="宋体"/>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36">
    <w:nsid w:val="32FE0D01"/>
    <w:multiLevelType w:val="multilevel"/>
    <w:tmpl w:val="32FE0D01"/>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1"/>
      <w:numFmt w:val="decimal"/>
      <w:isLgl/>
      <w:lvlText w:val="%1.%2.%3"/>
      <w:lvlJc w:val="left"/>
      <w:pPr>
        <w:tabs>
          <w:tab w:val="left" w:pos="720"/>
        </w:tabs>
        <w:ind w:left="720" w:hanging="720"/>
      </w:pPr>
      <w:rPr>
        <w:rFonts w:hint="default" w:ascii="宋体" w:hAnsi="宋体" w:eastAsia="宋体" w:cs="宋体"/>
      </w:rPr>
    </w:lvl>
    <w:lvl w:ilvl="3" w:tentative="0">
      <w:start w:val="4"/>
      <w:numFmt w:val="decimal"/>
      <w:isLgl/>
      <w:lvlText w:val="%1.%2.%3.%4"/>
      <w:lvlJc w:val="left"/>
      <w:pPr>
        <w:tabs>
          <w:tab w:val="left" w:pos="1080"/>
        </w:tabs>
        <w:ind w:left="864" w:hanging="864"/>
      </w:pPr>
      <w:rPr>
        <w:rFonts w:hint="default" w:ascii="宋体" w:hAnsi="宋体" w:eastAsia="宋体" w:cs="宋体"/>
      </w:rPr>
    </w:lvl>
    <w:lvl w:ilvl="4" w:tentative="0">
      <w:start w:val="10"/>
      <w:numFmt w:val="decimal"/>
      <w:isLgl/>
      <w:lvlText w:val="%1.%2.%3.%4.%5"/>
      <w:lvlJc w:val="left"/>
      <w:pPr>
        <w:tabs>
          <w:tab w:val="left" w:pos="1008"/>
        </w:tabs>
        <w:ind w:left="1008" w:hanging="1008"/>
      </w:pPr>
      <w:rPr>
        <w:rFonts w:hint="default" w:ascii="宋体" w:hAnsi="宋体" w:eastAsia="宋体" w:cs="宋体"/>
      </w:rPr>
    </w:lvl>
    <w:lvl w:ilvl="5" w:tentative="0">
      <w:start w:val="1"/>
      <w:numFmt w:val="decimal"/>
      <w:lvlRestart w:val="0"/>
      <w:pStyle w:val="7"/>
      <w:isLgl/>
      <w:lvlText w:val="%1.%2.%3.%4.%5.%6"/>
      <w:lvlJc w:val="left"/>
      <w:pPr>
        <w:tabs>
          <w:tab w:val="left" w:pos="1152"/>
        </w:tabs>
        <w:ind w:left="1152" w:hanging="1152"/>
      </w:pPr>
      <w:rPr>
        <w:rFonts w:hint="default" w:ascii="宋体" w:hAnsi="宋体" w:eastAsia="宋体" w:cs="宋体"/>
      </w:rPr>
    </w:lvl>
    <w:lvl w:ilvl="6" w:tentative="0">
      <w:start w:val="1"/>
      <w:numFmt w:val="decimal"/>
      <w:pStyle w:val="8"/>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37">
    <w:nsid w:val="3DBF5C93"/>
    <w:multiLevelType w:val="multilevel"/>
    <w:tmpl w:val="3DBF5C93"/>
    <w:lvl w:ilvl="0" w:tentative="0">
      <w:start w:val="1"/>
      <w:numFmt w:val="decimal"/>
      <w:pStyle w:val="2"/>
      <w:isLgl/>
      <w:lvlText w:val="%1"/>
      <w:lvlJc w:val="left"/>
      <w:pPr>
        <w:tabs>
          <w:tab w:val="left" w:pos="432"/>
        </w:tabs>
        <w:ind w:left="432" w:hanging="432"/>
      </w:pPr>
      <w:rPr>
        <w:rFonts w:hint="eastAsia"/>
      </w:rPr>
    </w:lvl>
    <w:lvl w:ilvl="1" w:tentative="0">
      <w:start w:val="1"/>
      <w:numFmt w:val="decimal"/>
      <w:pStyle w:val="3"/>
      <w:isLgl/>
      <w:lvlText w:val="%1.%2"/>
      <w:lvlJc w:val="left"/>
      <w:pPr>
        <w:tabs>
          <w:tab w:val="left" w:pos="576"/>
        </w:tabs>
        <w:ind w:left="576" w:hanging="576"/>
      </w:pPr>
      <w:rPr>
        <w:rFonts w:hint="eastAsia"/>
        <w:sz w:val="24"/>
        <w:szCs w:val="24"/>
      </w:rPr>
    </w:lvl>
    <w:lvl w:ilvl="2" w:tentative="0">
      <w:start w:val="1"/>
      <w:numFmt w:val="decimal"/>
      <w:pStyle w:val="4"/>
      <w:isLgl/>
      <w:lvlText w:val="%1.%2.%3"/>
      <w:lvlJc w:val="left"/>
      <w:pPr>
        <w:tabs>
          <w:tab w:val="left" w:pos="720"/>
        </w:tabs>
        <w:ind w:left="720" w:hanging="720"/>
      </w:pPr>
      <w:rPr>
        <w:rFonts w:hint="eastAsia" w:ascii="宋体" w:hAnsi="宋体" w:eastAsia="宋体"/>
      </w:rPr>
    </w:lvl>
    <w:lvl w:ilvl="3" w:tentative="0">
      <w:start w:val="1"/>
      <w:numFmt w:val="decimal"/>
      <w:pStyle w:val="5"/>
      <w:isLgl/>
      <w:lvlText w:val="%1.%2.%3.%4"/>
      <w:lvlJc w:val="left"/>
      <w:pPr>
        <w:tabs>
          <w:tab w:val="left" w:pos="1080"/>
        </w:tabs>
        <w:ind w:left="864" w:hanging="864"/>
      </w:pPr>
      <w:rPr>
        <w:rFonts w:hint="eastAsia" w:ascii="宋体" w:hAnsi="宋体" w:eastAsia="宋体"/>
      </w:rPr>
    </w:lvl>
    <w:lvl w:ilvl="4" w:tentative="0">
      <w:start w:val="1"/>
      <w:numFmt w:val="decimal"/>
      <w:pStyle w:val="6"/>
      <w:isLgl/>
      <w:lvlText w:val="%1.%2.%3.%4.%5"/>
      <w:lvlJc w:val="left"/>
      <w:pPr>
        <w:tabs>
          <w:tab w:val="left" w:pos="1008"/>
        </w:tabs>
        <w:ind w:left="1008" w:hanging="1008"/>
      </w:pPr>
      <w:rPr>
        <w:rFonts w:hint="eastAsia" w:ascii="宋体" w:hAnsi="宋体" w:eastAsia="宋体"/>
        <w:i w:val="0"/>
        <w:iCs w:val="0"/>
        <w:sz w:val="20"/>
        <w:szCs w:val="20"/>
      </w:rPr>
    </w:lvl>
    <w:lvl w:ilvl="5" w:tentative="0">
      <w:start w:val="1"/>
      <w:numFmt w:val="decimal"/>
      <w:isLgl/>
      <w:lvlText w:val="%1.%2.%3.%4.%5.%6"/>
      <w:lvlJc w:val="left"/>
      <w:pPr>
        <w:tabs>
          <w:tab w:val="left" w:pos="1152"/>
        </w:tabs>
        <w:ind w:left="1152" w:hanging="1152"/>
      </w:pPr>
      <w:rPr>
        <w:rFonts w:hint="eastAsia"/>
      </w:rPr>
    </w:lvl>
    <w:lvl w:ilvl="6" w:tentative="0">
      <w:start w:val="1"/>
      <w:numFmt w:val="decimal"/>
      <w:isLgl/>
      <w:lvlText w:val="%1.%2.%3.%4.%5.%6.%7"/>
      <w:lvlJc w:val="left"/>
      <w:pPr>
        <w:tabs>
          <w:tab w:val="left" w:pos="1296"/>
        </w:tabs>
        <w:ind w:left="1296" w:hanging="1296"/>
      </w:pPr>
      <w:rPr>
        <w:rFonts w:hint="eastAsia" w:ascii="宋体" w:hAnsi="宋体" w:eastAsia="宋体"/>
      </w:rPr>
    </w:lvl>
    <w:lvl w:ilvl="7" w:tentative="0">
      <w:start w:val="1"/>
      <w:numFmt w:val="decimal"/>
      <w:pStyle w:val="9"/>
      <w:isLgl/>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abstractNum w:abstractNumId="38">
    <w:nsid w:val="43320FEA"/>
    <w:multiLevelType w:val="multilevel"/>
    <w:tmpl w:val="43320FEA"/>
    <w:lvl w:ilvl="0" w:tentative="0">
      <w:start w:val="1"/>
      <w:numFmt w:val="bullet"/>
      <w:lvlText w:val=""/>
      <w:lvlJc w:val="left"/>
      <w:pPr>
        <w:tabs>
          <w:tab w:val="left" w:pos="-120"/>
        </w:tabs>
        <w:ind w:left="-120" w:hanging="360"/>
      </w:pPr>
      <w:rPr>
        <w:rFonts w:hint="default" w:ascii="Wingdings" w:hAnsi="Wingdings"/>
      </w:rPr>
    </w:lvl>
    <w:lvl w:ilvl="1" w:tentative="0">
      <w:start w:val="1"/>
      <w:numFmt w:val="decimal"/>
      <w:lvlText w:val="%2、"/>
      <w:lvlJc w:val="left"/>
      <w:pPr>
        <w:tabs>
          <w:tab w:val="left" w:pos="600"/>
        </w:tabs>
        <w:ind w:left="600" w:hanging="360"/>
      </w:pPr>
      <w:rPr>
        <w:rFonts w:hint="eastAsia"/>
      </w:rPr>
    </w:lvl>
    <w:lvl w:ilvl="2" w:tentative="0">
      <w:start w:val="1"/>
      <w:numFmt w:val="bullet"/>
      <w:lvlText w:val=""/>
      <w:lvlJc w:val="left"/>
      <w:pPr>
        <w:tabs>
          <w:tab w:val="left" w:pos="1320"/>
        </w:tabs>
        <w:ind w:left="1320" w:hanging="360"/>
      </w:pPr>
      <w:rPr>
        <w:rFonts w:hint="default" w:ascii="Wingdings" w:hAnsi="Wingdings"/>
      </w:rPr>
    </w:lvl>
    <w:lvl w:ilvl="3" w:tentative="0">
      <w:start w:val="1"/>
      <w:numFmt w:val="bullet"/>
      <w:lvlText w:val=""/>
      <w:lvlJc w:val="left"/>
      <w:pPr>
        <w:tabs>
          <w:tab w:val="left" w:pos="2040"/>
        </w:tabs>
        <w:ind w:left="2040" w:hanging="360"/>
      </w:pPr>
      <w:rPr>
        <w:rFonts w:hint="default" w:ascii="Wingdings" w:hAnsi="Wingdings"/>
      </w:rPr>
    </w:lvl>
    <w:lvl w:ilvl="4" w:tentative="0">
      <w:start w:val="1"/>
      <w:numFmt w:val="bullet"/>
      <w:lvlText w:val=""/>
      <w:lvlJc w:val="left"/>
      <w:pPr>
        <w:tabs>
          <w:tab w:val="left" w:pos="2760"/>
        </w:tabs>
        <w:ind w:left="2760" w:hanging="360"/>
      </w:pPr>
      <w:rPr>
        <w:rFonts w:hint="default" w:ascii="Wingdings" w:hAnsi="Wingdings"/>
      </w:rPr>
    </w:lvl>
    <w:lvl w:ilvl="5" w:tentative="0">
      <w:start w:val="1"/>
      <w:numFmt w:val="bullet"/>
      <w:lvlText w:val=""/>
      <w:lvlJc w:val="left"/>
      <w:pPr>
        <w:tabs>
          <w:tab w:val="left" w:pos="3480"/>
        </w:tabs>
        <w:ind w:left="3480" w:hanging="360"/>
      </w:pPr>
      <w:rPr>
        <w:rFonts w:hint="default" w:ascii="Wingdings" w:hAnsi="Wingdings"/>
      </w:rPr>
    </w:lvl>
    <w:lvl w:ilvl="6" w:tentative="0">
      <w:start w:val="1"/>
      <w:numFmt w:val="bullet"/>
      <w:lvlText w:val=""/>
      <w:lvlJc w:val="left"/>
      <w:pPr>
        <w:tabs>
          <w:tab w:val="left" w:pos="4200"/>
        </w:tabs>
        <w:ind w:left="4200" w:hanging="360"/>
      </w:pPr>
      <w:rPr>
        <w:rFonts w:hint="default" w:ascii="Wingdings" w:hAnsi="Wingdings"/>
      </w:rPr>
    </w:lvl>
    <w:lvl w:ilvl="7" w:tentative="0">
      <w:start w:val="1"/>
      <w:numFmt w:val="bullet"/>
      <w:lvlText w:val=""/>
      <w:lvlJc w:val="left"/>
      <w:pPr>
        <w:tabs>
          <w:tab w:val="left" w:pos="4920"/>
        </w:tabs>
        <w:ind w:left="4920" w:hanging="360"/>
      </w:pPr>
      <w:rPr>
        <w:rFonts w:hint="default" w:ascii="Wingdings" w:hAnsi="Wingdings"/>
      </w:rPr>
    </w:lvl>
    <w:lvl w:ilvl="8" w:tentative="0">
      <w:start w:val="1"/>
      <w:numFmt w:val="bullet"/>
      <w:lvlText w:val=""/>
      <w:lvlJc w:val="left"/>
      <w:pPr>
        <w:tabs>
          <w:tab w:val="left" w:pos="5640"/>
        </w:tabs>
        <w:ind w:left="5640" w:hanging="360"/>
      </w:pPr>
      <w:rPr>
        <w:rFonts w:hint="default" w:ascii="Wingdings" w:hAnsi="Wingdings"/>
      </w:rPr>
    </w:lvl>
  </w:abstractNum>
  <w:abstractNum w:abstractNumId="39">
    <w:nsid w:val="4EF60C0A"/>
    <w:multiLevelType w:val="singleLevel"/>
    <w:tmpl w:val="4EF60C0A"/>
    <w:lvl w:ilvl="0" w:tentative="0">
      <w:start w:val="1"/>
      <w:numFmt w:val="bullet"/>
      <w:lvlText w:val=""/>
      <w:lvlJc w:val="left"/>
      <w:pPr>
        <w:ind w:left="420" w:hanging="420"/>
      </w:pPr>
      <w:rPr>
        <w:rFonts w:hint="default" w:ascii="Wingdings" w:hAnsi="Wingdings"/>
      </w:rPr>
    </w:lvl>
  </w:abstractNum>
  <w:abstractNum w:abstractNumId="40">
    <w:nsid w:val="575C2D39"/>
    <w:multiLevelType w:val="multilevel"/>
    <w:tmpl w:val="575C2D3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1">
    <w:nsid w:val="59B67023"/>
    <w:multiLevelType w:val="multilevel"/>
    <w:tmpl w:val="59B6702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2">
    <w:nsid w:val="5C80626D"/>
    <w:multiLevelType w:val="multilevel"/>
    <w:tmpl w:val="5C80626D"/>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1"/>
      <w:numFmt w:val="decimal"/>
      <w:isLgl/>
      <w:lvlText w:val="%1.%2.%3"/>
      <w:lvlJc w:val="left"/>
      <w:pPr>
        <w:tabs>
          <w:tab w:val="left" w:pos="720"/>
        </w:tabs>
        <w:ind w:left="720" w:hanging="720"/>
      </w:pPr>
      <w:rPr>
        <w:rFonts w:hint="default" w:ascii="宋体" w:hAnsi="宋体" w:eastAsia="宋体" w:cs="宋体"/>
      </w:rPr>
    </w:lvl>
    <w:lvl w:ilvl="3" w:tentative="0">
      <w:start w:val="3"/>
      <w:numFmt w:val="decimal"/>
      <w:isLgl/>
      <w:lvlText w:val="%1.%2.%3.%4"/>
      <w:lvlJc w:val="left"/>
      <w:pPr>
        <w:tabs>
          <w:tab w:val="left" w:pos="1080"/>
        </w:tabs>
        <w:ind w:left="864" w:hanging="864"/>
      </w:pPr>
      <w:rPr>
        <w:rFonts w:hint="default" w:ascii="宋体" w:hAnsi="宋体" w:eastAsia="宋体" w:cs="宋体"/>
      </w:rPr>
    </w:lvl>
    <w:lvl w:ilvl="4" w:tentative="0">
      <w:start w:val="5"/>
      <w:numFmt w:val="decimal"/>
      <w:isLgl/>
      <w:lvlText w:val="%1.%2.%3.%4.%5"/>
      <w:lvlJc w:val="left"/>
      <w:pPr>
        <w:tabs>
          <w:tab w:val="left" w:pos="1008"/>
        </w:tabs>
        <w:ind w:left="1008" w:hanging="1008"/>
      </w:pPr>
      <w:rPr>
        <w:rFonts w:hint="default" w:ascii="宋体" w:hAnsi="宋体" w:eastAsia="宋体" w:cs="宋体"/>
      </w:rPr>
    </w:lvl>
    <w:lvl w:ilvl="5" w:tentative="0">
      <w:start w:val="1"/>
      <w:numFmt w:val="decimal"/>
      <w:lvlRestart w:val="0"/>
      <w:isLgl/>
      <w:lvlText w:val="%1.%2.%3.%4.%5.%6"/>
      <w:lvlJc w:val="left"/>
      <w:pPr>
        <w:tabs>
          <w:tab w:val="left" w:pos="1152"/>
        </w:tabs>
        <w:ind w:left="1152" w:hanging="1152"/>
      </w:pPr>
      <w:rPr>
        <w:rFonts w:hint="default" w:ascii="宋体" w:hAnsi="宋体" w:eastAsia="宋体" w:cs="宋体"/>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43">
    <w:nsid w:val="5DFFCBC2"/>
    <w:multiLevelType w:val="singleLevel"/>
    <w:tmpl w:val="5DFFCBC2"/>
    <w:lvl w:ilvl="0" w:tentative="0">
      <w:start w:val="1"/>
      <w:numFmt w:val="decimal"/>
      <w:suff w:val="nothing"/>
      <w:lvlText w:val="%1、"/>
      <w:lvlJc w:val="left"/>
    </w:lvl>
  </w:abstractNum>
  <w:abstractNum w:abstractNumId="44">
    <w:nsid w:val="676945D0"/>
    <w:multiLevelType w:val="singleLevel"/>
    <w:tmpl w:val="676945D0"/>
    <w:lvl w:ilvl="0" w:tentative="0">
      <w:start w:val="1"/>
      <w:numFmt w:val="decimal"/>
      <w:suff w:val="nothing"/>
      <w:lvlText w:val="%1、"/>
      <w:lvlJc w:val="left"/>
    </w:lvl>
  </w:abstractNum>
  <w:abstractNum w:abstractNumId="45">
    <w:nsid w:val="684031F5"/>
    <w:multiLevelType w:val="multilevel"/>
    <w:tmpl w:val="684031F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6">
    <w:nsid w:val="6D856536"/>
    <w:multiLevelType w:val="multilevel"/>
    <w:tmpl w:val="6D856536"/>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2"/>
      <w:numFmt w:val="decimal"/>
      <w:isLgl/>
      <w:lvlText w:val="%1.%2.%3"/>
      <w:lvlJc w:val="left"/>
      <w:pPr>
        <w:tabs>
          <w:tab w:val="left" w:pos="720"/>
        </w:tabs>
        <w:ind w:left="720" w:hanging="720"/>
      </w:pPr>
      <w:rPr>
        <w:rFonts w:hint="default" w:ascii="宋体" w:hAnsi="宋体" w:eastAsia="宋体" w:cs="宋体"/>
      </w:rPr>
    </w:lvl>
    <w:lvl w:ilvl="3" w:tentative="0">
      <w:start w:val="6"/>
      <w:numFmt w:val="decimal"/>
      <w:isLgl/>
      <w:lvlText w:val="%1.%2.%3.%4"/>
      <w:lvlJc w:val="left"/>
      <w:pPr>
        <w:tabs>
          <w:tab w:val="left" w:pos="1080"/>
        </w:tabs>
        <w:ind w:left="864" w:hanging="864"/>
      </w:pPr>
      <w:rPr>
        <w:rFonts w:hint="default" w:ascii="宋体" w:hAnsi="宋体" w:eastAsia="宋体" w:cs="宋体"/>
      </w:rPr>
    </w:lvl>
    <w:lvl w:ilvl="4" w:tentative="0">
      <w:start w:val="1"/>
      <w:numFmt w:val="decimal"/>
      <w:isLgl/>
      <w:lvlText w:val="%1.%2.%3.%4.%5"/>
      <w:lvlJc w:val="left"/>
      <w:pPr>
        <w:tabs>
          <w:tab w:val="left" w:pos="1008"/>
        </w:tabs>
        <w:ind w:left="1008" w:hanging="1008"/>
      </w:pPr>
      <w:rPr>
        <w:rFonts w:hint="default" w:ascii="宋体" w:hAnsi="宋体" w:eastAsia="宋体" w:cs="宋体"/>
      </w:rPr>
    </w:lvl>
    <w:lvl w:ilvl="5" w:tentative="0">
      <w:start w:val="1"/>
      <w:numFmt w:val="decimal"/>
      <w:lvlRestart w:val="0"/>
      <w:isLgl/>
      <w:lvlText w:val="%1.%2.%3.%4.%5.%6"/>
      <w:lvlJc w:val="left"/>
      <w:pPr>
        <w:tabs>
          <w:tab w:val="left" w:pos="1152"/>
        </w:tabs>
        <w:ind w:left="1152" w:hanging="1152"/>
      </w:pPr>
      <w:rPr>
        <w:rFonts w:hint="default" w:ascii="宋体" w:hAnsi="宋体" w:eastAsia="宋体" w:cs="宋体"/>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47">
    <w:nsid w:val="6FA9E64E"/>
    <w:multiLevelType w:val="singleLevel"/>
    <w:tmpl w:val="6FA9E64E"/>
    <w:lvl w:ilvl="0" w:tentative="0">
      <w:start w:val="1"/>
      <w:numFmt w:val="decimal"/>
      <w:lvlText w:val="%1."/>
      <w:lvlJc w:val="left"/>
      <w:pPr>
        <w:ind w:left="425" w:hanging="425"/>
      </w:pPr>
      <w:rPr>
        <w:rFonts w:hint="default"/>
      </w:rPr>
    </w:lvl>
  </w:abstractNum>
  <w:abstractNum w:abstractNumId="48">
    <w:nsid w:val="758251AC"/>
    <w:multiLevelType w:val="multilevel"/>
    <w:tmpl w:val="758251AC"/>
    <w:lvl w:ilvl="0" w:tentative="0">
      <w:start w:val="1"/>
      <w:numFmt w:val="bullet"/>
      <w:lvlText w:val=""/>
      <w:lvlJc w:val="left"/>
      <w:pPr>
        <w:ind w:left="619" w:hanging="420"/>
      </w:pPr>
      <w:rPr>
        <w:rFonts w:hint="default" w:ascii="Wingdings" w:hAnsi="Wingdings"/>
      </w:rPr>
    </w:lvl>
    <w:lvl w:ilvl="1" w:tentative="0">
      <w:start w:val="1"/>
      <w:numFmt w:val="lowerLetter"/>
      <w:lvlText w:val="%2)"/>
      <w:lvlJc w:val="left"/>
      <w:pPr>
        <w:ind w:left="1039" w:hanging="420"/>
      </w:pPr>
    </w:lvl>
    <w:lvl w:ilvl="2" w:tentative="0">
      <w:start w:val="1"/>
      <w:numFmt w:val="lowerRoman"/>
      <w:lvlText w:val="%3."/>
      <w:lvlJc w:val="right"/>
      <w:pPr>
        <w:ind w:left="1459" w:hanging="420"/>
      </w:pPr>
    </w:lvl>
    <w:lvl w:ilvl="3" w:tentative="0">
      <w:start w:val="1"/>
      <w:numFmt w:val="decimal"/>
      <w:lvlText w:val="%4."/>
      <w:lvlJc w:val="left"/>
      <w:pPr>
        <w:ind w:left="1879" w:hanging="420"/>
      </w:pPr>
    </w:lvl>
    <w:lvl w:ilvl="4" w:tentative="0">
      <w:start w:val="1"/>
      <w:numFmt w:val="lowerLetter"/>
      <w:lvlText w:val="%5)"/>
      <w:lvlJc w:val="left"/>
      <w:pPr>
        <w:ind w:left="2299" w:hanging="420"/>
      </w:pPr>
    </w:lvl>
    <w:lvl w:ilvl="5" w:tentative="0">
      <w:start w:val="1"/>
      <w:numFmt w:val="lowerRoman"/>
      <w:lvlText w:val="%6."/>
      <w:lvlJc w:val="right"/>
      <w:pPr>
        <w:ind w:left="2719" w:hanging="420"/>
      </w:pPr>
    </w:lvl>
    <w:lvl w:ilvl="6" w:tentative="0">
      <w:start w:val="1"/>
      <w:numFmt w:val="decimal"/>
      <w:lvlText w:val="%7."/>
      <w:lvlJc w:val="left"/>
      <w:pPr>
        <w:ind w:left="3139" w:hanging="420"/>
      </w:pPr>
    </w:lvl>
    <w:lvl w:ilvl="7" w:tentative="0">
      <w:start w:val="1"/>
      <w:numFmt w:val="lowerLetter"/>
      <w:lvlText w:val="%8)"/>
      <w:lvlJc w:val="left"/>
      <w:pPr>
        <w:ind w:left="3559" w:hanging="420"/>
      </w:pPr>
    </w:lvl>
    <w:lvl w:ilvl="8" w:tentative="0">
      <w:start w:val="1"/>
      <w:numFmt w:val="lowerRoman"/>
      <w:lvlText w:val="%9."/>
      <w:lvlJc w:val="right"/>
      <w:pPr>
        <w:ind w:left="3979" w:hanging="420"/>
      </w:pPr>
    </w:lvl>
  </w:abstractNum>
  <w:abstractNum w:abstractNumId="49">
    <w:nsid w:val="77606F42"/>
    <w:multiLevelType w:val="multilevel"/>
    <w:tmpl w:val="77606F4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0">
    <w:nsid w:val="78A0739D"/>
    <w:multiLevelType w:val="multilevel"/>
    <w:tmpl w:val="78A0739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1">
    <w:nsid w:val="7CCE2A82"/>
    <w:multiLevelType w:val="singleLevel"/>
    <w:tmpl w:val="7CCE2A82"/>
    <w:lvl w:ilvl="0" w:tentative="0">
      <w:start w:val="1"/>
      <w:numFmt w:val="decimal"/>
      <w:suff w:val="nothing"/>
      <w:lvlText w:val="%1、"/>
      <w:lvlJc w:val="left"/>
    </w:lvl>
  </w:abstractNum>
  <w:abstractNum w:abstractNumId="52">
    <w:nsid w:val="7F1EF44C"/>
    <w:multiLevelType w:val="multilevel"/>
    <w:tmpl w:val="7F1EF44C"/>
    <w:lvl w:ilvl="0" w:tentative="0">
      <w:start w:val="2"/>
      <w:numFmt w:val="decimal"/>
      <w:isLgl/>
      <w:lvlText w:val="%1"/>
      <w:lvlJc w:val="left"/>
      <w:pPr>
        <w:tabs>
          <w:tab w:val="left" w:pos="432"/>
        </w:tabs>
        <w:ind w:left="432" w:hanging="432"/>
      </w:pPr>
      <w:rPr>
        <w:rFonts w:hint="default" w:ascii="宋体" w:hAnsi="宋体" w:eastAsia="宋体" w:cs="宋体"/>
      </w:rPr>
    </w:lvl>
    <w:lvl w:ilvl="1" w:tentative="0">
      <w:start w:val="2"/>
      <w:numFmt w:val="decimal"/>
      <w:isLgl/>
      <w:lvlText w:val="%1.%2"/>
      <w:lvlJc w:val="left"/>
      <w:pPr>
        <w:tabs>
          <w:tab w:val="left" w:pos="576"/>
        </w:tabs>
        <w:ind w:left="576" w:hanging="576"/>
      </w:pPr>
      <w:rPr>
        <w:rFonts w:hint="default" w:ascii="宋体" w:hAnsi="宋体" w:eastAsia="宋体" w:cs="宋体"/>
        <w:sz w:val="24"/>
        <w:szCs w:val="24"/>
      </w:rPr>
    </w:lvl>
    <w:lvl w:ilvl="2" w:tentative="0">
      <w:start w:val="1"/>
      <w:numFmt w:val="decimal"/>
      <w:isLgl/>
      <w:lvlText w:val="%1.%2.%3"/>
      <w:lvlJc w:val="left"/>
      <w:pPr>
        <w:tabs>
          <w:tab w:val="left" w:pos="720"/>
        </w:tabs>
        <w:ind w:left="720" w:hanging="720"/>
      </w:pPr>
      <w:rPr>
        <w:rFonts w:hint="default" w:ascii="宋体" w:hAnsi="宋体" w:eastAsia="宋体" w:cs="宋体"/>
      </w:rPr>
    </w:lvl>
    <w:lvl w:ilvl="3" w:tentative="0">
      <w:start w:val="3"/>
      <w:numFmt w:val="decimal"/>
      <w:isLgl/>
      <w:lvlText w:val="%1.%2.%3.%4"/>
      <w:lvlJc w:val="left"/>
      <w:pPr>
        <w:tabs>
          <w:tab w:val="left" w:pos="1080"/>
        </w:tabs>
        <w:ind w:left="864" w:hanging="864"/>
      </w:pPr>
      <w:rPr>
        <w:rFonts w:hint="default" w:ascii="宋体" w:hAnsi="宋体" w:eastAsia="宋体" w:cs="宋体"/>
      </w:rPr>
    </w:lvl>
    <w:lvl w:ilvl="4" w:tentative="0">
      <w:start w:val="5"/>
      <w:numFmt w:val="decimal"/>
      <w:isLgl/>
      <w:lvlText w:val="%1.%2.%3.%4.%5"/>
      <w:lvlJc w:val="left"/>
      <w:pPr>
        <w:tabs>
          <w:tab w:val="left" w:pos="1008"/>
        </w:tabs>
        <w:ind w:left="1008" w:hanging="1008"/>
      </w:pPr>
      <w:rPr>
        <w:rFonts w:hint="default" w:ascii="宋体" w:hAnsi="宋体" w:eastAsia="宋体" w:cs="宋体"/>
      </w:rPr>
    </w:lvl>
    <w:lvl w:ilvl="5" w:tentative="0">
      <w:start w:val="3"/>
      <w:numFmt w:val="decimal"/>
      <w:lvlRestart w:val="0"/>
      <w:isLgl/>
      <w:lvlText w:val="%1.%2.%3.%4.%5.%6"/>
      <w:lvlJc w:val="left"/>
      <w:pPr>
        <w:tabs>
          <w:tab w:val="left" w:pos="1152"/>
        </w:tabs>
        <w:ind w:left="1152" w:hanging="1152"/>
      </w:pPr>
      <w:rPr>
        <w:rFonts w:hint="default" w:ascii="宋体" w:hAnsi="宋体" w:eastAsia="宋体" w:cs="宋体"/>
      </w:rPr>
    </w:lvl>
    <w:lvl w:ilvl="6" w:tentative="0">
      <w:start w:val="1"/>
      <w:numFmt w:val="decimal"/>
      <w:isLgl/>
      <w:lvlText w:val="%1.%2.%3.%4.%5.%6.%7"/>
      <w:lvlJc w:val="left"/>
      <w:pPr>
        <w:tabs>
          <w:tab w:val="left" w:pos="1296"/>
        </w:tabs>
        <w:ind w:left="1296" w:hanging="1296"/>
      </w:pPr>
      <w:rPr>
        <w:rFonts w:hint="default" w:ascii="宋体" w:hAnsi="宋体" w:eastAsia="宋体" w:cs="宋体"/>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37"/>
  </w:num>
  <w:num w:numId="2">
    <w:abstractNumId w:val="36"/>
  </w:num>
  <w:num w:numId="3">
    <w:abstractNumId w:val="17"/>
  </w:num>
  <w:num w:numId="4">
    <w:abstractNumId w:val="20"/>
  </w:num>
  <w:num w:numId="5">
    <w:abstractNumId w:val="6"/>
  </w:num>
  <w:num w:numId="6">
    <w:abstractNumId w:val="2"/>
  </w:num>
  <w:num w:numId="7">
    <w:abstractNumId w:val="39"/>
  </w:num>
  <w:num w:numId="8">
    <w:abstractNumId w:val="13"/>
  </w:num>
  <w:num w:numId="9">
    <w:abstractNumId w:val="15"/>
  </w:num>
  <w:num w:numId="10">
    <w:abstractNumId w:val="22"/>
  </w:num>
  <w:num w:numId="11">
    <w:abstractNumId w:val="8"/>
  </w:num>
  <w:num w:numId="12">
    <w:abstractNumId w:val="24"/>
  </w:num>
  <w:num w:numId="13">
    <w:abstractNumId w:val="5"/>
  </w:num>
  <w:num w:numId="14">
    <w:abstractNumId w:val="35"/>
  </w:num>
  <w:num w:numId="15">
    <w:abstractNumId w:val="21"/>
  </w:num>
  <w:num w:numId="16">
    <w:abstractNumId w:val="42"/>
  </w:num>
  <w:num w:numId="17">
    <w:abstractNumId w:val="52"/>
  </w:num>
  <w:num w:numId="18">
    <w:abstractNumId w:val="27"/>
  </w:num>
  <w:num w:numId="19">
    <w:abstractNumId w:val="47"/>
  </w:num>
  <w:num w:numId="20">
    <w:abstractNumId w:val="29"/>
  </w:num>
  <w:num w:numId="21">
    <w:abstractNumId w:val="11"/>
  </w:num>
  <w:num w:numId="22">
    <w:abstractNumId w:val="14"/>
  </w:num>
  <w:num w:numId="23">
    <w:abstractNumId w:val="7"/>
  </w:num>
  <w:num w:numId="24">
    <w:abstractNumId w:val="36"/>
    <w:lvlOverride w:ilvl="0">
      <w:startOverride w:val="2"/>
    </w:lvlOverride>
    <w:lvlOverride w:ilvl="1">
      <w:startOverride w:val="2"/>
    </w:lvlOverride>
    <w:lvlOverride w:ilvl="2">
      <w:startOverride w:val="1"/>
    </w:lvlOverride>
    <w:lvlOverride w:ilvl="3">
      <w:startOverride w:val="4"/>
    </w:lvlOverride>
    <w:lvlOverride w:ilvl="4">
      <w:startOverride w:val="10"/>
    </w:lvlOverride>
    <w:lvlOverride w:ilvl="5">
      <w:startOverride w:val="1"/>
    </w:lvlOverride>
    <w:lvlOverride w:ilvl="6">
      <w:startOverride w:val="1"/>
    </w:lvlOverride>
    <w:lvlOverride w:ilvl="7">
      <w:startOverride w:val="1"/>
    </w:lvlOverride>
    <w:lvlOverride w:ilvl="8">
      <w:startOverride w:val="1"/>
    </w:lvlOverride>
  </w:num>
  <w:num w:numId="25">
    <w:abstractNumId w:val="0"/>
  </w:num>
  <w:num w:numId="26">
    <w:abstractNumId w:val="31"/>
  </w:num>
  <w:num w:numId="27">
    <w:abstractNumId w:val="12"/>
  </w:num>
  <w:num w:numId="28">
    <w:abstractNumId w:val="44"/>
  </w:num>
  <w:num w:numId="29">
    <w:abstractNumId w:val="9"/>
  </w:num>
  <w:num w:numId="30">
    <w:abstractNumId w:val="46"/>
  </w:num>
  <w:num w:numId="31">
    <w:abstractNumId w:val="16"/>
  </w:num>
  <w:num w:numId="32">
    <w:abstractNumId w:val="26"/>
  </w:num>
  <w:num w:numId="33">
    <w:abstractNumId w:val="4"/>
  </w:num>
  <w:num w:numId="34">
    <w:abstractNumId w:val="43"/>
  </w:num>
  <w:num w:numId="35">
    <w:abstractNumId w:val="10"/>
  </w:num>
  <w:num w:numId="36">
    <w:abstractNumId w:val="51"/>
  </w:num>
  <w:num w:numId="37">
    <w:abstractNumId w:val="19"/>
  </w:num>
  <w:num w:numId="38">
    <w:abstractNumId w:val="32"/>
  </w:num>
  <w:num w:numId="39">
    <w:abstractNumId w:val="34"/>
  </w:num>
  <w:num w:numId="40">
    <w:abstractNumId w:val="49"/>
  </w:num>
  <w:num w:numId="41">
    <w:abstractNumId w:val="40"/>
  </w:num>
  <w:num w:numId="42">
    <w:abstractNumId w:val="33"/>
  </w:num>
  <w:num w:numId="43">
    <w:abstractNumId w:val="30"/>
  </w:num>
  <w:num w:numId="44">
    <w:abstractNumId w:val="23"/>
  </w:num>
  <w:num w:numId="45">
    <w:abstractNumId w:val="45"/>
  </w:num>
  <w:num w:numId="46">
    <w:abstractNumId w:val="41"/>
  </w:num>
  <w:num w:numId="47">
    <w:abstractNumId w:val="50"/>
  </w:num>
  <w:num w:numId="48">
    <w:abstractNumId w:val="28"/>
  </w:num>
  <w:num w:numId="49">
    <w:abstractNumId w:val="18"/>
  </w:num>
  <w:num w:numId="50">
    <w:abstractNumId w:val="48"/>
  </w:num>
  <w:num w:numId="51">
    <w:abstractNumId w:val="3"/>
  </w:num>
  <w:num w:numId="52">
    <w:abstractNumId w:val="1"/>
  </w:num>
  <w:num w:numId="53">
    <w:abstractNumId w:val="25"/>
  </w:num>
  <w:num w:numId="54">
    <w:abstractNumId w:val="3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周婷">
    <w15:presenceInfo w15:providerId="WPS Office" w15:userId="4173711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hideSpellingErrors/>
  <w:hideGrammaticalErrors/>
  <w:trackRevisions w:val="1"/>
  <w:documentProtection w:enforcement="0"/>
  <w:defaultTabStop w:val="420"/>
  <w:drawingGridHorizontalSpacing w:val="105"/>
  <w:drawingGridVerticalSpacing w:val="156"/>
  <w:displayHorizontalDrawingGridEvery w:val="1"/>
  <w:displayVerticalDrawingGridEvery w:val="1"/>
  <w:doNotShadeFormData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BED"/>
    <w:rsid w:val="000078BA"/>
    <w:rsid w:val="000255B3"/>
    <w:rsid w:val="000344CD"/>
    <w:rsid w:val="0005612F"/>
    <w:rsid w:val="00057898"/>
    <w:rsid w:val="000578CA"/>
    <w:rsid w:val="000617C5"/>
    <w:rsid w:val="00063ED4"/>
    <w:rsid w:val="000761D9"/>
    <w:rsid w:val="00094237"/>
    <w:rsid w:val="000A0EFF"/>
    <w:rsid w:val="000B6BB4"/>
    <w:rsid w:val="000C40C1"/>
    <w:rsid w:val="000C7532"/>
    <w:rsid w:val="000D074E"/>
    <w:rsid w:val="00112721"/>
    <w:rsid w:val="00125B75"/>
    <w:rsid w:val="00130CF1"/>
    <w:rsid w:val="001318CE"/>
    <w:rsid w:val="00146600"/>
    <w:rsid w:val="00156E27"/>
    <w:rsid w:val="0015772C"/>
    <w:rsid w:val="00172A27"/>
    <w:rsid w:val="001A2EA3"/>
    <w:rsid w:val="001A7602"/>
    <w:rsid w:val="001B0E21"/>
    <w:rsid w:val="001B2007"/>
    <w:rsid w:val="001C66CD"/>
    <w:rsid w:val="001E29D0"/>
    <w:rsid w:val="001E762D"/>
    <w:rsid w:val="001F2349"/>
    <w:rsid w:val="001F7334"/>
    <w:rsid w:val="001F74AF"/>
    <w:rsid w:val="0021466C"/>
    <w:rsid w:val="00234925"/>
    <w:rsid w:val="002623EA"/>
    <w:rsid w:val="002641F0"/>
    <w:rsid w:val="0027356F"/>
    <w:rsid w:val="00290E35"/>
    <w:rsid w:val="002B3C9D"/>
    <w:rsid w:val="002C6DE4"/>
    <w:rsid w:val="002D1123"/>
    <w:rsid w:val="002D7CF1"/>
    <w:rsid w:val="002F07DB"/>
    <w:rsid w:val="00304E74"/>
    <w:rsid w:val="00331519"/>
    <w:rsid w:val="00342E10"/>
    <w:rsid w:val="0034321B"/>
    <w:rsid w:val="003462FD"/>
    <w:rsid w:val="003520F2"/>
    <w:rsid w:val="00352BD8"/>
    <w:rsid w:val="003734CE"/>
    <w:rsid w:val="00374444"/>
    <w:rsid w:val="00375D25"/>
    <w:rsid w:val="00396705"/>
    <w:rsid w:val="003A5705"/>
    <w:rsid w:val="003B063E"/>
    <w:rsid w:val="003B4A8E"/>
    <w:rsid w:val="003C4CE1"/>
    <w:rsid w:val="003F0C86"/>
    <w:rsid w:val="003F166A"/>
    <w:rsid w:val="00401432"/>
    <w:rsid w:val="00402AC1"/>
    <w:rsid w:val="004030A4"/>
    <w:rsid w:val="00416D7E"/>
    <w:rsid w:val="00427270"/>
    <w:rsid w:val="004357FD"/>
    <w:rsid w:val="0044505A"/>
    <w:rsid w:val="0046087E"/>
    <w:rsid w:val="0047052A"/>
    <w:rsid w:val="00474FD9"/>
    <w:rsid w:val="00487CDD"/>
    <w:rsid w:val="004A0994"/>
    <w:rsid w:val="004A6831"/>
    <w:rsid w:val="004B548D"/>
    <w:rsid w:val="004C3725"/>
    <w:rsid w:val="004E7FE8"/>
    <w:rsid w:val="004F3776"/>
    <w:rsid w:val="00500404"/>
    <w:rsid w:val="0052020C"/>
    <w:rsid w:val="0055176C"/>
    <w:rsid w:val="005565CA"/>
    <w:rsid w:val="00580936"/>
    <w:rsid w:val="0059582D"/>
    <w:rsid w:val="005F5E10"/>
    <w:rsid w:val="0064478E"/>
    <w:rsid w:val="00654461"/>
    <w:rsid w:val="00654DC0"/>
    <w:rsid w:val="00654FB8"/>
    <w:rsid w:val="00663D5F"/>
    <w:rsid w:val="00676FC2"/>
    <w:rsid w:val="006C3D5D"/>
    <w:rsid w:val="006C7C76"/>
    <w:rsid w:val="00703F67"/>
    <w:rsid w:val="00713FB2"/>
    <w:rsid w:val="007354AA"/>
    <w:rsid w:val="0074023A"/>
    <w:rsid w:val="00741912"/>
    <w:rsid w:val="00747E99"/>
    <w:rsid w:val="00752E1F"/>
    <w:rsid w:val="00755E94"/>
    <w:rsid w:val="00757D36"/>
    <w:rsid w:val="0077084F"/>
    <w:rsid w:val="007746DB"/>
    <w:rsid w:val="007A5124"/>
    <w:rsid w:val="007B2C71"/>
    <w:rsid w:val="007B7D71"/>
    <w:rsid w:val="007C3587"/>
    <w:rsid w:val="007D2670"/>
    <w:rsid w:val="007E2CC4"/>
    <w:rsid w:val="007E6FCE"/>
    <w:rsid w:val="007F5B88"/>
    <w:rsid w:val="00806C49"/>
    <w:rsid w:val="008166D3"/>
    <w:rsid w:val="00823D8F"/>
    <w:rsid w:val="00830E0C"/>
    <w:rsid w:val="008348FB"/>
    <w:rsid w:val="00853BA7"/>
    <w:rsid w:val="00855014"/>
    <w:rsid w:val="00865EBE"/>
    <w:rsid w:val="008B0AA4"/>
    <w:rsid w:val="008B4D5D"/>
    <w:rsid w:val="008D2F26"/>
    <w:rsid w:val="008E195C"/>
    <w:rsid w:val="008F5D79"/>
    <w:rsid w:val="008F7E1B"/>
    <w:rsid w:val="00900B32"/>
    <w:rsid w:val="00902467"/>
    <w:rsid w:val="00911802"/>
    <w:rsid w:val="009132A8"/>
    <w:rsid w:val="00913996"/>
    <w:rsid w:val="009252A6"/>
    <w:rsid w:val="009259AF"/>
    <w:rsid w:val="00931345"/>
    <w:rsid w:val="009318F7"/>
    <w:rsid w:val="00952EC8"/>
    <w:rsid w:val="00954F5B"/>
    <w:rsid w:val="00955678"/>
    <w:rsid w:val="0096582B"/>
    <w:rsid w:val="009660B9"/>
    <w:rsid w:val="009715D2"/>
    <w:rsid w:val="00980AAB"/>
    <w:rsid w:val="0098190E"/>
    <w:rsid w:val="00985D53"/>
    <w:rsid w:val="009A3FDF"/>
    <w:rsid w:val="009A5DC9"/>
    <w:rsid w:val="009C2655"/>
    <w:rsid w:val="009D04A0"/>
    <w:rsid w:val="00A11CBD"/>
    <w:rsid w:val="00A13CE9"/>
    <w:rsid w:val="00A41C75"/>
    <w:rsid w:val="00A4230A"/>
    <w:rsid w:val="00A9238D"/>
    <w:rsid w:val="00AA4CBA"/>
    <w:rsid w:val="00AA748C"/>
    <w:rsid w:val="00AB17E4"/>
    <w:rsid w:val="00AB3108"/>
    <w:rsid w:val="00AC3D2C"/>
    <w:rsid w:val="00AC5F11"/>
    <w:rsid w:val="00AE2509"/>
    <w:rsid w:val="00AE52EB"/>
    <w:rsid w:val="00B04273"/>
    <w:rsid w:val="00B07749"/>
    <w:rsid w:val="00B14C71"/>
    <w:rsid w:val="00B17742"/>
    <w:rsid w:val="00B35BAF"/>
    <w:rsid w:val="00B36C74"/>
    <w:rsid w:val="00B4464A"/>
    <w:rsid w:val="00B468BB"/>
    <w:rsid w:val="00B46934"/>
    <w:rsid w:val="00B47C17"/>
    <w:rsid w:val="00B50AFE"/>
    <w:rsid w:val="00B5660D"/>
    <w:rsid w:val="00B6294A"/>
    <w:rsid w:val="00B62B5E"/>
    <w:rsid w:val="00B65CBE"/>
    <w:rsid w:val="00B84C7D"/>
    <w:rsid w:val="00BA3CA3"/>
    <w:rsid w:val="00BD18C4"/>
    <w:rsid w:val="00BD5902"/>
    <w:rsid w:val="00BE09A6"/>
    <w:rsid w:val="00BE5114"/>
    <w:rsid w:val="00C03958"/>
    <w:rsid w:val="00C04A62"/>
    <w:rsid w:val="00C23F3F"/>
    <w:rsid w:val="00C33E14"/>
    <w:rsid w:val="00C3465A"/>
    <w:rsid w:val="00C401B7"/>
    <w:rsid w:val="00C420D3"/>
    <w:rsid w:val="00C46F99"/>
    <w:rsid w:val="00C6093A"/>
    <w:rsid w:val="00C71847"/>
    <w:rsid w:val="00C91C75"/>
    <w:rsid w:val="00CB24D4"/>
    <w:rsid w:val="00CC0CF8"/>
    <w:rsid w:val="00CE77DD"/>
    <w:rsid w:val="00CF15EE"/>
    <w:rsid w:val="00CF33E8"/>
    <w:rsid w:val="00CF55CE"/>
    <w:rsid w:val="00CF5871"/>
    <w:rsid w:val="00D11BD5"/>
    <w:rsid w:val="00D16422"/>
    <w:rsid w:val="00D30A55"/>
    <w:rsid w:val="00D32F10"/>
    <w:rsid w:val="00D34A2C"/>
    <w:rsid w:val="00D37C8E"/>
    <w:rsid w:val="00D412DB"/>
    <w:rsid w:val="00D437BC"/>
    <w:rsid w:val="00D57465"/>
    <w:rsid w:val="00D63CEF"/>
    <w:rsid w:val="00D67856"/>
    <w:rsid w:val="00D74BE7"/>
    <w:rsid w:val="00D827D5"/>
    <w:rsid w:val="00D855D6"/>
    <w:rsid w:val="00D94203"/>
    <w:rsid w:val="00D977BF"/>
    <w:rsid w:val="00DA2CE3"/>
    <w:rsid w:val="00DC24B2"/>
    <w:rsid w:val="00DD1A4D"/>
    <w:rsid w:val="00DD2E96"/>
    <w:rsid w:val="00E00288"/>
    <w:rsid w:val="00E0244E"/>
    <w:rsid w:val="00E4673C"/>
    <w:rsid w:val="00E57A88"/>
    <w:rsid w:val="00E630E8"/>
    <w:rsid w:val="00E755DC"/>
    <w:rsid w:val="00E75E0B"/>
    <w:rsid w:val="00E84EDC"/>
    <w:rsid w:val="00EB5564"/>
    <w:rsid w:val="00EC3F0C"/>
    <w:rsid w:val="00EC6F94"/>
    <w:rsid w:val="00ED20F0"/>
    <w:rsid w:val="00ED308B"/>
    <w:rsid w:val="00EE1B4E"/>
    <w:rsid w:val="00EE1C93"/>
    <w:rsid w:val="00F04A12"/>
    <w:rsid w:val="00F376E9"/>
    <w:rsid w:val="00F419FD"/>
    <w:rsid w:val="00F457B2"/>
    <w:rsid w:val="00F56065"/>
    <w:rsid w:val="00F636A3"/>
    <w:rsid w:val="00F6549F"/>
    <w:rsid w:val="00F91E31"/>
    <w:rsid w:val="00FA2672"/>
    <w:rsid w:val="00FB6A0A"/>
    <w:rsid w:val="00FF3FBD"/>
    <w:rsid w:val="00FF57E6"/>
    <w:rsid w:val="010815DF"/>
    <w:rsid w:val="0114538E"/>
    <w:rsid w:val="011559DC"/>
    <w:rsid w:val="0116317E"/>
    <w:rsid w:val="011B3529"/>
    <w:rsid w:val="011B736E"/>
    <w:rsid w:val="01284616"/>
    <w:rsid w:val="012A2A35"/>
    <w:rsid w:val="01391360"/>
    <w:rsid w:val="01407B47"/>
    <w:rsid w:val="01423FB3"/>
    <w:rsid w:val="014437D9"/>
    <w:rsid w:val="014548B8"/>
    <w:rsid w:val="014671DD"/>
    <w:rsid w:val="014711E4"/>
    <w:rsid w:val="01500ABD"/>
    <w:rsid w:val="01591AB3"/>
    <w:rsid w:val="0159550C"/>
    <w:rsid w:val="015A434B"/>
    <w:rsid w:val="015E450F"/>
    <w:rsid w:val="015E798D"/>
    <w:rsid w:val="01671267"/>
    <w:rsid w:val="01697B8B"/>
    <w:rsid w:val="016B173F"/>
    <w:rsid w:val="017A0DAB"/>
    <w:rsid w:val="01912577"/>
    <w:rsid w:val="019506B5"/>
    <w:rsid w:val="019558B6"/>
    <w:rsid w:val="01B358DF"/>
    <w:rsid w:val="01B5691F"/>
    <w:rsid w:val="01D25137"/>
    <w:rsid w:val="01D524AD"/>
    <w:rsid w:val="01DE546F"/>
    <w:rsid w:val="01EA4233"/>
    <w:rsid w:val="01EC392E"/>
    <w:rsid w:val="01FB1F5D"/>
    <w:rsid w:val="02032BF0"/>
    <w:rsid w:val="020A7F59"/>
    <w:rsid w:val="02132D20"/>
    <w:rsid w:val="02137CE6"/>
    <w:rsid w:val="02240B2E"/>
    <w:rsid w:val="0227722E"/>
    <w:rsid w:val="022C6A77"/>
    <w:rsid w:val="02310158"/>
    <w:rsid w:val="02310A5A"/>
    <w:rsid w:val="023E700D"/>
    <w:rsid w:val="02440EB3"/>
    <w:rsid w:val="02452129"/>
    <w:rsid w:val="025F0B2B"/>
    <w:rsid w:val="02620EE8"/>
    <w:rsid w:val="02643E0D"/>
    <w:rsid w:val="026B178C"/>
    <w:rsid w:val="027C7B65"/>
    <w:rsid w:val="027D0916"/>
    <w:rsid w:val="0284614F"/>
    <w:rsid w:val="028C0BB4"/>
    <w:rsid w:val="028D50CA"/>
    <w:rsid w:val="02922E4F"/>
    <w:rsid w:val="02960B81"/>
    <w:rsid w:val="029B6726"/>
    <w:rsid w:val="02B9503D"/>
    <w:rsid w:val="02BE5BE6"/>
    <w:rsid w:val="02BE78FC"/>
    <w:rsid w:val="02C20DD5"/>
    <w:rsid w:val="02DB6087"/>
    <w:rsid w:val="02E057B6"/>
    <w:rsid w:val="02E361E7"/>
    <w:rsid w:val="02EF5C73"/>
    <w:rsid w:val="02EF7771"/>
    <w:rsid w:val="02F31AFD"/>
    <w:rsid w:val="02FB74C0"/>
    <w:rsid w:val="03025EF8"/>
    <w:rsid w:val="0306038B"/>
    <w:rsid w:val="03097094"/>
    <w:rsid w:val="030A578A"/>
    <w:rsid w:val="030E0198"/>
    <w:rsid w:val="03171805"/>
    <w:rsid w:val="031934BC"/>
    <w:rsid w:val="0320026A"/>
    <w:rsid w:val="034005EC"/>
    <w:rsid w:val="03453F96"/>
    <w:rsid w:val="03473379"/>
    <w:rsid w:val="034B7A6F"/>
    <w:rsid w:val="034D27DA"/>
    <w:rsid w:val="034E02F9"/>
    <w:rsid w:val="034E3232"/>
    <w:rsid w:val="035575B2"/>
    <w:rsid w:val="035D7E18"/>
    <w:rsid w:val="03674E9D"/>
    <w:rsid w:val="0372678A"/>
    <w:rsid w:val="03750971"/>
    <w:rsid w:val="03766A40"/>
    <w:rsid w:val="037C5B0C"/>
    <w:rsid w:val="03836E3C"/>
    <w:rsid w:val="03880DFA"/>
    <w:rsid w:val="038D5942"/>
    <w:rsid w:val="0397074A"/>
    <w:rsid w:val="039C5950"/>
    <w:rsid w:val="03A51B5B"/>
    <w:rsid w:val="03B14BC8"/>
    <w:rsid w:val="03BD370F"/>
    <w:rsid w:val="03BF20F2"/>
    <w:rsid w:val="03BF5C11"/>
    <w:rsid w:val="03C65D2D"/>
    <w:rsid w:val="03D6054C"/>
    <w:rsid w:val="03E35FE3"/>
    <w:rsid w:val="03ED2AC7"/>
    <w:rsid w:val="03FD0627"/>
    <w:rsid w:val="03FD4F3F"/>
    <w:rsid w:val="040967E8"/>
    <w:rsid w:val="041036A0"/>
    <w:rsid w:val="042A7FF2"/>
    <w:rsid w:val="04351918"/>
    <w:rsid w:val="04367B60"/>
    <w:rsid w:val="043D72D1"/>
    <w:rsid w:val="04416EBA"/>
    <w:rsid w:val="04494DF7"/>
    <w:rsid w:val="044C0EC2"/>
    <w:rsid w:val="04542547"/>
    <w:rsid w:val="04633489"/>
    <w:rsid w:val="046A4145"/>
    <w:rsid w:val="047E57C8"/>
    <w:rsid w:val="04853AA4"/>
    <w:rsid w:val="049136FD"/>
    <w:rsid w:val="04945220"/>
    <w:rsid w:val="04981FDE"/>
    <w:rsid w:val="04987706"/>
    <w:rsid w:val="049E17BF"/>
    <w:rsid w:val="04A922DE"/>
    <w:rsid w:val="04A933AE"/>
    <w:rsid w:val="04A95C00"/>
    <w:rsid w:val="04AB41C7"/>
    <w:rsid w:val="04AF26F1"/>
    <w:rsid w:val="04B341BC"/>
    <w:rsid w:val="04BB1FDB"/>
    <w:rsid w:val="04BC571E"/>
    <w:rsid w:val="04C70E5B"/>
    <w:rsid w:val="04C8621D"/>
    <w:rsid w:val="04CA6344"/>
    <w:rsid w:val="04D865BA"/>
    <w:rsid w:val="04E947F1"/>
    <w:rsid w:val="04EA438C"/>
    <w:rsid w:val="04F71855"/>
    <w:rsid w:val="04F764EF"/>
    <w:rsid w:val="050A1E06"/>
    <w:rsid w:val="050B1348"/>
    <w:rsid w:val="050D40FF"/>
    <w:rsid w:val="05104328"/>
    <w:rsid w:val="0510603E"/>
    <w:rsid w:val="0528577E"/>
    <w:rsid w:val="05366752"/>
    <w:rsid w:val="05397C51"/>
    <w:rsid w:val="053E6C3B"/>
    <w:rsid w:val="0541080D"/>
    <w:rsid w:val="05490367"/>
    <w:rsid w:val="0550792C"/>
    <w:rsid w:val="055C283F"/>
    <w:rsid w:val="056014E6"/>
    <w:rsid w:val="05744E92"/>
    <w:rsid w:val="05860167"/>
    <w:rsid w:val="058D4BBC"/>
    <w:rsid w:val="058E1C4D"/>
    <w:rsid w:val="059071CA"/>
    <w:rsid w:val="05915890"/>
    <w:rsid w:val="05A013F8"/>
    <w:rsid w:val="05A06EF1"/>
    <w:rsid w:val="05B23857"/>
    <w:rsid w:val="05B34267"/>
    <w:rsid w:val="05B80308"/>
    <w:rsid w:val="05CD4E5E"/>
    <w:rsid w:val="05D2741B"/>
    <w:rsid w:val="05D66225"/>
    <w:rsid w:val="05D726F5"/>
    <w:rsid w:val="05F12ACF"/>
    <w:rsid w:val="060509CF"/>
    <w:rsid w:val="0605566C"/>
    <w:rsid w:val="060874C3"/>
    <w:rsid w:val="060C7ED0"/>
    <w:rsid w:val="061B6110"/>
    <w:rsid w:val="061D1A33"/>
    <w:rsid w:val="062D1964"/>
    <w:rsid w:val="062D42C7"/>
    <w:rsid w:val="06301AD0"/>
    <w:rsid w:val="06336FB8"/>
    <w:rsid w:val="0634367C"/>
    <w:rsid w:val="063C653F"/>
    <w:rsid w:val="063F00BC"/>
    <w:rsid w:val="064055F6"/>
    <w:rsid w:val="064C145A"/>
    <w:rsid w:val="064D7846"/>
    <w:rsid w:val="065401F3"/>
    <w:rsid w:val="065A4E49"/>
    <w:rsid w:val="06624C44"/>
    <w:rsid w:val="06631307"/>
    <w:rsid w:val="06675632"/>
    <w:rsid w:val="066C4AEC"/>
    <w:rsid w:val="066F3721"/>
    <w:rsid w:val="06763901"/>
    <w:rsid w:val="068248A7"/>
    <w:rsid w:val="068327BF"/>
    <w:rsid w:val="068435F0"/>
    <w:rsid w:val="06874B65"/>
    <w:rsid w:val="06941A3A"/>
    <w:rsid w:val="069A1897"/>
    <w:rsid w:val="06A0701D"/>
    <w:rsid w:val="06B3570C"/>
    <w:rsid w:val="06BF7265"/>
    <w:rsid w:val="06C515F5"/>
    <w:rsid w:val="06C61A68"/>
    <w:rsid w:val="06CC45E0"/>
    <w:rsid w:val="06DA5A4E"/>
    <w:rsid w:val="06E71CD9"/>
    <w:rsid w:val="06EF75BF"/>
    <w:rsid w:val="06F70BF9"/>
    <w:rsid w:val="06FA3330"/>
    <w:rsid w:val="07001770"/>
    <w:rsid w:val="071657CD"/>
    <w:rsid w:val="071E36F7"/>
    <w:rsid w:val="07220579"/>
    <w:rsid w:val="07253D92"/>
    <w:rsid w:val="07273CD5"/>
    <w:rsid w:val="07275337"/>
    <w:rsid w:val="072806C5"/>
    <w:rsid w:val="072C1E07"/>
    <w:rsid w:val="072D3F21"/>
    <w:rsid w:val="073512B5"/>
    <w:rsid w:val="073B3122"/>
    <w:rsid w:val="07483C1D"/>
    <w:rsid w:val="074F211A"/>
    <w:rsid w:val="07550604"/>
    <w:rsid w:val="0756106A"/>
    <w:rsid w:val="075D1506"/>
    <w:rsid w:val="076723E6"/>
    <w:rsid w:val="076F334F"/>
    <w:rsid w:val="07704CBD"/>
    <w:rsid w:val="077777FC"/>
    <w:rsid w:val="077A0E56"/>
    <w:rsid w:val="077D11F3"/>
    <w:rsid w:val="077D780D"/>
    <w:rsid w:val="07815475"/>
    <w:rsid w:val="07831FAA"/>
    <w:rsid w:val="07881230"/>
    <w:rsid w:val="07885BE9"/>
    <w:rsid w:val="078B213E"/>
    <w:rsid w:val="0791052F"/>
    <w:rsid w:val="07945569"/>
    <w:rsid w:val="07A26849"/>
    <w:rsid w:val="07AB5BC4"/>
    <w:rsid w:val="07B162A3"/>
    <w:rsid w:val="07C07A9F"/>
    <w:rsid w:val="07C75362"/>
    <w:rsid w:val="07C8121D"/>
    <w:rsid w:val="07D05675"/>
    <w:rsid w:val="07E07881"/>
    <w:rsid w:val="07E14EAD"/>
    <w:rsid w:val="07E16C55"/>
    <w:rsid w:val="07E17215"/>
    <w:rsid w:val="07E25624"/>
    <w:rsid w:val="07E80B5A"/>
    <w:rsid w:val="07F51E15"/>
    <w:rsid w:val="07FE6082"/>
    <w:rsid w:val="07FE7C93"/>
    <w:rsid w:val="080D0417"/>
    <w:rsid w:val="08126804"/>
    <w:rsid w:val="0815744A"/>
    <w:rsid w:val="081F72A4"/>
    <w:rsid w:val="08316DFA"/>
    <w:rsid w:val="08342609"/>
    <w:rsid w:val="083447DC"/>
    <w:rsid w:val="083C4F89"/>
    <w:rsid w:val="08676909"/>
    <w:rsid w:val="08692908"/>
    <w:rsid w:val="086D4EC8"/>
    <w:rsid w:val="086F0286"/>
    <w:rsid w:val="08A02B32"/>
    <w:rsid w:val="08A86B8E"/>
    <w:rsid w:val="08AE50F0"/>
    <w:rsid w:val="08B40E18"/>
    <w:rsid w:val="08C04E46"/>
    <w:rsid w:val="08C33715"/>
    <w:rsid w:val="08DD49D5"/>
    <w:rsid w:val="08E0019A"/>
    <w:rsid w:val="08E0360C"/>
    <w:rsid w:val="08E465FE"/>
    <w:rsid w:val="08F004E9"/>
    <w:rsid w:val="08F0527E"/>
    <w:rsid w:val="08F15732"/>
    <w:rsid w:val="08F62EE1"/>
    <w:rsid w:val="08F64F0F"/>
    <w:rsid w:val="08FD143C"/>
    <w:rsid w:val="09016FBD"/>
    <w:rsid w:val="090D5907"/>
    <w:rsid w:val="09144492"/>
    <w:rsid w:val="09174B19"/>
    <w:rsid w:val="09191D37"/>
    <w:rsid w:val="092456BA"/>
    <w:rsid w:val="09297F72"/>
    <w:rsid w:val="093D1680"/>
    <w:rsid w:val="093D5FC6"/>
    <w:rsid w:val="093F590D"/>
    <w:rsid w:val="09427932"/>
    <w:rsid w:val="095B1C2C"/>
    <w:rsid w:val="095D7810"/>
    <w:rsid w:val="09692C56"/>
    <w:rsid w:val="096C3505"/>
    <w:rsid w:val="096E2581"/>
    <w:rsid w:val="096F33A8"/>
    <w:rsid w:val="097030F3"/>
    <w:rsid w:val="097039A2"/>
    <w:rsid w:val="0972629D"/>
    <w:rsid w:val="097A3969"/>
    <w:rsid w:val="098170E3"/>
    <w:rsid w:val="09840237"/>
    <w:rsid w:val="098D7241"/>
    <w:rsid w:val="09A619E6"/>
    <w:rsid w:val="09B60548"/>
    <w:rsid w:val="09BD0DE4"/>
    <w:rsid w:val="09CF4CED"/>
    <w:rsid w:val="09D87B49"/>
    <w:rsid w:val="09DB264C"/>
    <w:rsid w:val="09F06853"/>
    <w:rsid w:val="09F204A4"/>
    <w:rsid w:val="0A0072F9"/>
    <w:rsid w:val="0A016B1F"/>
    <w:rsid w:val="0A050128"/>
    <w:rsid w:val="0A086211"/>
    <w:rsid w:val="0A113863"/>
    <w:rsid w:val="0A154C3B"/>
    <w:rsid w:val="0A1A3562"/>
    <w:rsid w:val="0A1B0444"/>
    <w:rsid w:val="0A1F1236"/>
    <w:rsid w:val="0A216643"/>
    <w:rsid w:val="0A28197B"/>
    <w:rsid w:val="0A2B59C2"/>
    <w:rsid w:val="0A2C2FBC"/>
    <w:rsid w:val="0A2F6027"/>
    <w:rsid w:val="0A44275A"/>
    <w:rsid w:val="0A4A7B72"/>
    <w:rsid w:val="0A553722"/>
    <w:rsid w:val="0A580048"/>
    <w:rsid w:val="0A5909F8"/>
    <w:rsid w:val="0A68428E"/>
    <w:rsid w:val="0A7257E5"/>
    <w:rsid w:val="0A7D683F"/>
    <w:rsid w:val="0A95112A"/>
    <w:rsid w:val="0A9E0135"/>
    <w:rsid w:val="0AA26AF8"/>
    <w:rsid w:val="0ABB2257"/>
    <w:rsid w:val="0ABB6D41"/>
    <w:rsid w:val="0ABD5E7E"/>
    <w:rsid w:val="0ACF5858"/>
    <w:rsid w:val="0AD16E65"/>
    <w:rsid w:val="0AD37F3E"/>
    <w:rsid w:val="0AF02BB3"/>
    <w:rsid w:val="0AF303FD"/>
    <w:rsid w:val="0AF55C1C"/>
    <w:rsid w:val="0B0101DE"/>
    <w:rsid w:val="0B013303"/>
    <w:rsid w:val="0B04515B"/>
    <w:rsid w:val="0B10542D"/>
    <w:rsid w:val="0B1F0C6E"/>
    <w:rsid w:val="0B29254F"/>
    <w:rsid w:val="0B341C58"/>
    <w:rsid w:val="0B442FC9"/>
    <w:rsid w:val="0B54433A"/>
    <w:rsid w:val="0B551B1A"/>
    <w:rsid w:val="0B5855CF"/>
    <w:rsid w:val="0B5C74D3"/>
    <w:rsid w:val="0B67700D"/>
    <w:rsid w:val="0B691895"/>
    <w:rsid w:val="0B6A0B73"/>
    <w:rsid w:val="0B6A4A09"/>
    <w:rsid w:val="0B6B1258"/>
    <w:rsid w:val="0B6D6EF3"/>
    <w:rsid w:val="0B6F4F8A"/>
    <w:rsid w:val="0B715DAA"/>
    <w:rsid w:val="0B717D61"/>
    <w:rsid w:val="0B725F25"/>
    <w:rsid w:val="0B737792"/>
    <w:rsid w:val="0B791539"/>
    <w:rsid w:val="0B7948B3"/>
    <w:rsid w:val="0B914C30"/>
    <w:rsid w:val="0B9F15E4"/>
    <w:rsid w:val="0BA13B9B"/>
    <w:rsid w:val="0BA4374A"/>
    <w:rsid w:val="0BA523ED"/>
    <w:rsid w:val="0BA67C6E"/>
    <w:rsid w:val="0BAE0358"/>
    <w:rsid w:val="0BB555ED"/>
    <w:rsid w:val="0BBD1AD3"/>
    <w:rsid w:val="0BC465F6"/>
    <w:rsid w:val="0BC81AA4"/>
    <w:rsid w:val="0BDC2334"/>
    <w:rsid w:val="0BDD6379"/>
    <w:rsid w:val="0BE03BE7"/>
    <w:rsid w:val="0BE05203"/>
    <w:rsid w:val="0BE156E5"/>
    <w:rsid w:val="0BE25CA5"/>
    <w:rsid w:val="0BE667F2"/>
    <w:rsid w:val="0BEE4AB7"/>
    <w:rsid w:val="0BF740A1"/>
    <w:rsid w:val="0C012241"/>
    <w:rsid w:val="0C062B29"/>
    <w:rsid w:val="0C086E22"/>
    <w:rsid w:val="0C100B12"/>
    <w:rsid w:val="0C103BE0"/>
    <w:rsid w:val="0C2144BF"/>
    <w:rsid w:val="0C325428"/>
    <w:rsid w:val="0C3C2DE8"/>
    <w:rsid w:val="0C3E7587"/>
    <w:rsid w:val="0C406847"/>
    <w:rsid w:val="0C406DC7"/>
    <w:rsid w:val="0C4F0FC4"/>
    <w:rsid w:val="0C6171B0"/>
    <w:rsid w:val="0C704251"/>
    <w:rsid w:val="0C742C9F"/>
    <w:rsid w:val="0C7A3816"/>
    <w:rsid w:val="0C7C7F98"/>
    <w:rsid w:val="0C8110CC"/>
    <w:rsid w:val="0C874690"/>
    <w:rsid w:val="0C8A16CD"/>
    <w:rsid w:val="0C915059"/>
    <w:rsid w:val="0CA97670"/>
    <w:rsid w:val="0CB818C8"/>
    <w:rsid w:val="0CB96B8C"/>
    <w:rsid w:val="0CBD026A"/>
    <w:rsid w:val="0CBD3C7C"/>
    <w:rsid w:val="0CC14FCD"/>
    <w:rsid w:val="0CD24CD7"/>
    <w:rsid w:val="0CD34AE5"/>
    <w:rsid w:val="0CD81E18"/>
    <w:rsid w:val="0CE84619"/>
    <w:rsid w:val="0CFD7BD9"/>
    <w:rsid w:val="0D0121C9"/>
    <w:rsid w:val="0D0322C8"/>
    <w:rsid w:val="0D04327C"/>
    <w:rsid w:val="0D053E2A"/>
    <w:rsid w:val="0D100645"/>
    <w:rsid w:val="0D1D0ED0"/>
    <w:rsid w:val="0D275969"/>
    <w:rsid w:val="0D314DDA"/>
    <w:rsid w:val="0D3717C4"/>
    <w:rsid w:val="0D3C746F"/>
    <w:rsid w:val="0D3E275F"/>
    <w:rsid w:val="0D4A7432"/>
    <w:rsid w:val="0D4C04C2"/>
    <w:rsid w:val="0D4C7079"/>
    <w:rsid w:val="0D53743C"/>
    <w:rsid w:val="0D547223"/>
    <w:rsid w:val="0D636FEC"/>
    <w:rsid w:val="0D654059"/>
    <w:rsid w:val="0D6D440C"/>
    <w:rsid w:val="0D7349A2"/>
    <w:rsid w:val="0D791B9F"/>
    <w:rsid w:val="0D7F4809"/>
    <w:rsid w:val="0D863438"/>
    <w:rsid w:val="0D8671B5"/>
    <w:rsid w:val="0D8D053A"/>
    <w:rsid w:val="0D9A5B7B"/>
    <w:rsid w:val="0DA148F7"/>
    <w:rsid w:val="0DA830F4"/>
    <w:rsid w:val="0DC43536"/>
    <w:rsid w:val="0DCF4F92"/>
    <w:rsid w:val="0DD0261C"/>
    <w:rsid w:val="0DD428A8"/>
    <w:rsid w:val="0DDC01B8"/>
    <w:rsid w:val="0DF37E43"/>
    <w:rsid w:val="0DFF5C42"/>
    <w:rsid w:val="0E007BEB"/>
    <w:rsid w:val="0E076779"/>
    <w:rsid w:val="0E2806EE"/>
    <w:rsid w:val="0E31151F"/>
    <w:rsid w:val="0E3635AA"/>
    <w:rsid w:val="0E377C29"/>
    <w:rsid w:val="0E3E38EA"/>
    <w:rsid w:val="0E4643EF"/>
    <w:rsid w:val="0E4809B3"/>
    <w:rsid w:val="0E516889"/>
    <w:rsid w:val="0E581384"/>
    <w:rsid w:val="0E60594F"/>
    <w:rsid w:val="0E622819"/>
    <w:rsid w:val="0E6C0EED"/>
    <w:rsid w:val="0E6E4C45"/>
    <w:rsid w:val="0E7527A3"/>
    <w:rsid w:val="0E7C6882"/>
    <w:rsid w:val="0E812A79"/>
    <w:rsid w:val="0E854F44"/>
    <w:rsid w:val="0E96422F"/>
    <w:rsid w:val="0EAE3FF6"/>
    <w:rsid w:val="0EC5791A"/>
    <w:rsid w:val="0ECB7DA7"/>
    <w:rsid w:val="0ED1709A"/>
    <w:rsid w:val="0ED93E4F"/>
    <w:rsid w:val="0EDA370F"/>
    <w:rsid w:val="0EE775FB"/>
    <w:rsid w:val="0EEE14BA"/>
    <w:rsid w:val="0EF25453"/>
    <w:rsid w:val="0EF56E99"/>
    <w:rsid w:val="0EF577D1"/>
    <w:rsid w:val="0EF73958"/>
    <w:rsid w:val="0EF9214A"/>
    <w:rsid w:val="0EFC57AB"/>
    <w:rsid w:val="0F0050E4"/>
    <w:rsid w:val="0F0C12BE"/>
    <w:rsid w:val="0F13639B"/>
    <w:rsid w:val="0F18271C"/>
    <w:rsid w:val="0F183F20"/>
    <w:rsid w:val="0F247CBD"/>
    <w:rsid w:val="0F2501F6"/>
    <w:rsid w:val="0F2573EB"/>
    <w:rsid w:val="0F2D641A"/>
    <w:rsid w:val="0F333BB0"/>
    <w:rsid w:val="0F3444D9"/>
    <w:rsid w:val="0F353ACB"/>
    <w:rsid w:val="0F360C92"/>
    <w:rsid w:val="0F3D69A6"/>
    <w:rsid w:val="0F457B45"/>
    <w:rsid w:val="0F473702"/>
    <w:rsid w:val="0F4E2E72"/>
    <w:rsid w:val="0F5249D7"/>
    <w:rsid w:val="0F6306EA"/>
    <w:rsid w:val="0F6B4D3D"/>
    <w:rsid w:val="0F725525"/>
    <w:rsid w:val="0F7531A5"/>
    <w:rsid w:val="0F77774B"/>
    <w:rsid w:val="0F791EB9"/>
    <w:rsid w:val="0F84353A"/>
    <w:rsid w:val="0F853250"/>
    <w:rsid w:val="0F8654E0"/>
    <w:rsid w:val="0F884B6B"/>
    <w:rsid w:val="0F936222"/>
    <w:rsid w:val="0F991C32"/>
    <w:rsid w:val="0FB5128A"/>
    <w:rsid w:val="0FCF1DDE"/>
    <w:rsid w:val="0FCF3258"/>
    <w:rsid w:val="0FD165AF"/>
    <w:rsid w:val="0FD84301"/>
    <w:rsid w:val="0FDF03A4"/>
    <w:rsid w:val="0FF7084A"/>
    <w:rsid w:val="0FFB5FF8"/>
    <w:rsid w:val="1004613C"/>
    <w:rsid w:val="100950E3"/>
    <w:rsid w:val="102149FA"/>
    <w:rsid w:val="102969E8"/>
    <w:rsid w:val="102B34E5"/>
    <w:rsid w:val="102B5C99"/>
    <w:rsid w:val="103B77E8"/>
    <w:rsid w:val="103D50B4"/>
    <w:rsid w:val="10561744"/>
    <w:rsid w:val="10592159"/>
    <w:rsid w:val="105C1879"/>
    <w:rsid w:val="106175C7"/>
    <w:rsid w:val="10666E3B"/>
    <w:rsid w:val="106873DA"/>
    <w:rsid w:val="1077413E"/>
    <w:rsid w:val="107C7DF9"/>
    <w:rsid w:val="108E6605"/>
    <w:rsid w:val="108E7540"/>
    <w:rsid w:val="109A5526"/>
    <w:rsid w:val="10A32D8A"/>
    <w:rsid w:val="10A53184"/>
    <w:rsid w:val="10AE7448"/>
    <w:rsid w:val="10B17718"/>
    <w:rsid w:val="10B7334D"/>
    <w:rsid w:val="10BC6834"/>
    <w:rsid w:val="10C341AF"/>
    <w:rsid w:val="10C81175"/>
    <w:rsid w:val="10CC04B6"/>
    <w:rsid w:val="10D820EB"/>
    <w:rsid w:val="10DC37BB"/>
    <w:rsid w:val="10DE79AF"/>
    <w:rsid w:val="10DF73F2"/>
    <w:rsid w:val="10E01E75"/>
    <w:rsid w:val="10E21641"/>
    <w:rsid w:val="10ED148A"/>
    <w:rsid w:val="10F94E1F"/>
    <w:rsid w:val="11192F9B"/>
    <w:rsid w:val="11200AA6"/>
    <w:rsid w:val="11377A05"/>
    <w:rsid w:val="11385A98"/>
    <w:rsid w:val="113963DD"/>
    <w:rsid w:val="113A3246"/>
    <w:rsid w:val="11407CC7"/>
    <w:rsid w:val="11467394"/>
    <w:rsid w:val="115010D2"/>
    <w:rsid w:val="11543273"/>
    <w:rsid w:val="115D19C9"/>
    <w:rsid w:val="116415AB"/>
    <w:rsid w:val="116B2D9D"/>
    <w:rsid w:val="116C070A"/>
    <w:rsid w:val="1174474F"/>
    <w:rsid w:val="118052F9"/>
    <w:rsid w:val="118A754C"/>
    <w:rsid w:val="118F4B79"/>
    <w:rsid w:val="11991BE4"/>
    <w:rsid w:val="119B193D"/>
    <w:rsid w:val="11A75A26"/>
    <w:rsid w:val="11AA48AF"/>
    <w:rsid w:val="11AE4238"/>
    <w:rsid w:val="11B77F46"/>
    <w:rsid w:val="11BD54A2"/>
    <w:rsid w:val="11C23A61"/>
    <w:rsid w:val="11C70926"/>
    <w:rsid w:val="11CF091F"/>
    <w:rsid w:val="11D24F9E"/>
    <w:rsid w:val="11D44A46"/>
    <w:rsid w:val="11D4604D"/>
    <w:rsid w:val="11E2049F"/>
    <w:rsid w:val="11E73CD1"/>
    <w:rsid w:val="11F9446D"/>
    <w:rsid w:val="1200671A"/>
    <w:rsid w:val="12085A12"/>
    <w:rsid w:val="120A7FD6"/>
    <w:rsid w:val="120C4FC6"/>
    <w:rsid w:val="12263DDB"/>
    <w:rsid w:val="122860EB"/>
    <w:rsid w:val="12294CD9"/>
    <w:rsid w:val="122F1CEA"/>
    <w:rsid w:val="122F7CA1"/>
    <w:rsid w:val="1238153A"/>
    <w:rsid w:val="123B2A4C"/>
    <w:rsid w:val="12431D35"/>
    <w:rsid w:val="12441523"/>
    <w:rsid w:val="12461C3A"/>
    <w:rsid w:val="125E0DE0"/>
    <w:rsid w:val="12603AC6"/>
    <w:rsid w:val="1264416E"/>
    <w:rsid w:val="12663FBA"/>
    <w:rsid w:val="126F272D"/>
    <w:rsid w:val="127238DF"/>
    <w:rsid w:val="12724C23"/>
    <w:rsid w:val="12735CB5"/>
    <w:rsid w:val="12746424"/>
    <w:rsid w:val="12774A89"/>
    <w:rsid w:val="1279037F"/>
    <w:rsid w:val="12882FAE"/>
    <w:rsid w:val="128C185D"/>
    <w:rsid w:val="12922BAE"/>
    <w:rsid w:val="12AD03FC"/>
    <w:rsid w:val="12AD4BF4"/>
    <w:rsid w:val="12B37FC4"/>
    <w:rsid w:val="12B43003"/>
    <w:rsid w:val="12B76B68"/>
    <w:rsid w:val="12BB1B67"/>
    <w:rsid w:val="12C45BC5"/>
    <w:rsid w:val="12D45519"/>
    <w:rsid w:val="12D57DF3"/>
    <w:rsid w:val="12DF0F0F"/>
    <w:rsid w:val="12E15174"/>
    <w:rsid w:val="12E66D27"/>
    <w:rsid w:val="12E909D8"/>
    <w:rsid w:val="12EB2FFC"/>
    <w:rsid w:val="12F25D50"/>
    <w:rsid w:val="12F360E8"/>
    <w:rsid w:val="12FB5849"/>
    <w:rsid w:val="12FD2BE8"/>
    <w:rsid w:val="13022B9A"/>
    <w:rsid w:val="13070831"/>
    <w:rsid w:val="13081E36"/>
    <w:rsid w:val="131009C2"/>
    <w:rsid w:val="13113C42"/>
    <w:rsid w:val="13133EC0"/>
    <w:rsid w:val="131D6BA9"/>
    <w:rsid w:val="133B6CB0"/>
    <w:rsid w:val="13456AAA"/>
    <w:rsid w:val="134B31A7"/>
    <w:rsid w:val="134F42C6"/>
    <w:rsid w:val="135E7CEF"/>
    <w:rsid w:val="136057FC"/>
    <w:rsid w:val="13687960"/>
    <w:rsid w:val="136A2E75"/>
    <w:rsid w:val="13724D57"/>
    <w:rsid w:val="1377256D"/>
    <w:rsid w:val="137C46A4"/>
    <w:rsid w:val="1387269F"/>
    <w:rsid w:val="138818E3"/>
    <w:rsid w:val="138E1800"/>
    <w:rsid w:val="13970260"/>
    <w:rsid w:val="139C1711"/>
    <w:rsid w:val="13A609E9"/>
    <w:rsid w:val="13A83D19"/>
    <w:rsid w:val="13B04BAA"/>
    <w:rsid w:val="13B05DC0"/>
    <w:rsid w:val="13BC266F"/>
    <w:rsid w:val="13BD4773"/>
    <w:rsid w:val="13CA4C9E"/>
    <w:rsid w:val="13CD62B4"/>
    <w:rsid w:val="13D0398E"/>
    <w:rsid w:val="13D244B1"/>
    <w:rsid w:val="13D647C3"/>
    <w:rsid w:val="13D917E1"/>
    <w:rsid w:val="13D95AF9"/>
    <w:rsid w:val="13DA6AE4"/>
    <w:rsid w:val="13E4586E"/>
    <w:rsid w:val="13E54627"/>
    <w:rsid w:val="13EE342B"/>
    <w:rsid w:val="13F12EC1"/>
    <w:rsid w:val="14051F73"/>
    <w:rsid w:val="1406277E"/>
    <w:rsid w:val="1407227D"/>
    <w:rsid w:val="140E57E2"/>
    <w:rsid w:val="140E5DC8"/>
    <w:rsid w:val="141A5EB7"/>
    <w:rsid w:val="143A0998"/>
    <w:rsid w:val="14502896"/>
    <w:rsid w:val="14590554"/>
    <w:rsid w:val="145C518C"/>
    <w:rsid w:val="147453A4"/>
    <w:rsid w:val="14760A94"/>
    <w:rsid w:val="1477461C"/>
    <w:rsid w:val="14840815"/>
    <w:rsid w:val="14865D58"/>
    <w:rsid w:val="148A069E"/>
    <w:rsid w:val="14917831"/>
    <w:rsid w:val="14937B7A"/>
    <w:rsid w:val="14B24B00"/>
    <w:rsid w:val="14BA1034"/>
    <w:rsid w:val="14BC6DB5"/>
    <w:rsid w:val="14BF251D"/>
    <w:rsid w:val="14C14DCB"/>
    <w:rsid w:val="14C36D01"/>
    <w:rsid w:val="14C60474"/>
    <w:rsid w:val="14C833B0"/>
    <w:rsid w:val="14CB3471"/>
    <w:rsid w:val="14D36CC5"/>
    <w:rsid w:val="14E05E38"/>
    <w:rsid w:val="14E331DB"/>
    <w:rsid w:val="150006D3"/>
    <w:rsid w:val="15033C13"/>
    <w:rsid w:val="15085616"/>
    <w:rsid w:val="15090A44"/>
    <w:rsid w:val="150C6633"/>
    <w:rsid w:val="15113AF4"/>
    <w:rsid w:val="15281A4D"/>
    <w:rsid w:val="152914E6"/>
    <w:rsid w:val="153C0E3C"/>
    <w:rsid w:val="1548292C"/>
    <w:rsid w:val="154B1EB2"/>
    <w:rsid w:val="155923DE"/>
    <w:rsid w:val="155A2F88"/>
    <w:rsid w:val="155B2465"/>
    <w:rsid w:val="1571163E"/>
    <w:rsid w:val="157919AC"/>
    <w:rsid w:val="157E64B9"/>
    <w:rsid w:val="15840BBD"/>
    <w:rsid w:val="15873BF8"/>
    <w:rsid w:val="158767E4"/>
    <w:rsid w:val="15971544"/>
    <w:rsid w:val="15A0159E"/>
    <w:rsid w:val="15A01B5D"/>
    <w:rsid w:val="15B121F6"/>
    <w:rsid w:val="15BD3F2C"/>
    <w:rsid w:val="15DA23BC"/>
    <w:rsid w:val="15DA36C8"/>
    <w:rsid w:val="15DD18B8"/>
    <w:rsid w:val="15E61481"/>
    <w:rsid w:val="15EA496F"/>
    <w:rsid w:val="15F11DEE"/>
    <w:rsid w:val="15FC4E29"/>
    <w:rsid w:val="15FD6005"/>
    <w:rsid w:val="16013587"/>
    <w:rsid w:val="16094527"/>
    <w:rsid w:val="160A25B5"/>
    <w:rsid w:val="1612235A"/>
    <w:rsid w:val="161273CD"/>
    <w:rsid w:val="16135D47"/>
    <w:rsid w:val="16141E7E"/>
    <w:rsid w:val="1615260C"/>
    <w:rsid w:val="16173D61"/>
    <w:rsid w:val="161756A1"/>
    <w:rsid w:val="161C32F1"/>
    <w:rsid w:val="162F1785"/>
    <w:rsid w:val="16302C9E"/>
    <w:rsid w:val="16311A68"/>
    <w:rsid w:val="16333B0E"/>
    <w:rsid w:val="163A1A34"/>
    <w:rsid w:val="163C50E2"/>
    <w:rsid w:val="163E2DD5"/>
    <w:rsid w:val="164074E7"/>
    <w:rsid w:val="16434975"/>
    <w:rsid w:val="16442D59"/>
    <w:rsid w:val="16644B78"/>
    <w:rsid w:val="166C232B"/>
    <w:rsid w:val="166E7D09"/>
    <w:rsid w:val="16725ECF"/>
    <w:rsid w:val="167F0E6B"/>
    <w:rsid w:val="168079BA"/>
    <w:rsid w:val="16817633"/>
    <w:rsid w:val="16827D1F"/>
    <w:rsid w:val="168455B6"/>
    <w:rsid w:val="1689289F"/>
    <w:rsid w:val="168A56A5"/>
    <w:rsid w:val="168D01BB"/>
    <w:rsid w:val="168D5A1C"/>
    <w:rsid w:val="169B0AD7"/>
    <w:rsid w:val="16B76706"/>
    <w:rsid w:val="16BC61AD"/>
    <w:rsid w:val="16C2798E"/>
    <w:rsid w:val="16CD4AAB"/>
    <w:rsid w:val="16CF1FDF"/>
    <w:rsid w:val="16D9118C"/>
    <w:rsid w:val="16E73F6C"/>
    <w:rsid w:val="16EF07FF"/>
    <w:rsid w:val="16FF4134"/>
    <w:rsid w:val="170D2300"/>
    <w:rsid w:val="17181527"/>
    <w:rsid w:val="17252D6A"/>
    <w:rsid w:val="17257526"/>
    <w:rsid w:val="17275580"/>
    <w:rsid w:val="172B6FFA"/>
    <w:rsid w:val="17324AA7"/>
    <w:rsid w:val="1734265E"/>
    <w:rsid w:val="17381ED6"/>
    <w:rsid w:val="173D4FAF"/>
    <w:rsid w:val="17433DA5"/>
    <w:rsid w:val="17434254"/>
    <w:rsid w:val="17451ADC"/>
    <w:rsid w:val="17483E86"/>
    <w:rsid w:val="17485248"/>
    <w:rsid w:val="175531A1"/>
    <w:rsid w:val="17555345"/>
    <w:rsid w:val="175A069A"/>
    <w:rsid w:val="175A79D9"/>
    <w:rsid w:val="175B249C"/>
    <w:rsid w:val="176F3B2F"/>
    <w:rsid w:val="17784B25"/>
    <w:rsid w:val="17A03A86"/>
    <w:rsid w:val="17A85CD7"/>
    <w:rsid w:val="17AC3824"/>
    <w:rsid w:val="17B15385"/>
    <w:rsid w:val="17B6231E"/>
    <w:rsid w:val="17BD64D6"/>
    <w:rsid w:val="17BE63EC"/>
    <w:rsid w:val="17C86BBE"/>
    <w:rsid w:val="17CA34A2"/>
    <w:rsid w:val="17D36E8F"/>
    <w:rsid w:val="17D94D05"/>
    <w:rsid w:val="17E06D14"/>
    <w:rsid w:val="17E85FBF"/>
    <w:rsid w:val="17F03760"/>
    <w:rsid w:val="17F627B5"/>
    <w:rsid w:val="17FD62D3"/>
    <w:rsid w:val="17FF5A51"/>
    <w:rsid w:val="1805703B"/>
    <w:rsid w:val="18070C38"/>
    <w:rsid w:val="180E6B98"/>
    <w:rsid w:val="18146C75"/>
    <w:rsid w:val="181A5AFC"/>
    <w:rsid w:val="18242B48"/>
    <w:rsid w:val="183548EE"/>
    <w:rsid w:val="18371C21"/>
    <w:rsid w:val="183A51A4"/>
    <w:rsid w:val="183F1517"/>
    <w:rsid w:val="184312FF"/>
    <w:rsid w:val="18462CB3"/>
    <w:rsid w:val="18482361"/>
    <w:rsid w:val="18497C30"/>
    <w:rsid w:val="185660F3"/>
    <w:rsid w:val="1857573B"/>
    <w:rsid w:val="185E629E"/>
    <w:rsid w:val="18601F3F"/>
    <w:rsid w:val="186E59CE"/>
    <w:rsid w:val="186F00DD"/>
    <w:rsid w:val="18722AA3"/>
    <w:rsid w:val="18736CC6"/>
    <w:rsid w:val="18836E14"/>
    <w:rsid w:val="18896613"/>
    <w:rsid w:val="188F1B8F"/>
    <w:rsid w:val="189576A2"/>
    <w:rsid w:val="18995867"/>
    <w:rsid w:val="18A86AEE"/>
    <w:rsid w:val="18B33132"/>
    <w:rsid w:val="18C33224"/>
    <w:rsid w:val="18C40756"/>
    <w:rsid w:val="18C629AE"/>
    <w:rsid w:val="18C9158C"/>
    <w:rsid w:val="18CA79BD"/>
    <w:rsid w:val="18DA7940"/>
    <w:rsid w:val="18E144F6"/>
    <w:rsid w:val="18FD4578"/>
    <w:rsid w:val="1901554B"/>
    <w:rsid w:val="19162DF0"/>
    <w:rsid w:val="1918007D"/>
    <w:rsid w:val="191D08B5"/>
    <w:rsid w:val="19212F69"/>
    <w:rsid w:val="1927144C"/>
    <w:rsid w:val="192776EB"/>
    <w:rsid w:val="19280558"/>
    <w:rsid w:val="192A5094"/>
    <w:rsid w:val="19315727"/>
    <w:rsid w:val="19323015"/>
    <w:rsid w:val="193D483E"/>
    <w:rsid w:val="194A5DDF"/>
    <w:rsid w:val="194C7279"/>
    <w:rsid w:val="19533EBC"/>
    <w:rsid w:val="195635CE"/>
    <w:rsid w:val="1956569A"/>
    <w:rsid w:val="195E7580"/>
    <w:rsid w:val="19640ADE"/>
    <w:rsid w:val="196831F6"/>
    <w:rsid w:val="197C6A2D"/>
    <w:rsid w:val="19807D4B"/>
    <w:rsid w:val="19827A95"/>
    <w:rsid w:val="19882AC8"/>
    <w:rsid w:val="1993291F"/>
    <w:rsid w:val="199D55CC"/>
    <w:rsid w:val="19A16EF7"/>
    <w:rsid w:val="19A30C1B"/>
    <w:rsid w:val="19A407F5"/>
    <w:rsid w:val="19A850A5"/>
    <w:rsid w:val="19B644F5"/>
    <w:rsid w:val="19B75C34"/>
    <w:rsid w:val="19B825AD"/>
    <w:rsid w:val="19CC5FE0"/>
    <w:rsid w:val="19E664BF"/>
    <w:rsid w:val="19F50331"/>
    <w:rsid w:val="19F9664C"/>
    <w:rsid w:val="19FB33E4"/>
    <w:rsid w:val="1A0B1F40"/>
    <w:rsid w:val="1A1667D4"/>
    <w:rsid w:val="1A1A2F4A"/>
    <w:rsid w:val="1A20662D"/>
    <w:rsid w:val="1A2D34FE"/>
    <w:rsid w:val="1A2F73AE"/>
    <w:rsid w:val="1A3C26EF"/>
    <w:rsid w:val="1A3D3FBF"/>
    <w:rsid w:val="1A406B4B"/>
    <w:rsid w:val="1A533514"/>
    <w:rsid w:val="1A53740D"/>
    <w:rsid w:val="1A5430BB"/>
    <w:rsid w:val="1A6635EC"/>
    <w:rsid w:val="1A6F497F"/>
    <w:rsid w:val="1A711186"/>
    <w:rsid w:val="1A7A2811"/>
    <w:rsid w:val="1A7E2275"/>
    <w:rsid w:val="1A810584"/>
    <w:rsid w:val="1A8F0E2A"/>
    <w:rsid w:val="1A8F1122"/>
    <w:rsid w:val="1AA4159E"/>
    <w:rsid w:val="1AA431F7"/>
    <w:rsid w:val="1AA51FC4"/>
    <w:rsid w:val="1AB87A7C"/>
    <w:rsid w:val="1AC26723"/>
    <w:rsid w:val="1AC26E06"/>
    <w:rsid w:val="1ACE2F09"/>
    <w:rsid w:val="1AEB7F24"/>
    <w:rsid w:val="1AF47A1E"/>
    <w:rsid w:val="1AF76A64"/>
    <w:rsid w:val="1AFD6E40"/>
    <w:rsid w:val="1B002E8F"/>
    <w:rsid w:val="1B0B1675"/>
    <w:rsid w:val="1B105DE8"/>
    <w:rsid w:val="1B225A79"/>
    <w:rsid w:val="1B293807"/>
    <w:rsid w:val="1B334D3C"/>
    <w:rsid w:val="1B33678F"/>
    <w:rsid w:val="1B4202A1"/>
    <w:rsid w:val="1B422D4B"/>
    <w:rsid w:val="1B4819F1"/>
    <w:rsid w:val="1B563287"/>
    <w:rsid w:val="1B585FEA"/>
    <w:rsid w:val="1B5A47F9"/>
    <w:rsid w:val="1B5C38AC"/>
    <w:rsid w:val="1B5F4CD4"/>
    <w:rsid w:val="1B6C10C2"/>
    <w:rsid w:val="1B723500"/>
    <w:rsid w:val="1B8148F5"/>
    <w:rsid w:val="1B980DFD"/>
    <w:rsid w:val="1B9B14B1"/>
    <w:rsid w:val="1BA63D94"/>
    <w:rsid w:val="1BB04046"/>
    <w:rsid w:val="1BB81FD0"/>
    <w:rsid w:val="1BBD6E34"/>
    <w:rsid w:val="1BC52CEC"/>
    <w:rsid w:val="1BC54067"/>
    <w:rsid w:val="1BD41B51"/>
    <w:rsid w:val="1BD51087"/>
    <w:rsid w:val="1BD6444B"/>
    <w:rsid w:val="1BE025BB"/>
    <w:rsid w:val="1BE86929"/>
    <w:rsid w:val="1BF90CC5"/>
    <w:rsid w:val="1BFF5053"/>
    <w:rsid w:val="1C010E99"/>
    <w:rsid w:val="1C0353CB"/>
    <w:rsid w:val="1C080BF0"/>
    <w:rsid w:val="1C1C49CD"/>
    <w:rsid w:val="1C2A0889"/>
    <w:rsid w:val="1C310CD7"/>
    <w:rsid w:val="1C4A6DEE"/>
    <w:rsid w:val="1C626D79"/>
    <w:rsid w:val="1C65255B"/>
    <w:rsid w:val="1C6641AC"/>
    <w:rsid w:val="1C683D65"/>
    <w:rsid w:val="1C6A0D27"/>
    <w:rsid w:val="1C717FD6"/>
    <w:rsid w:val="1C7F431F"/>
    <w:rsid w:val="1C84443E"/>
    <w:rsid w:val="1C8A065F"/>
    <w:rsid w:val="1C90787B"/>
    <w:rsid w:val="1C9134D7"/>
    <w:rsid w:val="1C9529CD"/>
    <w:rsid w:val="1C985851"/>
    <w:rsid w:val="1C9B13AC"/>
    <w:rsid w:val="1CA52FA4"/>
    <w:rsid w:val="1CBB2054"/>
    <w:rsid w:val="1CBC0E27"/>
    <w:rsid w:val="1CBD3400"/>
    <w:rsid w:val="1CC71C0F"/>
    <w:rsid w:val="1CCF5792"/>
    <w:rsid w:val="1CD1605F"/>
    <w:rsid w:val="1CE77093"/>
    <w:rsid w:val="1CED2508"/>
    <w:rsid w:val="1CEE4B3B"/>
    <w:rsid w:val="1CF671A5"/>
    <w:rsid w:val="1D093B30"/>
    <w:rsid w:val="1D236E36"/>
    <w:rsid w:val="1D237980"/>
    <w:rsid w:val="1D2B3D43"/>
    <w:rsid w:val="1D2C247D"/>
    <w:rsid w:val="1D301BB7"/>
    <w:rsid w:val="1D357CB8"/>
    <w:rsid w:val="1D443944"/>
    <w:rsid w:val="1D554431"/>
    <w:rsid w:val="1D770820"/>
    <w:rsid w:val="1D8750D7"/>
    <w:rsid w:val="1D8B37B1"/>
    <w:rsid w:val="1D92115F"/>
    <w:rsid w:val="1D994B0F"/>
    <w:rsid w:val="1D9C41C9"/>
    <w:rsid w:val="1D9E7D34"/>
    <w:rsid w:val="1DA70AC6"/>
    <w:rsid w:val="1DA928C2"/>
    <w:rsid w:val="1DA9306E"/>
    <w:rsid w:val="1DB850F7"/>
    <w:rsid w:val="1DD90FA9"/>
    <w:rsid w:val="1DDC24FE"/>
    <w:rsid w:val="1DDC3568"/>
    <w:rsid w:val="1DDF0C0C"/>
    <w:rsid w:val="1DE87AD9"/>
    <w:rsid w:val="1DEB46A5"/>
    <w:rsid w:val="1DFB76EB"/>
    <w:rsid w:val="1DFC1202"/>
    <w:rsid w:val="1DFD15D1"/>
    <w:rsid w:val="1DFD645D"/>
    <w:rsid w:val="1E0240D4"/>
    <w:rsid w:val="1E0F284A"/>
    <w:rsid w:val="1E1D3FEB"/>
    <w:rsid w:val="1E210138"/>
    <w:rsid w:val="1E36736A"/>
    <w:rsid w:val="1E3B1775"/>
    <w:rsid w:val="1E401423"/>
    <w:rsid w:val="1E4C01C0"/>
    <w:rsid w:val="1E563324"/>
    <w:rsid w:val="1E5A7E82"/>
    <w:rsid w:val="1E5B7377"/>
    <w:rsid w:val="1E5D4B76"/>
    <w:rsid w:val="1E611611"/>
    <w:rsid w:val="1E6924BA"/>
    <w:rsid w:val="1E790944"/>
    <w:rsid w:val="1E7F7D70"/>
    <w:rsid w:val="1E822ADC"/>
    <w:rsid w:val="1E825E95"/>
    <w:rsid w:val="1E873AB7"/>
    <w:rsid w:val="1E960C4E"/>
    <w:rsid w:val="1E972474"/>
    <w:rsid w:val="1E9A4E60"/>
    <w:rsid w:val="1E9A55C2"/>
    <w:rsid w:val="1E9A7FFF"/>
    <w:rsid w:val="1EA118C3"/>
    <w:rsid w:val="1EA27F0B"/>
    <w:rsid w:val="1EA67C57"/>
    <w:rsid w:val="1EAB7D95"/>
    <w:rsid w:val="1EAD120A"/>
    <w:rsid w:val="1EB02089"/>
    <w:rsid w:val="1EB06F4F"/>
    <w:rsid w:val="1EB3431C"/>
    <w:rsid w:val="1EB67C67"/>
    <w:rsid w:val="1EBC3168"/>
    <w:rsid w:val="1EC0467E"/>
    <w:rsid w:val="1ECE1027"/>
    <w:rsid w:val="1EE07E71"/>
    <w:rsid w:val="1EF42230"/>
    <w:rsid w:val="1EF82773"/>
    <w:rsid w:val="1F00292C"/>
    <w:rsid w:val="1F051CCB"/>
    <w:rsid w:val="1F0970A7"/>
    <w:rsid w:val="1F1B44F3"/>
    <w:rsid w:val="1F1E3B0C"/>
    <w:rsid w:val="1F211AD8"/>
    <w:rsid w:val="1F28528B"/>
    <w:rsid w:val="1F3605E9"/>
    <w:rsid w:val="1F36686A"/>
    <w:rsid w:val="1F38786B"/>
    <w:rsid w:val="1F3B7331"/>
    <w:rsid w:val="1F3D5862"/>
    <w:rsid w:val="1F417294"/>
    <w:rsid w:val="1F420E23"/>
    <w:rsid w:val="1F43212E"/>
    <w:rsid w:val="1F44011C"/>
    <w:rsid w:val="1F495EE1"/>
    <w:rsid w:val="1F56449B"/>
    <w:rsid w:val="1F5A50C5"/>
    <w:rsid w:val="1F6A2EC8"/>
    <w:rsid w:val="1F763F5A"/>
    <w:rsid w:val="1F836742"/>
    <w:rsid w:val="1F8672D8"/>
    <w:rsid w:val="1F966833"/>
    <w:rsid w:val="1F9D6F65"/>
    <w:rsid w:val="1FA828B3"/>
    <w:rsid w:val="1FAA2FD0"/>
    <w:rsid w:val="1FB15B55"/>
    <w:rsid w:val="1FC361EF"/>
    <w:rsid w:val="1FDF51B4"/>
    <w:rsid w:val="1FE20EA5"/>
    <w:rsid w:val="1FE3128E"/>
    <w:rsid w:val="1FE87863"/>
    <w:rsid w:val="1FEF31A2"/>
    <w:rsid w:val="1FF044CF"/>
    <w:rsid w:val="1FF625AB"/>
    <w:rsid w:val="1FFB6B85"/>
    <w:rsid w:val="20012A8D"/>
    <w:rsid w:val="20114F0D"/>
    <w:rsid w:val="2012487E"/>
    <w:rsid w:val="20145FCF"/>
    <w:rsid w:val="201C66D7"/>
    <w:rsid w:val="201C6D7D"/>
    <w:rsid w:val="203003F3"/>
    <w:rsid w:val="20314B69"/>
    <w:rsid w:val="203160DD"/>
    <w:rsid w:val="20325782"/>
    <w:rsid w:val="20343E1C"/>
    <w:rsid w:val="203C42EA"/>
    <w:rsid w:val="204112C8"/>
    <w:rsid w:val="20441CF9"/>
    <w:rsid w:val="204C441A"/>
    <w:rsid w:val="20513BE9"/>
    <w:rsid w:val="20530D41"/>
    <w:rsid w:val="2062645A"/>
    <w:rsid w:val="2065043B"/>
    <w:rsid w:val="20662601"/>
    <w:rsid w:val="20683D62"/>
    <w:rsid w:val="206A1358"/>
    <w:rsid w:val="207145A8"/>
    <w:rsid w:val="2074103D"/>
    <w:rsid w:val="20765104"/>
    <w:rsid w:val="207D0BA5"/>
    <w:rsid w:val="20871538"/>
    <w:rsid w:val="208741A6"/>
    <w:rsid w:val="20883663"/>
    <w:rsid w:val="208A0FF5"/>
    <w:rsid w:val="208B3B5F"/>
    <w:rsid w:val="209715E7"/>
    <w:rsid w:val="209934CC"/>
    <w:rsid w:val="20A715BB"/>
    <w:rsid w:val="20A94449"/>
    <w:rsid w:val="20AF1102"/>
    <w:rsid w:val="20CC1DA6"/>
    <w:rsid w:val="20CF4085"/>
    <w:rsid w:val="20D027CD"/>
    <w:rsid w:val="20D51BEB"/>
    <w:rsid w:val="20D67719"/>
    <w:rsid w:val="20DA7555"/>
    <w:rsid w:val="20DE3CE7"/>
    <w:rsid w:val="20F038D0"/>
    <w:rsid w:val="20F1322F"/>
    <w:rsid w:val="20FA44CB"/>
    <w:rsid w:val="20FA69F1"/>
    <w:rsid w:val="20FB3B09"/>
    <w:rsid w:val="20FD6E4E"/>
    <w:rsid w:val="210C04E0"/>
    <w:rsid w:val="2113582C"/>
    <w:rsid w:val="21162C83"/>
    <w:rsid w:val="21212996"/>
    <w:rsid w:val="2127713C"/>
    <w:rsid w:val="21292556"/>
    <w:rsid w:val="212D6272"/>
    <w:rsid w:val="212F582C"/>
    <w:rsid w:val="21316891"/>
    <w:rsid w:val="21354EB3"/>
    <w:rsid w:val="21434E59"/>
    <w:rsid w:val="21485100"/>
    <w:rsid w:val="214F074C"/>
    <w:rsid w:val="215278DF"/>
    <w:rsid w:val="21556435"/>
    <w:rsid w:val="215B0E0F"/>
    <w:rsid w:val="215F2D04"/>
    <w:rsid w:val="21613409"/>
    <w:rsid w:val="216A7350"/>
    <w:rsid w:val="21743539"/>
    <w:rsid w:val="21797041"/>
    <w:rsid w:val="217D7D6F"/>
    <w:rsid w:val="218041C4"/>
    <w:rsid w:val="21814CF7"/>
    <w:rsid w:val="218525FC"/>
    <w:rsid w:val="21885364"/>
    <w:rsid w:val="218B0A15"/>
    <w:rsid w:val="2192097E"/>
    <w:rsid w:val="21960914"/>
    <w:rsid w:val="21967D83"/>
    <w:rsid w:val="219D0D6E"/>
    <w:rsid w:val="21AC02A6"/>
    <w:rsid w:val="21AD54DC"/>
    <w:rsid w:val="21B20616"/>
    <w:rsid w:val="21C23C51"/>
    <w:rsid w:val="21D7465F"/>
    <w:rsid w:val="21DD74C5"/>
    <w:rsid w:val="21E54A6D"/>
    <w:rsid w:val="21E64D5F"/>
    <w:rsid w:val="21EC0F98"/>
    <w:rsid w:val="220535D3"/>
    <w:rsid w:val="22117DBA"/>
    <w:rsid w:val="221330E9"/>
    <w:rsid w:val="221705AD"/>
    <w:rsid w:val="2219145B"/>
    <w:rsid w:val="221B6219"/>
    <w:rsid w:val="221E62A1"/>
    <w:rsid w:val="221F0A2D"/>
    <w:rsid w:val="22255AFB"/>
    <w:rsid w:val="22262B7A"/>
    <w:rsid w:val="22265C07"/>
    <w:rsid w:val="222723B4"/>
    <w:rsid w:val="222A4AF8"/>
    <w:rsid w:val="222C11EE"/>
    <w:rsid w:val="222E5E27"/>
    <w:rsid w:val="222F61DB"/>
    <w:rsid w:val="22365275"/>
    <w:rsid w:val="2242452D"/>
    <w:rsid w:val="224C667C"/>
    <w:rsid w:val="224E3192"/>
    <w:rsid w:val="224E3BB4"/>
    <w:rsid w:val="225635FD"/>
    <w:rsid w:val="22587FD1"/>
    <w:rsid w:val="226829DA"/>
    <w:rsid w:val="226958BA"/>
    <w:rsid w:val="226F648E"/>
    <w:rsid w:val="227563A2"/>
    <w:rsid w:val="227A04A1"/>
    <w:rsid w:val="22A15409"/>
    <w:rsid w:val="22A54235"/>
    <w:rsid w:val="22A86F01"/>
    <w:rsid w:val="22B129F7"/>
    <w:rsid w:val="22B31455"/>
    <w:rsid w:val="22BB0A2B"/>
    <w:rsid w:val="22BC7EA2"/>
    <w:rsid w:val="22BE4B21"/>
    <w:rsid w:val="22C14406"/>
    <w:rsid w:val="22C400B1"/>
    <w:rsid w:val="22C47B08"/>
    <w:rsid w:val="22CA7151"/>
    <w:rsid w:val="22CF64E8"/>
    <w:rsid w:val="22DC5C3D"/>
    <w:rsid w:val="22E7527C"/>
    <w:rsid w:val="22EE2171"/>
    <w:rsid w:val="22F746A4"/>
    <w:rsid w:val="22FB2A08"/>
    <w:rsid w:val="22FC690A"/>
    <w:rsid w:val="23012C32"/>
    <w:rsid w:val="23062491"/>
    <w:rsid w:val="230C4534"/>
    <w:rsid w:val="23101C9F"/>
    <w:rsid w:val="23162FBA"/>
    <w:rsid w:val="2318554C"/>
    <w:rsid w:val="23205186"/>
    <w:rsid w:val="23223D0C"/>
    <w:rsid w:val="2325603F"/>
    <w:rsid w:val="232D5336"/>
    <w:rsid w:val="233400C1"/>
    <w:rsid w:val="233A5694"/>
    <w:rsid w:val="233B24D4"/>
    <w:rsid w:val="233C616A"/>
    <w:rsid w:val="23447013"/>
    <w:rsid w:val="234565F5"/>
    <w:rsid w:val="23462926"/>
    <w:rsid w:val="2347205F"/>
    <w:rsid w:val="23585C66"/>
    <w:rsid w:val="235D7FA7"/>
    <w:rsid w:val="235F7E2C"/>
    <w:rsid w:val="23610A1B"/>
    <w:rsid w:val="23627962"/>
    <w:rsid w:val="23635E35"/>
    <w:rsid w:val="236C5775"/>
    <w:rsid w:val="236F1108"/>
    <w:rsid w:val="237F0EA0"/>
    <w:rsid w:val="238764CC"/>
    <w:rsid w:val="238E459F"/>
    <w:rsid w:val="239C0E5F"/>
    <w:rsid w:val="23A47090"/>
    <w:rsid w:val="23A96BEE"/>
    <w:rsid w:val="23B16266"/>
    <w:rsid w:val="23B418A8"/>
    <w:rsid w:val="23BC6FD9"/>
    <w:rsid w:val="23BE14EA"/>
    <w:rsid w:val="23C11C6E"/>
    <w:rsid w:val="23C35333"/>
    <w:rsid w:val="23CB080B"/>
    <w:rsid w:val="23D92BF5"/>
    <w:rsid w:val="23DA0A14"/>
    <w:rsid w:val="23DA12EF"/>
    <w:rsid w:val="23DA7CA3"/>
    <w:rsid w:val="23DD1CAD"/>
    <w:rsid w:val="23E21017"/>
    <w:rsid w:val="23E33498"/>
    <w:rsid w:val="23E64D0C"/>
    <w:rsid w:val="23FA71E5"/>
    <w:rsid w:val="24015860"/>
    <w:rsid w:val="24031A30"/>
    <w:rsid w:val="24037DB0"/>
    <w:rsid w:val="24060998"/>
    <w:rsid w:val="2410299A"/>
    <w:rsid w:val="241114BB"/>
    <w:rsid w:val="24135BBE"/>
    <w:rsid w:val="24170E11"/>
    <w:rsid w:val="24241F3B"/>
    <w:rsid w:val="243175CE"/>
    <w:rsid w:val="24391968"/>
    <w:rsid w:val="2441790B"/>
    <w:rsid w:val="244274C3"/>
    <w:rsid w:val="244412B8"/>
    <w:rsid w:val="244E5C35"/>
    <w:rsid w:val="24513746"/>
    <w:rsid w:val="245160E9"/>
    <w:rsid w:val="24537BB3"/>
    <w:rsid w:val="245B30F5"/>
    <w:rsid w:val="245C1767"/>
    <w:rsid w:val="246121E4"/>
    <w:rsid w:val="246669B0"/>
    <w:rsid w:val="246A534E"/>
    <w:rsid w:val="247D6C0C"/>
    <w:rsid w:val="248E3E39"/>
    <w:rsid w:val="24A715EE"/>
    <w:rsid w:val="24AF0F6D"/>
    <w:rsid w:val="24B07989"/>
    <w:rsid w:val="24BC67C9"/>
    <w:rsid w:val="24C42D25"/>
    <w:rsid w:val="24DA2EB8"/>
    <w:rsid w:val="24DC1E1C"/>
    <w:rsid w:val="24DD7770"/>
    <w:rsid w:val="24E84B72"/>
    <w:rsid w:val="24F6342E"/>
    <w:rsid w:val="24FE7FFE"/>
    <w:rsid w:val="24FF449F"/>
    <w:rsid w:val="2500524B"/>
    <w:rsid w:val="250E247A"/>
    <w:rsid w:val="25171096"/>
    <w:rsid w:val="252A3EEE"/>
    <w:rsid w:val="25330108"/>
    <w:rsid w:val="2548158B"/>
    <w:rsid w:val="254B2F6D"/>
    <w:rsid w:val="25506FD7"/>
    <w:rsid w:val="25526D04"/>
    <w:rsid w:val="256816EE"/>
    <w:rsid w:val="257D4BD9"/>
    <w:rsid w:val="25817FF0"/>
    <w:rsid w:val="2587448C"/>
    <w:rsid w:val="25A008FF"/>
    <w:rsid w:val="25A07803"/>
    <w:rsid w:val="25A51A10"/>
    <w:rsid w:val="25AF0FC4"/>
    <w:rsid w:val="25AF2CDA"/>
    <w:rsid w:val="25B31C17"/>
    <w:rsid w:val="25CB5BEA"/>
    <w:rsid w:val="25D12007"/>
    <w:rsid w:val="25D36EE6"/>
    <w:rsid w:val="25D57684"/>
    <w:rsid w:val="25D57F49"/>
    <w:rsid w:val="25DC02E7"/>
    <w:rsid w:val="25DD0C92"/>
    <w:rsid w:val="25E83A20"/>
    <w:rsid w:val="25F50D79"/>
    <w:rsid w:val="25FE4B91"/>
    <w:rsid w:val="260A4B80"/>
    <w:rsid w:val="26173019"/>
    <w:rsid w:val="261A1B49"/>
    <w:rsid w:val="2620324F"/>
    <w:rsid w:val="2627652C"/>
    <w:rsid w:val="26327CDC"/>
    <w:rsid w:val="2634744A"/>
    <w:rsid w:val="26374ED7"/>
    <w:rsid w:val="26394931"/>
    <w:rsid w:val="264B5AAA"/>
    <w:rsid w:val="264C45DB"/>
    <w:rsid w:val="265306E7"/>
    <w:rsid w:val="265738F7"/>
    <w:rsid w:val="265C24AD"/>
    <w:rsid w:val="266724A8"/>
    <w:rsid w:val="266D4A92"/>
    <w:rsid w:val="2676506A"/>
    <w:rsid w:val="267E0303"/>
    <w:rsid w:val="267E3831"/>
    <w:rsid w:val="26956F5A"/>
    <w:rsid w:val="26972EB3"/>
    <w:rsid w:val="26981766"/>
    <w:rsid w:val="269D6E0F"/>
    <w:rsid w:val="26A60F02"/>
    <w:rsid w:val="26A86353"/>
    <w:rsid w:val="26B40AA5"/>
    <w:rsid w:val="26BE419C"/>
    <w:rsid w:val="26C066DB"/>
    <w:rsid w:val="26C9543C"/>
    <w:rsid w:val="26CD5E9E"/>
    <w:rsid w:val="26DE4476"/>
    <w:rsid w:val="26F150C8"/>
    <w:rsid w:val="26F57FFF"/>
    <w:rsid w:val="26FD149A"/>
    <w:rsid w:val="270D101D"/>
    <w:rsid w:val="271166DD"/>
    <w:rsid w:val="2717059D"/>
    <w:rsid w:val="27187629"/>
    <w:rsid w:val="27262F73"/>
    <w:rsid w:val="272A10FB"/>
    <w:rsid w:val="272E37F3"/>
    <w:rsid w:val="273F1ABB"/>
    <w:rsid w:val="273F4CE5"/>
    <w:rsid w:val="2740446C"/>
    <w:rsid w:val="27407CC6"/>
    <w:rsid w:val="274F67F2"/>
    <w:rsid w:val="27542D65"/>
    <w:rsid w:val="27576713"/>
    <w:rsid w:val="275C61C6"/>
    <w:rsid w:val="27615469"/>
    <w:rsid w:val="27625A32"/>
    <w:rsid w:val="276E24B9"/>
    <w:rsid w:val="27757B84"/>
    <w:rsid w:val="277635AD"/>
    <w:rsid w:val="27783D72"/>
    <w:rsid w:val="277A60F3"/>
    <w:rsid w:val="277D47A4"/>
    <w:rsid w:val="278D7E2B"/>
    <w:rsid w:val="27A957E1"/>
    <w:rsid w:val="27B561E0"/>
    <w:rsid w:val="27BE4BC0"/>
    <w:rsid w:val="27C37489"/>
    <w:rsid w:val="27C67049"/>
    <w:rsid w:val="27C86815"/>
    <w:rsid w:val="27CD5440"/>
    <w:rsid w:val="27D74308"/>
    <w:rsid w:val="27E4678D"/>
    <w:rsid w:val="27EA28A8"/>
    <w:rsid w:val="27F21EB7"/>
    <w:rsid w:val="27FC7CF9"/>
    <w:rsid w:val="28021305"/>
    <w:rsid w:val="28081EAE"/>
    <w:rsid w:val="280D4E0C"/>
    <w:rsid w:val="280E48F8"/>
    <w:rsid w:val="281E5824"/>
    <w:rsid w:val="28291252"/>
    <w:rsid w:val="282934ED"/>
    <w:rsid w:val="2834494D"/>
    <w:rsid w:val="28380A1F"/>
    <w:rsid w:val="283A6495"/>
    <w:rsid w:val="284649C5"/>
    <w:rsid w:val="28523DDE"/>
    <w:rsid w:val="285F3CB5"/>
    <w:rsid w:val="286818E3"/>
    <w:rsid w:val="286944C2"/>
    <w:rsid w:val="286E3EF2"/>
    <w:rsid w:val="287A1340"/>
    <w:rsid w:val="28823294"/>
    <w:rsid w:val="28981012"/>
    <w:rsid w:val="289B1C79"/>
    <w:rsid w:val="28B225B2"/>
    <w:rsid w:val="28B40D46"/>
    <w:rsid w:val="28C5533F"/>
    <w:rsid w:val="28C77604"/>
    <w:rsid w:val="28C90526"/>
    <w:rsid w:val="28DB3130"/>
    <w:rsid w:val="28E623FD"/>
    <w:rsid w:val="28EA17BB"/>
    <w:rsid w:val="28EE73BF"/>
    <w:rsid w:val="28EF631A"/>
    <w:rsid w:val="28F144FD"/>
    <w:rsid w:val="28FB3D7A"/>
    <w:rsid w:val="2900236B"/>
    <w:rsid w:val="29022C73"/>
    <w:rsid w:val="290525DF"/>
    <w:rsid w:val="29094A08"/>
    <w:rsid w:val="291145C7"/>
    <w:rsid w:val="29123C98"/>
    <w:rsid w:val="291950B9"/>
    <w:rsid w:val="291B2BC9"/>
    <w:rsid w:val="291C1EC7"/>
    <w:rsid w:val="291D3FE5"/>
    <w:rsid w:val="292A297D"/>
    <w:rsid w:val="292F08CD"/>
    <w:rsid w:val="29312573"/>
    <w:rsid w:val="29340541"/>
    <w:rsid w:val="29345A26"/>
    <w:rsid w:val="29390F40"/>
    <w:rsid w:val="29422095"/>
    <w:rsid w:val="294E48F7"/>
    <w:rsid w:val="29580B76"/>
    <w:rsid w:val="295D5741"/>
    <w:rsid w:val="295D6F2D"/>
    <w:rsid w:val="296742C9"/>
    <w:rsid w:val="296C37D3"/>
    <w:rsid w:val="296D7FCD"/>
    <w:rsid w:val="2972166E"/>
    <w:rsid w:val="29722CB7"/>
    <w:rsid w:val="2976073E"/>
    <w:rsid w:val="297B068C"/>
    <w:rsid w:val="298245B2"/>
    <w:rsid w:val="29835E41"/>
    <w:rsid w:val="29941A00"/>
    <w:rsid w:val="29984D33"/>
    <w:rsid w:val="29A16053"/>
    <w:rsid w:val="29A24FFF"/>
    <w:rsid w:val="29C555E1"/>
    <w:rsid w:val="29CA0D50"/>
    <w:rsid w:val="29CC3183"/>
    <w:rsid w:val="29CF2E30"/>
    <w:rsid w:val="29D11D28"/>
    <w:rsid w:val="29EF1714"/>
    <w:rsid w:val="29F07B46"/>
    <w:rsid w:val="29FD539A"/>
    <w:rsid w:val="29FE7C88"/>
    <w:rsid w:val="2A005DC4"/>
    <w:rsid w:val="2A00738F"/>
    <w:rsid w:val="2A0304DE"/>
    <w:rsid w:val="2A0E7406"/>
    <w:rsid w:val="2A1E31EF"/>
    <w:rsid w:val="2A1E7D2A"/>
    <w:rsid w:val="2A2A2B19"/>
    <w:rsid w:val="2A2A3591"/>
    <w:rsid w:val="2A2B1AC3"/>
    <w:rsid w:val="2A3566D4"/>
    <w:rsid w:val="2A366AAC"/>
    <w:rsid w:val="2A393F17"/>
    <w:rsid w:val="2A4406EF"/>
    <w:rsid w:val="2A4463C4"/>
    <w:rsid w:val="2A4849B8"/>
    <w:rsid w:val="2A4E2EC9"/>
    <w:rsid w:val="2A537429"/>
    <w:rsid w:val="2A5F456F"/>
    <w:rsid w:val="2A692A97"/>
    <w:rsid w:val="2A7F2C1F"/>
    <w:rsid w:val="2A7F7008"/>
    <w:rsid w:val="2A845777"/>
    <w:rsid w:val="2A8710A4"/>
    <w:rsid w:val="2A930DE1"/>
    <w:rsid w:val="2AAA1F9A"/>
    <w:rsid w:val="2AB74743"/>
    <w:rsid w:val="2AB752CB"/>
    <w:rsid w:val="2ABE5C38"/>
    <w:rsid w:val="2ABF087A"/>
    <w:rsid w:val="2AC22A4D"/>
    <w:rsid w:val="2AC51DD0"/>
    <w:rsid w:val="2ACA7A76"/>
    <w:rsid w:val="2AD81AB6"/>
    <w:rsid w:val="2AE5245F"/>
    <w:rsid w:val="2AEB50FC"/>
    <w:rsid w:val="2AF97B29"/>
    <w:rsid w:val="2B007383"/>
    <w:rsid w:val="2B0A644B"/>
    <w:rsid w:val="2B120DDC"/>
    <w:rsid w:val="2B140787"/>
    <w:rsid w:val="2B165ED2"/>
    <w:rsid w:val="2B1E4B41"/>
    <w:rsid w:val="2B2217B0"/>
    <w:rsid w:val="2B26482E"/>
    <w:rsid w:val="2B2D46D8"/>
    <w:rsid w:val="2B2D4DF0"/>
    <w:rsid w:val="2B3003FD"/>
    <w:rsid w:val="2B3271D6"/>
    <w:rsid w:val="2B351845"/>
    <w:rsid w:val="2B3D40EA"/>
    <w:rsid w:val="2B3D49D6"/>
    <w:rsid w:val="2B422CBC"/>
    <w:rsid w:val="2B4F2B79"/>
    <w:rsid w:val="2B585FC0"/>
    <w:rsid w:val="2B5C0CF6"/>
    <w:rsid w:val="2B605990"/>
    <w:rsid w:val="2B6642B4"/>
    <w:rsid w:val="2B723582"/>
    <w:rsid w:val="2B743F1A"/>
    <w:rsid w:val="2B76014B"/>
    <w:rsid w:val="2B7C5F06"/>
    <w:rsid w:val="2B811693"/>
    <w:rsid w:val="2B824FD6"/>
    <w:rsid w:val="2B897108"/>
    <w:rsid w:val="2B8B5931"/>
    <w:rsid w:val="2B9204DF"/>
    <w:rsid w:val="2B925C42"/>
    <w:rsid w:val="2B992593"/>
    <w:rsid w:val="2BA57D73"/>
    <w:rsid w:val="2BA70700"/>
    <w:rsid w:val="2BB33CEF"/>
    <w:rsid w:val="2BD33E23"/>
    <w:rsid w:val="2BDA77BF"/>
    <w:rsid w:val="2BE40AB4"/>
    <w:rsid w:val="2BED191D"/>
    <w:rsid w:val="2BF038CE"/>
    <w:rsid w:val="2BFF36A4"/>
    <w:rsid w:val="2BFF5C19"/>
    <w:rsid w:val="2C0F7C23"/>
    <w:rsid w:val="2C1806CE"/>
    <w:rsid w:val="2C1D2369"/>
    <w:rsid w:val="2C1E4686"/>
    <w:rsid w:val="2C1F4565"/>
    <w:rsid w:val="2C227DCE"/>
    <w:rsid w:val="2C270424"/>
    <w:rsid w:val="2C2E1CE2"/>
    <w:rsid w:val="2C2F7183"/>
    <w:rsid w:val="2C3926FB"/>
    <w:rsid w:val="2C3A4F42"/>
    <w:rsid w:val="2C473AC4"/>
    <w:rsid w:val="2C4A5A60"/>
    <w:rsid w:val="2C4E6E21"/>
    <w:rsid w:val="2C4F36D6"/>
    <w:rsid w:val="2C501BC5"/>
    <w:rsid w:val="2C503277"/>
    <w:rsid w:val="2C59251E"/>
    <w:rsid w:val="2C5C3D9D"/>
    <w:rsid w:val="2C686746"/>
    <w:rsid w:val="2C692646"/>
    <w:rsid w:val="2C745153"/>
    <w:rsid w:val="2C7852D7"/>
    <w:rsid w:val="2C791EE9"/>
    <w:rsid w:val="2C84230B"/>
    <w:rsid w:val="2C8822FF"/>
    <w:rsid w:val="2C936B92"/>
    <w:rsid w:val="2C986EFE"/>
    <w:rsid w:val="2C9A45C2"/>
    <w:rsid w:val="2C9B01B0"/>
    <w:rsid w:val="2C9C271A"/>
    <w:rsid w:val="2C9D0101"/>
    <w:rsid w:val="2CA84882"/>
    <w:rsid w:val="2CCB4B9F"/>
    <w:rsid w:val="2CD97EFA"/>
    <w:rsid w:val="2CEF05FD"/>
    <w:rsid w:val="2CF04083"/>
    <w:rsid w:val="2CF86ED8"/>
    <w:rsid w:val="2CFD0432"/>
    <w:rsid w:val="2CFD691C"/>
    <w:rsid w:val="2CFE7F75"/>
    <w:rsid w:val="2D061793"/>
    <w:rsid w:val="2D1E32BA"/>
    <w:rsid w:val="2D282E90"/>
    <w:rsid w:val="2D4A4C01"/>
    <w:rsid w:val="2D4A5F51"/>
    <w:rsid w:val="2D4C6D61"/>
    <w:rsid w:val="2D505CEB"/>
    <w:rsid w:val="2D586193"/>
    <w:rsid w:val="2D685D4F"/>
    <w:rsid w:val="2D686B6B"/>
    <w:rsid w:val="2D6A5F7C"/>
    <w:rsid w:val="2D722D6F"/>
    <w:rsid w:val="2D723D41"/>
    <w:rsid w:val="2D7440CC"/>
    <w:rsid w:val="2D7C0446"/>
    <w:rsid w:val="2D7F7FC9"/>
    <w:rsid w:val="2D805DFF"/>
    <w:rsid w:val="2D810727"/>
    <w:rsid w:val="2D8427B1"/>
    <w:rsid w:val="2D8B0ECA"/>
    <w:rsid w:val="2D905351"/>
    <w:rsid w:val="2D932FA5"/>
    <w:rsid w:val="2D9A1B9C"/>
    <w:rsid w:val="2D9B36E1"/>
    <w:rsid w:val="2DBD4C97"/>
    <w:rsid w:val="2DBE7D4D"/>
    <w:rsid w:val="2DC1427A"/>
    <w:rsid w:val="2DC25001"/>
    <w:rsid w:val="2DC845CD"/>
    <w:rsid w:val="2DCD45E3"/>
    <w:rsid w:val="2DEA6F92"/>
    <w:rsid w:val="2DEC6D5C"/>
    <w:rsid w:val="2DF857FF"/>
    <w:rsid w:val="2E1369E3"/>
    <w:rsid w:val="2E157EEC"/>
    <w:rsid w:val="2E204627"/>
    <w:rsid w:val="2E2A5501"/>
    <w:rsid w:val="2E301A75"/>
    <w:rsid w:val="2E330626"/>
    <w:rsid w:val="2E466C5E"/>
    <w:rsid w:val="2E4B765B"/>
    <w:rsid w:val="2E4D041A"/>
    <w:rsid w:val="2E546E0F"/>
    <w:rsid w:val="2E547C05"/>
    <w:rsid w:val="2E5757E6"/>
    <w:rsid w:val="2E606603"/>
    <w:rsid w:val="2E7079E2"/>
    <w:rsid w:val="2E732B21"/>
    <w:rsid w:val="2E80742D"/>
    <w:rsid w:val="2E883BC3"/>
    <w:rsid w:val="2E895A8F"/>
    <w:rsid w:val="2EB450C5"/>
    <w:rsid w:val="2EBE34CC"/>
    <w:rsid w:val="2ECA2A0F"/>
    <w:rsid w:val="2ED0652D"/>
    <w:rsid w:val="2ED127BC"/>
    <w:rsid w:val="2ED15CF9"/>
    <w:rsid w:val="2ED72CCF"/>
    <w:rsid w:val="2EDE7C9F"/>
    <w:rsid w:val="2EED476B"/>
    <w:rsid w:val="2F0D42D8"/>
    <w:rsid w:val="2F1A5B53"/>
    <w:rsid w:val="2F1A5FE6"/>
    <w:rsid w:val="2F1E61B6"/>
    <w:rsid w:val="2F24460E"/>
    <w:rsid w:val="2F2F68C5"/>
    <w:rsid w:val="2F304D58"/>
    <w:rsid w:val="2F304FBF"/>
    <w:rsid w:val="2F337030"/>
    <w:rsid w:val="2F3B06A6"/>
    <w:rsid w:val="2F3B771B"/>
    <w:rsid w:val="2F3D457F"/>
    <w:rsid w:val="2F3D6324"/>
    <w:rsid w:val="2F451B55"/>
    <w:rsid w:val="2F4D30DC"/>
    <w:rsid w:val="2F574BB7"/>
    <w:rsid w:val="2F5D3AC3"/>
    <w:rsid w:val="2F5E1389"/>
    <w:rsid w:val="2F68420F"/>
    <w:rsid w:val="2F684DF9"/>
    <w:rsid w:val="2F6A34CE"/>
    <w:rsid w:val="2F6C6846"/>
    <w:rsid w:val="2F6F0976"/>
    <w:rsid w:val="2F7E368B"/>
    <w:rsid w:val="2F7F332E"/>
    <w:rsid w:val="2F862AE4"/>
    <w:rsid w:val="2F871E91"/>
    <w:rsid w:val="2F954BF0"/>
    <w:rsid w:val="2F9F4DB6"/>
    <w:rsid w:val="2FAA19A3"/>
    <w:rsid w:val="2FAC6309"/>
    <w:rsid w:val="2FBC371E"/>
    <w:rsid w:val="2FC07274"/>
    <w:rsid w:val="2FC74AE7"/>
    <w:rsid w:val="2FCB3857"/>
    <w:rsid w:val="2FD04416"/>
    <w:rsid w:val="2FD86E05"/>
    <w:rsid w:val="2FD924B7"/>
    <w:rsid w:val="2FE276E8"/>
    <w:rsid w:val="2FE61E76"/>
    <w:rsid w:val="2FF70D45"/>
    <w:rsid w:val="2FFA68D4"/>
    <w:rsid w:val="300275FC"/>
    <w:rsid w:val="30036B8B"/>
    <w:rsid w:val="30036FD0"/>
    <w:rsid w:val="30043406"/>
    <w:rsid w:val="30087488"/>
    <w:rsid w:val="300A5092"/>
    <w:rsid w:val="300A6724"/>
    <w:rsid w:val="300E28E8"/>
    <w:rsid w:val="30225C53"/>
    <w:rsid w:val="302C25D3"/>
    <w:rsid w:val="30337C65"/>
    <w:rsid w:val="30394752"/>
    <w:rsid w:val="3039483B"/>
    <w:rsid w:val="303E3FC1"/>
    <w:rsid w:val="304017F8"/>
    <w:rsid w:val="30437C5B"/>
    <w:rsid w:val="30463956"/>
    <w:rsid w:val="304B672B"/>
    <w:rsid w:val="304D01D4"/>
    <w:rsid w:val="304D527E"/>
    <w:rsid w:val="30510498"/>
    <w:rsid w:val="305F0F94"/>
    <w:rsid w:val="306435A3"/>
    <w:rsid w:val="30670681"/>
    <w:rsid w:val="30680AFE"/>
    <w:rsid w:val="306E30CA"/>
    <w:rsid w:val="3073040B"/>
    <w:rsid w:val="308C5961"/>
    <w:rsid w:val="30953B2F"/>
    <w:rsid w:val="309C4E0E"/>
    <w:rsid w:val="30A5563E"/>
    <w:rsid w:val="30A650C1"/>
    <w:rsid w:val="30A873D1"/>
    <w:rsid w:val="30B31F77"/>
    <w:rsid w:val="30C85D72"/>
    <w:rsid w:val="30CA44C6"/>
    <w:rsid w:val="30D233C1"/>
    <w:rsid w:val="30DC44DF"/>
    <w:rsid w:val="30E02B52"/>
    <w:rsid w:val="30E02B7D"/>
    <w:rsid w:val="30EA530D"/>
    <w:rsid w:val="30F31324"/>
    <w:rsid w:val="30F51DBD"/>
    <w:rsid w:val="31051DD2"/>
    <w:rsid w:val="310D482D"/>
    <w:rsid w:val="31161632"/>
    <w:rsid w:val="311E0767"/>
    <w:rsid w:val="311F77F0"/>
    <w:rsid w:val="312574B6"/>
    <w:rsid w:val="31333CF5"/>
    <w:rsid w:val="3136076A"/>
    <w:rsid w:val="31365098"/>
    <w:rsid w:val="313A5539"/>
    <w:rsid w:val="315907EC"/>
    <w:rsid w:val="31597C2A"/>
    <w:rsid w:val="315A5290"/>
    <w:rsid w:val="315C43AA"/>
    <w:rsid w:val="31651325"/>
    <w:rsid w:val="31681016"/>
    <w:rsid w:val="317B6868"/>
    <w:rsid w:val="317D01CB"/>
    <w:rsid w:val="31803F7A"/>
    <w:rsid w:val="3189248D"/>
    <w:rsid w:val="318E5023"/>
    <w:rsid w:val="3192251C"/>
    <w:rsid w:val="31A84261"/>
    <w:rsid w:val="31A91E72"/>
    <w:rsid w:val="31AA48FF"/>
    <w:rsid w:val="31AE1D8D"/>
    <w:rsid w:val="31AF0E85"/>
    <w:rsid w:val="31B370BA"/>
    <w:rsid w:val="31C573C9"/>
    <w:rsid w:val="31CD0E58"/>
    <w:rsid w:val="31CF028E"/>
    <w:rsid w:val="31D25972"/>
    <w:rsid w:val="31E77158"/>
    <w:rsid w:val="31F4551B"/>
    <w:rsid w:val="31F645D6"/>
    <w:rsid w:val="31FA6D8D"/>
    <w:rsid w:val="32076D58"/>
    <w:rsid w:val="320868FB"/>
    <w:rsid w:val="32282835"/>
    <w:rsid w:val="322E0F15"/>
    <w:rsid w:val="323074D1"/>
    <w:rsid w:val="32357C62"/>
    <w:rsid w:val="323B77C9"/>
    <w:rsid w:val="324054AE"/>
    <w:rsid w:val="324262AA"/>
    <w:rsid w:val="32431AC3"/>
    <w:rsid w:val="325A3FF6"/>
    <w:rsid w:val="325A74A2"/>
    <w:rsid w:val="32677EDB"/>
    <w:rsid w:val="327565FF"/>
    <w:rsid w:val="3285395B"/>
    <w:rsid w:val="328C0322"/>
    <w:rsid w:val="329C0F0E"/>
    <w:rsid w:val="329C4A77"/>
    <w:rsid w:val="32A9531F"/>
    <w:rsid w:val="32B05BDA"/>
    <w:rsid w:val="32B36ABA"/>
    <w:rsid w:val="32B609AE"/>
    <w:rsid w:val="32B745BB"/>
    <w:rsid w:val="32BA7D69"/>
    <w:rsid w:val="32C2428D"/>
    <w:rsid w:val="32C85B12"/>
    <w:rsid w:val="32CE4200"/>
    <w:rsid w:val="32D6191A"/>
    <w:rsid w:val="32DE471C"/>
    <w:rsid w:val="32DF13EE"/>
    <w:rsid w:val="32F12282"/>
    <w:rsid w:val="33064882"/>
    <w:rsid w:val="330740AE"/>
    <w:rsid w:val="330A6145"/>
    <w:rsid w:val="330C6DAC"/>
    <w:rsid w:val="3314675B"/>
    <w:rsid w:val="3325231A"/>
    <w:rsid w:val="33285CB1"/>
    <w:rsid w:val="33395904"/>
    <w:rsid w:val="33414091"/>
    <w:rsid w:val="33494A37"/>
    <w:rsid w:val="334A7656"/>
    <w:rsid w:val="334C2006"/>
    <w:rsid w:val="334E7DFA"/>
    <w:rsid w:val="33504961"/>
    <w:rsid w:val="33510256"/>
    <w:rsid w:val="3351181A"/>
    <w:rsid w:val="335D0A87"/>
    <w:rsid w:val="33617381"/>
    <w:rsid w:val="33671285"/>
    <w:rsid w:val="336865D0"/>
    <w:rsid w:val="3375630C"/>
    <w:rsid w:val="337565F7"/>
    <w:rsid w:val="33785A05"/>
    <w:rsid w:val="337C7407"/>
    <w:rsid w:val="337E7C9A"/>
    <w:rsid w:val="338546AA"/>
    <w:rsid w:val="33916806"/>
    <w:rsid w:val="33961987"/>
    <w:rsid w:val="339B6BF0"/>
    <w:rsid w:val="33A62C11"/>
    <w:rsid w:val="33A9732C"/>
    <w:rsid w:val="33BA6577"/>
    <w:rsid w:val="33C00581"/>
    <w:rsid w:val="33CB72C0"/>
    <w:rsid w:val="33D2073D"/>
    <w:rsid w:val="33E24BFF"/>
    <w:rsid w:val="33ED40FF"/>
    <w:rsid w:val="33F25DD3"/>
    <w:rsid w:val="33FA24C7"/>
    <w:rsid w:val="34053943"/>
    <w:rsid w:val="341610DB"/>
    <w:rsid w:val="341732AC"/>
    <w:rsid w:val="341A78B1"/>
    <w:rsid w:val="341B2C5E"/>
    <w:rsid w:val="34203E07"/>
    <w:rsid w:val="34240E9A"/>
    <w:rsid w:val="342D17F9"/>
    <w:rsid w:val="34320CEE"/>
    <w:rsid w:val="34322706"/>
    <w:rsid w:val="34353DEA"/>
    <w:rsid w:val="343F0272"/>
    <w:rsid w:val="34486C32"/>
    <w:rsid w:val="344D0981"/>
    <w:rsid w:val="345C0750"/>
    <w:rsid w:val="345D30CE"/>
    <w:rsid w:val="346A49C9"/>
    <w:rsid w:val="34742A8E"/>
    <w:rsid w:val="347738AB"/>
    <w:rsid w:val="34820ACA"/>
    <w:rsid w:val="34827C8B"/>
    <w:rsid w:val="34903706"/>
    <w:rsid w:val="349D1165"/>
    <w:rsid w:val="34A43C63"/>
    <w:rsid w:val="34A73D09"/>
    <w:rsid w:val="34A931DB"/>
    <w:rsid w:val="34AE4FA4"/>
    <w:rsid w:val="34B0287C"/>
    <w:rsid w:val="34B377ED"/>
    <w:rsid w:val="34C04CA6"/>
    <w:rsid w:val="34CA4C59"/>
    <w:rsid w:val="34CB2F76"/>
    <w:rsid w:val="34EB71FC"/>
    <w:rsid w:val="34F0351E"/>
    <w:rsid w:val="34F8033B"/>
    <w:rsid w:val="35046185"/>
    <w:rsid w:val="351F02DB"/>
    <w:rsid w:val="35232B12"/>
    <w:rsid w:val="35234E3A"/>
    <w:rsid w:val="35243ECD"/>
    <w:rsid w:val="35261FDE"/>
    <w:rsid w:val="3537355A"/>
    <w:rsid w:val="353B2EA7"/>
    <w:rsid w:val="354114B2"/>
    <w:rsid w:val="35412689"/>
    <w:rsid w:val="354E6D39"/>
    <w:rsid w:val="355007CD"/>
    <w:rsid w:val="355D3171"/>
    <w:rsid w:val="355F574A"/>
    <w:rsid w:val="35783681"/>
    <w:rsid w:val="357C3A92"/>
    <w:rsid w:val="358A2073"/>
    <w:rsid w:val="35973469"/>
    <w:rsid w:val="359B338B"/>
    <w:rsid w:val="35AC1A9F"/>
    <w:rsid w:val="35AC3FCA"/>
    <w:rsid w:val="35AF0526"/>
    <w:rsid w:val="35B15293"/>
    <w:rsid w:val="35B56655"/>
    <w:rsid w:val="35C336AE"/>
    <w:rsid w:val="35CD07C7"/>
    <w:rsid w:val="35D300FD"/>
    <w:rsid w:val="35DA45F5"/>
    <w:rsid w:val="35F1366C"/>
    <w:rsid w:val="35F231AC"/>
    <w:rsid w:val="35F571E2"/>
    <w:rsid w:val="35F670A0"/>
    <w:rsid w:val="35FB3159"/>
    <w:rsid w:val="35FE584E"/>
    <w:rsid w:val="36007E31"/>
    <w:rsid w:val="36140AD1"/>
    <w:rsid w:val="36190DB8"/>
    <w:rsid w:val="361B618A"/>
    <w:rsid w:val="36303D50"/>
    <w:rsid w:val="36333DBE"/>
    <w:rsid w:val="36341C26"/>
    <w:rsid w:val="36341DF6"/>
    <w:rsid w:val="363F2C4A"/>
    <w:rsid w:val="36407EBE"/>
    <w:rsid w:val="36450791"/>
    <w:rsid w:val="364939E7"/>
    <w:rsid w:val="364E0EC4"/>
    <w:rsid w:val="3653567D"/>
    <w:rsid w:val="36580FE5"/>
    <w:rsid w:val="365A59DE"/>
    <w:rsid w:val="365C1A3A"/>
    <w:rsid w:val="366A7CFF"/>
    <w:rsid w:val="3675130F"/>
    <w:rsid w:val="367532E7"/>
    <w:rsid w:val="36825EA2"/>
    <w:rsid w:val="36870225"/>
    <w:rsid w:val="36955988"/>
    <w:rsid w:val="36973FFA"/>
    <w:rsid w:val="36980303"/>
    <w:rsid w:val="369D4FF2"/>
    <w:rsid w:val="36A07104"/>
    <w:rsid w:val="36A93FCB"/>
    <w:rsid w:val="36C04584"/>
    <w:rsid w:val="36D359E4"/>
    <w:rsid w:val="36EB323F"/>
    <w:rsid w:val="36F47A41"/>
    <w:rsid w:val="36F514B5"/>
    <w:rsid w:val="36FB373A"/>
    <w:rsid w:val="36FD1F26"/>
    <w:rsid w:val="3718242F"/>
    <w:rsid w:val="37332567"/>
    <w:rsid w:val="3735116C"/>
    <w:rsid w:val="373A2559"/>
    <w:rsid w:val="373C2E05"/>
    <w:rsid w:val="374330BD"/>
    <w:rsid w:val="37452A46"/>
    <w:rsid w:val="37462C32"/>
    <w:rsid w:val="374F1E6A"/>
    <w:rsid w:val="3750000D"/>
    <w:rsid w:val="375155AD"/>
    <w:rsid w:val="375757FB"/>
    <w:rsid w:val="376F5233"/>
    <w:rsid w:val="37821C65"/>
    <w:rsid w:val="37941368"/>
    <w:rsid w:val="379639C0"/>
    <w:rsid w:val="379F6B1F"/>
    <w:rsid w:val="37AE628A"/>
    <w:rsid w:val="37B24D7F"/>
    <w:rsid w:val="37B706EC"/>
    <w:rsid w:val="37BF5AC7"/>
    <w:rsid w:val="37C31F70"/>
    <w:rsid w:val="37C62CBE"/>
    <w:rsid w:val="37D65575"/>
    <w:rsid w:val="37DF155F"/>
    <w:rsid w:val="37F2110C"/>
    <w:rsid w:val="38051A89"/>
    <w:rsid w:val="38083560"/>
    <w:rsid w:val="38175A29"/>
    <w:rsid w:val="38227991"/>
    <w:rsid w:val="3824294D"/>
    <w:rsid w:val="38335F35"/>
    <w:rsid w:val="38365CE3"/>
    <w:rsid w:val="383B3512"/>
    <w:rsid w:val="38416C4A"/>
    <w:rsid w:val="384D2702"/>
    <w:rsid w:val="385A2547"/>
    <w:rsid w:val="385A6BA4"/>
    <w:rsid w:val="385C5A8D"/>
    <w:rsid w:val="385C7D65"/>
    <w:rsid w:val="38661A03"/>
    <w:rsid w:val="386C3FE9"/>
    <w:rsid w:val="3874252C"/>
    <w:rsid w:val="387D728A"/>
    <w:rsid w:val="3882664D"/>
    <w:rsid w:val="388B5F27"/>
    <w:rsid w:val="388E7BB3"/>
    <w:rsid w:val="38920F62"/>
    <w:rsid w:val="3897680C"/>
    <w:rsid w:val="389A1D9B"/>
    <w:rsid w:val="38B66AD9"/>
    <w:rsid w:val="38BC5D0B"/>
    <w:rsid w:val="38C3040F"/>
    <w:rsid w:val="38C63162"/>
    <w:rsid w:val="38CC4A2D"/>
    <w:rsid w:val="38CC51FC"/>
    <w:rsid w:val="38D61200"/>
    <w:rsid w:val="38D82951"/>
    <w:rsid w:val="38EE0B81"/>
    <w:rsid w:val="38EF76D6"/>
    <w:rsid w:val="38F1132C"/>
    <w:rsid w:val="38F2406A"/>
    <w:rsid w:val="38FA16A4"/>
    <w:rsid w:val="38FF254E"/>
    <w:rsid w:val="390668C6"/>
    <w:rsid w:val="39082F2F"/>
    <w:rsid w:val="391E5CE3"/>
    <w:rsid w:val="392005DE"/>
    <w:rsid w:val="392044FA"/>
    <w:rsid w:val="392A186A"/>
    <w:rsid w:val="393A390E"/>
    <w:rsid w:val="393C3794"/>
    <w:rsid w:val="39423B0F"/>
    <w:rsid w:val="394D6851"/>
    <w:rsid w:val="39545D33"/>
    <w:rsid w:val="39605A62"/>
    <w:rsid w:val="39611FC6"/>
    <w:rsid w:val="396523C8"/>
    <w:rsid w:val="397A3A80"/>
    <w:rsid w:val="397D26E2"/>
    <w:rsid w:val="398D3AE9"/>
    <w:rsid w:val="398E5E2D"/>
    <w:rsid w:val="39944291"/>
    <w:rsid w:val="39984E85"/>
    <w:rsid w:val="39AC63C7"/>
    <w:rsid w:val="39AE4C5B"/>
    <w:rsid w:val="39B0777B"/>
    <w:rsid w:val="39CC3CC3"/>
    <w:rsid w:val="39D23BF1"/>
    <w:rsid w:val="39DD01B7"/>
    <w:rsid w:val="39EA633F"/>
    <w:rsid w:val="39EE42B4"/>
    <w:rsid w:val="39EF41A6"/>
    <w:rsid w:val="39F64793"/>
    <w:rsid w:val="39F936E7"/>
    <w:rsid w:val="39FF1ACC"/>
    <w:rsid w:val="3A0723CB"/>
    <w:rsid w:val="3A086541"/>
    <w:rsid w:val="3A092BB5"/>
    <w:rsid w:val="3A0B5A26"/>
    <w:rsid w:val="3A0E5168"/>
    <w:rsid w:val="3A0F5776"/>
    <w:rsid w:val="3A100659"/>
    <w:rsid w:val="3A1F4C96"/>
    <w:rsid w:val="3A246ECF"/>
    <w:rsid w:val="3A2D4B94"/>
    <w:rsid w:val="3A2F2AC6"/>
    <w:rsid w:val="3A3459C3"/>
    <w:rsid w:val="3A3476DF"/>
    <w:rsid w:val="3A3D17E9"/>
    <w:rsid w:val="3A3F6BAA"/>
    <w:rsid w:val="3A4329BC"/>
    <w:rsid w:val="3A46162E"/>
    <w:rsid w:val="3A53540A"/>
    <w:rsid w:val="3A624F33"/>
    <w:rsid w:val="3A6D56FF"/>
    <w:rsid w:val="3A851F6D"/>
    <w:rsid w:val="3A874D20"/>
    <w:rsid w:val="3A8A2C62"/>
    <w:rsid w:val="3AA506D9"/>
    <w:rsid w:val="3AA51015"/>
    <w:rsid w:val="3AA54D05"/>
    <w:rsid w:val="3AA96190"/>
    <w:rsid w:val="3AAE3A05"/>
    <w:rsid w:val="3AB1506C"/>
    <w:rsid w:val="3AB84635"/>
    <w:rsid w:val="3ABC3871"/>
    <w:rsid w:val="3AC8650E"/>
    <w:rsid w:val="3AD373BC"/>
    <w:rsid w:val="3AD574B1"/>
    <w:rsid w:val="3AE1791B"/>
    <w:rsid w:val="3AE74ADA"/>
    <w:rsid w:val="3AFB6E1C"/>
    <w:rsid w:val="3AFC6AF8"/>
    <w:rsid w:val="3B01135E"/>
    <w:rsid w:val="3B0514AB"/>
    <w:rsid w:val="3B126AD6"/>
    <w:rsid w:val="3B182E8C"/>
    <w:rsid w:val="3B1958B3"/>
    <w:rsid w:val="3B1C1C31"/>
    <w:rsid w:val="3B220D8E"/>
    <w:rsid w:val="3B270F10"/>
    <w:rsid w:val="3B2F05FB"/>
    <w:rsid w:val="3B2F46A3"/>
    <w:rsid w:val="3B317128"/>
    <w:rsid w:val="3B407661"/>
    <w:rsid w:val="3B407AC0"/>
    <w:rsid w:val="3B421984"/>
    <w:rsid w:val="3B446DEE"/>
    <w:rsid w:val="3B446E99"/>
    <w:rsid w:val="3B5379D5"/>
    <w:rsid w:val="3B56053D"/>
    <w:rsid w:val="3B762B5E"/>
    <w:rsid w:val="3B834908"/>
    <w:rsid w:val="3B895926"/>
    <w:rsid w:val="3BB13666"/>
    <w:rsid w:val="3BBA435C"/>
    <w:rsid w:val="3BCC5F70"/>
    <w:rsid w:val="3BD007C5"/>
    <w:rsid w:val="3BDB7B9B"/>
    <w:rsid w:val="3BE66505"/>
    <w:rsid w:val="3BE82E2F"/>
    <w:rsid w:val="3BF179E9"/>
    <w:rsid w:val="3BF8316B"/>
    <w:rsid w:val="3BFA1B76"/>
    <w:rsid w:val="3C045655"/>
    <w:rsid w:val="3C281061"/>
    <w:rsid w:val="3C2C5289"/>
    <w:rsid w:val="3C2F69E5"/>
    <w:rsid w:val="3C3602C2"/>
    <w:rsid w:val="3C3F1955"/>
    <w:rsid w:val="3C3F706C"/>
    <w:rsid w:val="3C420A82"/>
    <w:rsid w:val="3C5156B9"/>
    <w:rsid w:val="3C547500"/>
    <w:rsid w:val="3C614531"/>
    <w:rsid w:val="3C635E44"/>
    <w:rsid w:val="3C657D86"/>
    <w:rsid w:val="3C6C56DA"/>
    <w:rsid w:val="3C6E41AF"/>
    <w:rsid w:val="3C701DB6"/>
    <w:rsid w:val="3C756F87"/>
    <w:rsid w:val="3C7D50AE"/>
    <w:rsid w:val="3C944358"/>
    <w:rsid w:val="3C9906A1"/>
    <w:rsid w:val="3C9A7949"/>
    <w:rsid w:val="3C9F05A1"/>
    <w:rsid w:val="3C9F42BB"/>
    <w:rsid w:val="3CA52018"/>
    <w:rsid w:val="3CA65DFD"/>
    <w:rsid w:val="3CA824CA"/>
    <w:rsid w:val="3CB9678E"/>
    <w:rsid w:val="3CBA2F81"/>
    <w:rsid w:val="3CBA5740"/>
    <w:rsid w:val="3CBB67E6"/>
    <w:rsid w:val="3CD54237"/>
    <w:rsid w:val="3CD831D8"/>
    <w:rsid w:val="3CDA5D23"/>
    <w:rsid w:val="3CDC78C5"/>
    <w:rsid w:val="3CDF7241"/>
    <w:rsid w:val="3CE32951"/>
    <w:rsid w:val="3CFB042B"/>
    <w:rsid w:val="3CFB1FFD"/>
    <w:rsid w:val="3CFC0688"/>
    <w:rsid w:val="3D016277"/>
    <w:rsid w:val="3D062E52"/>
    <w:rsid w:val="3D0729FF"/>
    <w:rsid w:val="3D0A00A6"/>
    <w:rsid w:val="3D11650C"/>
    <w:rsid w:val="3D234E3D"/>
    <w:rsid w:val="3D495084"/>
    <w:rsid w:val="3D4F7AAF"/>
    <w:rsid w:val="3D6A411B"/>
    <w:rsid w:val="3D6D6E4F"/>
    <w:rsid w:val="3D803F10"/>
    <w:rsid w:val="3D815C0B"/>
    <w:rsid w:val="3D8B65A9"/>
    <w:rsid w:val="3D956D9C"/>
    <w:rsid w:val="3D9D785A"/>
    <w:rsid w:val="3DA24CE3"/>
    <w:rsid w:val="3DAA1BD3"/>
    <w:rsid w:val="3DB71AAE"/>
    <w:rsid w:val="3DBA12D8"/>
    <w:rsid w:val="3DCE4247"/>
    <w:rsid w:val="3DCF73CB"/>
    <w:rsid w:val="3DE0663C"/>
    <w:rsid w:val="3DE32373"/>
    <w:rsid w:val="3DEA20A1"/>
    <w:rsid w:val="3DEA7C05"/>
    <w:rsid w:val="3E046163"/>
    <w:rsid w:val="3E116B2D"/>
    <w:rsid w:val="3E120484"/>
    <w:rsid w:val="3E134E52"/>
    <w:rsid w:val="3E185551"/>
    <w:rsid w:val="3E19511B"/>
    <w:rsid w:val="3E1E112D"/>
    <w:rsid w:val="3E2B625D"/>
    <w:rsid w:val="3E3634A5"/>
    <w:rsid w:val="3E395351"/>
    <w:rsid w:val="3E3E4540"/>
    <w:rsid w:val="3E404223"/>
    <w:rsid w:val="3E43291B"/>
    <w:rsid w:val="3E437141"/>
    <w:rsid w:val="3E450BA3"/>
    <w:rsid w:val="3E503D72"/>
    <w:rsid w:val="3E512C25"/>
    <w:rsid w:val="3E534CCF"/>
    <w:rsid w:val="3E544F8C"/>
    <w:rsid w:val="3E707BC4"/>
    <w:rsid w:val="3E743DCF"/>
    <w:rsid w:val="3E827F92"/>
    <w:rsid w:val="3E8E18CF"/>
    <w:rsid w:val="3E9409C7"/>
    <w:rsid w:val="3E9C24D8"/>
    <w:rsid w:val="3EA43CEB"/>
    <w:rsid w:val="3EA7196B"/>
    <w:rsid w:val="3EBC5E2D"/>
    <w:rsid w:val="3EC54CB9"/>
    <w:rsid w:val="3ECA39E6"/>
    <w:rsid w:val="3ECC7425"/>
    <w:rsid w:val="3ECE2B35"/>
    <w:rsid w:val="3ECE73C3"/>
    <w:rsid w:val="3ED555CC"/>
    <w:rsid w:val="3ED7682F"/>
    <w:rsid w:val="3EDA5C9A"/>
    <w:rsid w:val="3EE1224A"/>
    <w:rsid w:val="3EF3003C"/>
    <w:rsid w:val="3EF33AE6"/>
    <w:rsid w:val="3EF5630E"/>
    <w:rsid w:val="3F01449A"/>
    <w:rsid w:val="3F026AFE"/>
    <w:rsid w:val="3F052EBB"/>
    <w:rsid w:val="3F0D0ADA"/>
    <w:rsid w:val="3F107A1C"/>
    <w:rsid w:val="3F113587"/>
    <w:rsid w:val="3F180BE3"/>
    <w:rsid w:val="3F1A027E"/>
    <w:rsid w:val="3F1A0529"/>
    <w:rsid w:val="3F2257D9"/>
    <w:rsid w:val="3F274323"/>
    <w:rsid w:val="3F2C1A2F"/>
    <w:rsid w:val="3F3A5439"/>
    <w:rsid w:val="3F3E59C6"/>
    <w:rsid w:val="3F455D4E"/>
    <w:rsid w:val="3F467934"/>
    <w:rsid w:val="3F4A3761"/>
    <w:rsid w:val="3F626381"/>
    <w:rsid w:val="3F6B324E"/>
    <w:rsid w:val="3F6E1012"/>
    <w:rsid w:val="3F6E3601"/>
    <w:rsid w:val="3F723355"/>
    <w:rsid w:val="3F753A00"/>
    <w:rsid w:val="3F7E5C2F"/>
    <w:rsid w:val="3F80645F"/>
    <w:rsid w:val="3F872F6F"/>
    <w:rsid w:val="3F88284E"/>
    <w:rsid w:val="3F9722F1"/>
    <w:rsid w:val="3FA50E7E"/>
    <w:rsid w:val="3FA715CB"/>
    <w:rsid w:val="3FAA0B0C"/>
    <w:rsid w:val="3FB9368D"/>
    <w:rsid w:val="3FBC0A0A"/>
    <w:rsid w:val="3FBE3C20"/>
    <w:rsid w:val="3FBF7412"/>
    <w:rsid w:val="3FCC16B4"/>
    <w:rsid w:val="3FCF14B3"/>
    <w:rsid w:val="3FDC3345"/>
    <w:rsid w:val="3FDD3A72"/>
    <w:rsid w:val="3FEC353D"/>
    <w:rsid w:val="3FFB6512"/>
    <w:rsid w:val="3FFF4D23"/>
    <w:rsid w:val="40006BB4"/>
    <w:rsid w:val="4000709C"/>
    <w:rsid w:val="4003658E"/>
    <w:rsid w:val="400C441E"/>
    <w:rsid w:val="4012332E"/>
    <w:rsid w:val="401276DA"/>
    <w:rsid w:val="401A0EE4"/>
    <w:rsid w:val="402566EC"/>
    <w:rsid w:val="40280407"/>
    <w:rsid w:val="403A3336"/>
    <w:rsid w:val="404071F1"/>
    <w:rsid w:val="40431C96"/>
    <w:rsid w:val="4046485C"/>
    <w:rsid w:val="4048107C"/>
    <w:rsid w:val="404A3912"/>
    <w:rsid w:val="40532B5F"/>
    <w:rsid w:val="40547E25"/>
    <w:rsid w:val="40586393"/>
    <w:rsid w:val="40695E97"/>
    <w:rsid w:val="406A4BCA"/>
    <w:rsid w:val="40845D17"/>
    <w:rsid w:val="409123AC"/>
    <w:rsid w:val="40981403"/>
    <w:rsid w:val="40A16ECF"/>
    <w:rsid w:val="40A34A52"/>
    <w:rsid w:val="40B80136"/>
    <w:rsid w:val="40B976A1"/>
    <w:rsid w:val="40C420CA"/>
    <w:rsid w:val="40CC1428"/>
    <w:rsid w:val="40CF7239"/>
    <w:rsid w:val="40D94943"/>
    <w:rsid w:val="40DC7339"/>
    <w:rsid w:val="40E0637B"/>
    <w:rsid w:val="40E27DD3"/>
    <w:rsid w:val="40E523E8"/>
    <w:rsid w:val="40E5690A"/>
    <w:rsid w:val="40E56961"/>
    <w:rsid w:val="40E84806"/>
    <w:rsid w:val="40EB198A"/>
    <w:rsid w:val="40F262AA"/>
    <w:rsid w:val="40FC1B24"/>
    <w:rsid w:val="4104062D"/>
    <w:rsid w:val="410E19F7"/>
    <w:rsid w:val="41103D55"/>
    <w:rsid w:val="4110484D"/>
    <w:rsid w:val="411455A6"/>
    <w:rsid w:val="411F19E1"/>
    <w:rsid w:val="41286F56"/>
    <w:rsid w:val="41294CEE"/>
    <w:rsid w:val="413B0ECC"/>
    <w:rsid w:val="413B4BF0"/>
    <w:rsid w:val="413D4E0F"/>
    <w:rsid w:val="414C3884"/>
    <w:rsid w:val="414E4A75"/>
    <w:rsid w:val="41547D40"/>
    <w:rsid w:val="4157204D"/>
    <w:rsid w:val="415B5B77"/>
    <w:rsid w:val="415E168B"/>
    <w:rsid w:val="41666394"/>
    <w:rsid w:val="41691B71"/>
    <w:rsid w:val="41741AFF"/>
    <w:rsid w:val="41794272"/>
    <w:rsid w:val="418375C5"/>
    <w:rsid w:val="41941A1A"/>
    <w:rsid w:val="41947600"/>
    <w:rsid w:val="4195680B"/>
    <w:rsid w:val="419E00E2"/>
    <w:rsid w:val="419F7F39"/>
    <w:rsid w:val="41A96481"/>
    <w:rsid w:val="41AA5B9D"/>
    <w:rsid w:val="41B22EA4"/>
    <w:rsid w:val="41C1304C"/>
    <w:rsid w:val="41CF183B"/>
    <w:rsid w:val="41D1615E"/>
    <w:rsid w:val="41E0076F"/>
    <w:rsid w:val="41F651DD"/>
    <w:rsid w:val="4200304F"/>
    <w:rsid w:val="4204085D"/>
    <w:rsid w:val="420D0EC6"/>
    <w:rsid w:val="420E3340"/>
    <w:rsid w:val="420F65B2"/>
    <w:rsid w:val="42113F23"/>
    <w:rsid w:val="421A5D4E"/>
    <w:rsid w:val="42217744"/>
    <w:rsid w:val="422A4C1C"/>
    <w:rsid w:val="422D1825"/>
    <w:rsid w:val="423314A6"/>
    <w:rsid w:val="423E4AEE"/>
    <w:rsid w:val="42444F2B"/>
    <w:rsid w:val="4257047D"/>
    <w:rsid w:val="42585D6E"/>
    <w:rsid w:val="426802C9"/>
    <w:rsid w:val="427B2A02"/>
    <w:rsid w:val="427E636A"/>
    <w:rsid w:val="4282434F"/>
    <w:rsid w:val="4289367F"/>
    <w:rsid w:val="428C4297"/>
    <w:rsid w:val="429D13F2"/>
    <w:rsid w:val="42A35BB1"/>
    <w:rsid w:val="42B22101"/>
    <w:rsid w:val="42C012A4"/>
    <w:rsid w:val="42C55E97"/>
    <w:rsid w:val="42C702F1"/>
    <w:rsid w:val="42CB67A6"/>
    <w:rsid w:val="42D66BC6"/>
    <w:rsid w:val="42DE3830"/>
    <w:rsid w:val="42E0139C"/>
    <w:rsid w:val="42E505B9"/>
    <w:rsid w:val="42E9412A"/>
    <w:rsid w:val="42EA43D0"/>
    <w:rsid w:val="42F51DD3"/>
    <w:rsid w:val="42F73930"/>
    <w:rsid w:val="43095D4F"/>
    <w:rsid w:val="43107DC8"/>
    <w:rsid w:val="43164B95"/>
    <w:rsid w:val="43174567"/>
    <w:rsid w:val="431B765C"/>
    <w:rsid w:val="43215A97"/>
    <w:rsid w:val="432662CB"/>
    <w:rsid w:val="43333C74"/>
    <w:rsid w:val="433C3DA4"/>
    <w:rsid w:val="43425DA7"/>
    <w:rsid w:val="435B1D13"/>
    <w:rsid w:val="43610902"/>
    <w:rsid w:val="43651656"/>
    <w:rsid w:val="436A180A"/>
    <w:rsid w:val="436C7F6C"/>
    <w:rsid w:val="436F16FC"/>
    <w:rsid w:val="436F2CC4"/>
    <w:rsid w:val="437530D9"/>
    <w:rsid w:val="437759B2"/>
    <w:rsid w:val="438536C9"/>
    <w:rsid w:val="43873602"/>
    <w:rsid w:val="43901C15"/>
    <w:rsid w:val="43934E5F"/>
    <w:rsid w:val="43953C9F"/>
    <w:rsid w:val="439F31C6"/>
    <w:rsid w:val="43A718F7"/>
    <w:rsid w:val="43AF49B5"/>
    <w:rsid w:val="43B46222"/>
    <w:rsid w:val="43BC39DD"/>
    <w:rsid w:val="43C3163E"/>
    <w:rsid w:val="43C44A2B"/>
    <w:rsid w:val="43CE56D4"/>
    <w:rsid w:val="43CF1599"/>
    <w:rsid w:val="43D47A6E"/>
    <w:rsid w:val="43DA4B56"/>
    <w:rsid w:val="43DD4CCB"/>
    <w:rsid w:val="43E855D6"/>
    <w:rsid w:val="43E95EAD"/>
    <w:rsid w:val="43FD66E7"/>
    <w:rsid w:val="43FF577E"/>
    <w:rsid w:val="44012DE2"/>
    <w:rsid w:val="440254A1"/>
    <w:rsid w:val="440A792A"/>
    <w:rsid w:val="441E6449"/>
    <w:rsid w:val="44280BBA"/>
    <w:rsid w:val="442C5F41"/>
    <w:rsid w:val="443D4866"/>
    <w:rsid w:val="443E6157"/>
    <w:rsid w:val="443E7330"/>
    <w:rsid w:val="443F0640"/>
    <w:rsid w:val="444B34A5"/>
    <w:rsid w:val="444D3A3E"/>
    <w:rsid w:val="44530B02"/>
    <w:rsid w:val="4453404D"/>
    <w:rsid w:val="445458F9"/>
    <w:rsid w:val="4455708E"/>
    <w:rsid w:val="4459760A"/>
    <w:rsid w:val="445A1BE8"/>
    <w:rsid w:val="445A1EFF"/>
    <w:rsid w:val="447A65A4"/>
    <w:rsid w:val="4480125F"/>
    <w:rsid w:val="44826476"/>
    <w:rsid w:val="448C1C71"/>
    <w:rsid w:val="448E1105"/>
    <w:rsid w:val="448F345A"/>
    <w:rsid w:val="44906ADC"/>
    <w:rsid w:val="44977555"/>
    <w:rsid w:val="44B55AA6"/>
    <w:rsid w:val="44B6764B"/>
    <w:rsid w:val="44C713F4"/>
    <w:rsid w:val="44CB6092"/>
    <w:rsid w:val="44CE4C2C"/>
    <w:rsid w:val="44D16D43"/>
    <w:rsid w:val="44E41260"/>
    <w:rsid w:val="44E7594F"/>
    <w:rsid w:val="44E841B6"/>
    <w:rsid w:val="44F34AFE"/>
    <w:rsid w:val="44FC6B89"/>
    <w:rsid w:val="44FF2E04"/>
    <w:rsid w:val="450729B7"/>
    <w:rsid w:val="452A228A"/>
    <w:rsid w:val="452B346C"/>
    <w:rsid w:val="453112D0"/>
    <w:rsid w:val="453F0B89"/>
    <w:rsid w:val="45451164"/>
    <w:rsid w:val="45467D7D"/>
    <w:rsid w:val="4548374C"/>
    <w:rsid w:val="454D1907"/>
    <w:rsid w:val="45622EB4"/>
    <w:rsid w:val="45631810"/>
    <w:rsid w:val="456F4C15"/>
    <w:rsid w:val="45717EF9"/>
    <w:rsid w:val="45761743"/>
    <w:rsid w:val="457D509B"/>
    <w:rsid w:val="457F6B54"/>
    <w:rsid w:val="458A7D8F"/>
    <w:rsid w:val="458F3108"/>
    <w:rsid w:val="45A1192E"/>
    <w:rsid w:val="45A15338"/>
    <w:rsid w:val="45A32544"/>
    <w:rsid w:val="45A42683"/>
    <w:rsid w:val="45B34904"/>
    <w:rsid w:val="45BC4921"/>
    <w:rsid w:val="45C5308E"/>
    <w:rsid w:val="45CE2499"/>
    <w:rsid w:val="45E07162"/>
    <w:rsid w:val="45E44308"/>
    <w:rsid w:val="45F75F34"/>
    <w:rsid w:val="46005840"/>
    <w:rsid w:val="4603043C"/>
    <w:rsid w:val="460B4382"/>
    <w:rsid w:val="461502A5"/>
    <w:rsid w:val="46370F24"/>
    <w:rsid w:val="4640584A"/>
    <w:rsid w:val="46431FA9"/>
    <w:rsid w:val="46450FAB"/>
    <w:rsid w:val="464A5934"/>
    <w:rsid w:val="464F3167"/>
    <w:rsid w:val="465053CB"/>
    <w:rsid w:val="465312F3"/>
    <w:rsid w:val="4662307A"/>
    <w:rsid w:val="46630ADA"/>
    <w:rsid w:val="469375D9"/>
    <w:rsid w:val="46964FCE"/>
    <w:rsid w:val="46A07A30"/>
    <w:rsid w:val="46A549F5"/>
    <w:rsid w:val="46B210FD"/>
    <w:rsid w:val="46B777C5"/>
    <w:rsid w:val="46BE38D2"/>
    <w:rsid w:val="46D35B95"/>
    <w:rsid w:val="46D819A5"/>
    <w:rsid w:val="46DE659C"/>
    <w:rsid w:val="46DF1E95"/>
    <w:rsid w:val="46E355B3"/>
    <w:rsid w:val="46E44FBD"/>
    <w:rsid w:val="46E61281"/>
    <w:rsid w:val="46F866BA"/>
    <w:rsid w:val="46FB3D83"/>
    <w:rsid w:val="47057553"/>
    <w:rsid w:val="470D005A"/>
    <w:rsid w:val="4718305F"/>
    <w:rsid w:val="47226A5E"/>
    <w:rsid w:val="47227787"/>
    <w:rsid w:val="4727342D"/>
    <w:rsid w:val="472D7391"/>
    <w:rsid w:val="472F0A54"/>
    <w:rsid w:val="47323F2C"/>
    <w:rsid w:val="47343882"/>
    <w:rsid w:val="47411873"/>
    <w:rsid w:val="474E2C0C"/>
    <w:rsid w:val="47606496"/>
    <w:rsid w:val="4764035A"/>
    <w:rsid w:val="47835991"/>
    <w:rsid w:val="47881292"/>
    <w:rsid w:val="478A494E"/>
    <w:rsid w:val="479154AB"/>
    <w:rsid w:val="479244E8"/>
    <w:rsid w:val="479772B9"/>
    <w:rsid w:val="47986017"/>
    <w:rsid w:val="479D575D"/>
    <w:rsid w:val="47A30532"/>
    <w:rsid w:val="47A64E81"/>
    <w:rsid w:val="47AF3F44"/>
    <w:rsid w:val="47B45794"/>
    <w:rsid w:val="47BB0C34"/>
    <w:rsid w:val="47CF1DB3"/>
    <w:rsid w:val="47DB2915"/>
    <w:rsid w:val="47E47F03"/>
    <w:rsid w:val="480061E6"/>
    <w:rsid w:val="48082155"/>
    <w:rsid w:val="480A2C95"/>
    <w:rsid w:val="480E035A"/>
    <w:rsid w:val="480F3050"/>
    <w:rsid w:val="4816080C"/>
    <w:rsid w:val="481F43A0"/>
    <w:rsid w:val="48274221"/>
    <w:rsid w:val="482D2102"/>
    <w:rsid w:val="48377F16"/>
    <w:rsid w:val="483F712C"/>
    <w:rsid w:val="48496F3C"/>
    <w:rsid w:val="484D6DA8"/>
    <w:rsid w:val="484F6BFC"/>
    <w:rsid w:val="48524DD0"/>
    <w:rsid w:val="48543E4F"/>
    <w:rsid w:val="48594556"/>
    <w:rsid w:val="48641534"/>
    <w:rsid w:val="48681BC8"/>
    <w:rsid w:val="486A66E0"/>
    <w:rsid w:val="48723521"/>
    <w:rsid w:val="487309B5"/>
    <w:rsid w:val="487C0A47"/>
    <w:rsid w:val="48837119"/>
    <w:rsid w:val="48AA67F5"/>
    <w:rsid w:val="48B00948"/>
    <w:rsid w:val="48B413D7"/>
    <w:rsid w:val="48C044B6"/>
    <w:rsid w:val="48C56AB5"/>
    <w:rsid w:val="48C82B02"/>
    <w:rsid w:val="48CB21FE"/>
    <w:rsid w:val="48DE0A48"/>
    <w:rsid w:val="48E36A55"/>
    <w:rsid w:val="48E4154A"/>
    <w:rsid w:val="48E56484"/>
    <w:rsid w:val="48E67E1F"/>
    <w:rsid w:val="48F52D6A"/>
    <w:rsid w:val="48FC0715"/>
    <w:rsid w:val="4908667E"/>
    <w:rsid w:val="490F2961"/>
    <w:rsid w:val="491F0C7F"/>
    <w:rsid w:val="491F63E6"/>
    <w:rsid w:val="492A0773"/>
    <w:rsid w:val="492D048F"/>
    <w:rsid w:val="493D3356"/>
    <w:rsid w:val="494026C4"/>
    <w:rsid w:val="49454350"/>
    <w:rsid w:val="49460038"/>
    <w:rsid w:val="494C6D94"/>
    <w:rsid w:val="4951158E"/>
    <w:rsid w:val="495838DA"/>
    <w:rsid w:val="495B5259"/>
    <w:rsid w:val="49606ECE"/>
    <w:rsid w:val="496979DA"/>
    <w:rsid w:val="496E643C"/>
    <w:rsid w:val="498110AD"/>
    <w:rsid w:val="498605ED"/>
    <w:rsid w:val="4989179C"/>
    <w:rsid w:val="499E178E"/>
    <w:rsid w:val="49A31809"/>
    <w:rsid w:val="49A65717"/>
    <w:rsid w:val="49A92B46"/>
    <w:rsid w:val="49AA54D9"/>
    <w:rsid w:val="49B17918"/>
    <w:rsid w:val="49BF19DD"/>
    <w:rsid w:val="49C21A38"/>
    <w:rsid w:val="49D845DE"/>
    <w:rsid w:val="49E623FC"/>
    <w:rsid w:val="49ED109F"/>
    <w:rsid w:val="49FC74FD"/>
    <w:rsid w:val="4A1B3151"/>
    <w:rsid w:val="4A1B4A73"/>
    <w:rsid w:val="4A3054F3"/>
    <w:rsid w:val="4A42273A"/>
    <w:rsid w:val="4A4F26F7"/>
    <w:rsid w:val="4A5135F7"/>
    <w:rsid w:val="4A58089D"/>
    <w:rsid w:val="4A620407"/>
    <w:rsid w:val="4A674834"/>
    <w:rsid w:val="4A6E31A7"/>
    <w:rsid w:val="4A751511"/>
    <w:rsid w:val="4A790EAB"/>
    <w:rsid w:val="4A7B1376"/>
    <w:rsid w:val="4A983FE3"/>
    <w:rsid w:val="4A9C0BE6"/>
    <w:rsid w:val="4A9F2523"/>
    <w:rsid w:val="4AA01A74"/>
    <w:rsid w:val="4AA81058"/>
    <w:rsid w:val="4AB52B19"/>
    <w:rsid w:val="4ABB774F"/>
    <w:rsid w:val="4AC44768"/>
    <w:rsid w:val="4AC513CD"/>
    <w:rsid w:val="4AC54FAA"/>
    <w:rsid w:val="4AC7396B"/>
    <w:rsid w:val="4AF06201"/>
    <w:rsid w:val="4AF33F8F"/>
    <w:rsid w:val="4AF370A6"/>
    <w:rsid w:val="4B0F257B"/>
    <w:rsid w:val="4B0F469E"/>
    <w:rsid w:val="4B157FD1"/>
    <w:rsid w:val="4B1945A4"/>
    <w:rsid w:val="4B2266D2"/>
    <w:rsid w:val="4B255C7E"/>
    <w:rsid w:val="4B356145"/>
    <w:rsid w:val="4B367EBD"/>
    <w:rsid w:val="4B3C5B20"/>
    <w:rsid w:val="4B4557D0"/>
    <w:rsid w:val="4B465B91"/>
    <w:rsid w:val="4B4B0E81"/>
    <w:rsid w:val="4B4F5AAA"/>
    <w:rsid w:val="4B5365CF"/>
    <w:rsid w:val="4B5C5D50"/>
    <w:rsid w:val="4B7323A2"/>
    <w:rsid w:val="4B740163"/>
    <w:rsid w:val="4B83468A"/>
    <w:rsid w:val="4B8F14E9"/>
    <w:rsid w:val="4B9758E7"/>
    <w:rsid w:val="4B9A0D92"/>
    <w:rsid w:val="4B9B423F"/>
    <w:rsid w:val="4BA35FBF"/>
    <w:rsid w:val="4BA87212"/>
    <w:rsid w:val="4BB15C56"/>
    <w:rsid w:val="4BB83C94"/>
    <w:rsid w:val="4BBC2764"/>
    <w:rsid w:val="4BBC62C1"/>
    <w:rsid w:val="4BBD3FB5"/>
    <w:rsid w:val="4BC0060B"/>
    <w:rsid w:val="4BC36301"/>
    <w:rsid w:val="4BC77BEA"/>
    <w:rsid w:val="4BCB5792"/>
    <w:rsid w:val="4BD62F9B"/>
    <w:rsid w:val="4BE51585"/>
    <w:rsid w:val="4BE918A0"/>
    <w:rsid w:val="4BEE05A9"/>
    <w:rsid w:val="4BF03356"/>
    <w:rsid w:val="4BF8271E"/>
    <w:rsid w:val="4BF8445E"/>
    <w:rsid w:val="4BF94CA6"/>
    <w:rsid w:val="4BFC59D2"/>
    <w:rsid w:val="4C0944CB"/>
    <w:rsid w:val="4C0B71D4"/>
    <w:rsid w:val="4C134A94"/>
    <w:rsid w:val="4C1D640B"/>
    <w:rsid w:val="4C1E41D9"/>
    <w:rsid w:val="4C2211DE"/>
    <w:rsid w:val="4C2973E9"/>
    <w:rsid w:val="4C2F4F22"/>
    <w:rsid w:val="4C3610BC"/>
    <w:rsid w:val="4C374999"/>
    <w:rsid w:val="4C3E64D0"/>
    <w:rsid w:val="4C402684"/>
    <w:rsid w:val="4C425945"/>
    <w:rsid w:val="4C521883"/>
    <w:rsid w:val="4C5B5AA5"/>
    <w:rsid w:val="4C5E1547"/>
    <w:rsid w:val="4C642E5D"/>
    <w:rsid w:val="4C661EAA"/>
    <w:rsid w:val="4C781A36"/>
    <w:rsid w:val="4C7F619B"/>
    <w:rsid w:val="4C8831D7"/>
    <w:rsid w:val="4C8D1BE3"/>
    <w:rsid w:val="4C8F419E"/>
    <w:rsid w:val="4C95650D"/>
    <w:rsid w:val="4C9E17FC"/>
    <w:rsid w:val="4CA33768"/>
    <w:rsid w:val="4CAD02E8"/>
    <w:rsid w:val="4CAE3D6C"/>
    <w:rsid w:val="4CAF15CD"/>
    <w:rsid w:val="4CB04E3B"/>
    <w:rsid w:val="4CB21E57"/>
    <w:rsid w:val="4CBF0DC4"/>
    <w:rsid w:val="4CC30C94"/>
    <w:rsid w:val="4CC6329F"/>
    <w:rsid w:val="4CC742D5"/>
    <w:rsid w:val="4CD916A6"/>
    <w:rsid w:val="4CD94C17"/>
    <w:rsid w:val="4CEC7904"/>
    <w:rsid w:val="4CF47EE0"/>
    <w:rsid w:val="4D075C78"/>
    <w:rsid w:val="4D090CAB"/>
    <w:rsid w:val="4D1478D7"/>
    <w:rsid w:val="4D1A2DB0"/>
    <w:rsid w:val="4D2B7F78"/>
    <w:rsid w:val="4D3007B6"/>
    <w:rsid w:val="4D3B522D"/>
    <w:rsid w:val="4D5778EA"/>
    <w:rsid w:val="4D5C42BD"/>
    <w:rsid w:val="4D623F50"/>
    <w:rsid w:val="4D6F7DAC"/>
    <w:rsid w:val="4D721E7C"/>
    <w:rsid w:val="4D7267D9"/>
    <w:rsid w:val="4D765D1A"/>
    <w:rsid w:val="4D7772FE"/>
    <w:rsid w:val="4D7F4BE6"/>
    <w:rsid w:val="4D98025C"/>
    <w:rsid w:val="4D9C3D71"/>
    <w:rsid w:val="4D9D5A61"/>
    <w:rsid w:val="4D9F25CE"/>
    <w:rsid w:val="4DA20CC4"/>
    <w:rsid w:val="4DA34623"/>
    <w:rsid w:val="4DA54BD2"/>
    <w:rsid w:val="4DAF70E4"/>
    <w:rsid w:val="4DAF73C2"/>
    <w:rsid w:val="4DB25B16"/>
    <w:rsid w:val="4DB425A2"/>
    <w:rsid w:val="4DBB3562"/>
    <w:rsid w:val="4DC10404"/>
    <w:rsid w:val="4DC80BAA"/>
    <w:rsid w:val="4DC856E9"/>
    <w:rsid w:val="4DD26D09"/>
    <w:rsid w:val="4DD45E56"/>
    <w:rsid w:val="4DD7554A"/>
    <w:rsid w:val="4DEA51C7"/>
    <w:rsid w:val="4DED11E5"/>
    <w:rsid w:val="4DF91242"/>
    <w:rsid w:val="4DFA54F3"/>
    <w:rsid w:val="4DFF2686"/>
    <w:rsid w:val="4E135630"/>
    <w:rsid w:val="4E172BA7"/>
    <w:rsid w:val="4E266D87"/>
    <w:rsid w:val="4E30010F"/>
    <w:rsid w:val="4E4A0614"/>
    <w:rsid w:val="4E663965"/>
    <w:rsid w:val="4E6E07B3"/>
    <w:rsid w:val="4E716510"/>
    <w:rsid w:val="4E725CE4"/>
    <w:rsid w:val="4E7F2C53"/>
    <w:rsid w:val="4E836DB7"/>
    <w:rsid w:val="4E8B1FAF"/>
    <w:rsid w:val="4E932EF9"/>
    <w:rsid w:val="4E934D58"/>
    <w:rsid w:val="4E995338"/>
    <w:rsid w:val="4EA03721"/>
    <w:rsid w:val="4EA87831"/>
    <w:rsid w:val="4EC00B12"/>
    <w:rsid w:val="4EC15D6B"/>
    <w:rsid w:val="4EC77002"/>
    <w:rsid w:val="4EC96C24"/>
    <w:rsid w:val="4ECD7D13"/>
    <w:rsid w:val="4ED72EC0"/>
    <w:rsid w:val="4EE07E73"/>
    <w:rsid w:val="4EE22497"/>
    <w:rsid w:val="4EF07FB8"/>
    <w:rsid w:val="4F0A5AB6"/>
    <w:rsid w:val="4F11686C"/>
    <w:rsid w:val="4F172D44"/>
    <w:rsid w:val="4F1A76E8"/>
    <w:rsid w:val="4F1A7ED0"/>
    <w:rsid w:val="4F2B04AF"/>
    <w:rsid w:val="4F39229C"/>
    <w:rsid w:val="4F434576"/>
    <w:rsid w:val="4F4B444B"/>
    <w:rsid w:val="4F576273"/>
    <w:rsid w:val="4F5D1FA3"/>
    <w:rsid w:val="4F614284"/>
    <w:rsid w:val="4F63072B"/>
    <w:rsid w:val="4F650EF4"/>
    <w:rsid w:val="4F7807A1"/>
    <w:rsid w:val="4F923F16"/>
    <w:rsid w:val="4F942D28"/>
    <w:rsid w:val="4FA648DF"/>
    <w:rsid w:val="4FB80C61"/>
    <w:rsid w:val="4FBA0EE3"/>
    <w:rsid w:val="4FC93E66"/>
    <w:rsid w:val="4FD71790"/>
    <w:rsid w:val="4FDC4762"/>
    <w:rsid w:val="4FE81367"/>
    <w:rsid w:val="4FF14CC4"/>
    <w:rsid w:val="4FFC68A6"/>
    <w:rsid w:val="50000E86"/>
    <w:rsid w:val="50034222"/>
    <w:rsid w:val="50113DD6"/>
    <w:rsid w:val="50264175"/>
    <w:rsid w:val="5028716F"/>
    <w:rsid w:val="502A56C1"/>
    <w:rsid w:val="50343D97"/>
    <w:rsid w:val="50402D59"/>
    <w:rsid w:val="5047408D"/>
    <w:rsid w:val="504B5591"/>
    <w:rsid w:val="504E54CE"/>
    <w:rsid w:val="50521107"/>
    <w:rsid w:val="50525B5B"/>
    <w:rsid w:val="5054022B"/>
    <w:rsid w:val="505E38D0"/>
    <w:rsid w:val="506E5A23"/>
    <w:rsid w:val="50712B26"/>
    <w:rsid w:val="50845E2A"/>
    <w:rsid w:val="508A1BBD"/>
    <w:rsid w:val="508C6F8B"/>
    <w:rsid w:val="508D7E36"/>
    <w:rsid w:val="508E0F71"/>
    <w:rsid w:val="509103B4"/>
    <w:rsid w:val="50983225"/>
    <w:rsid w:val="509B1E13"/>
    <w:rsid w:val="50C017E6"/>
    <w:rsid w:val="50D84904"/>
    <w:rsid w:val="50ED4A37"/>
    <w:rsid w:val="51004274"/>
    <w:rsid w:val="5106328B"/>
    <w:rsid w:val="51110BC7"/>
    <w:rsid w:val="51162F4A"/>
    <w:rsid w:val="511D3C8B"/>
    <w:rsid w:val="512044E4"/>
    <w:rsid w:val="51227CD8"/>
    <w:rsid w:val="51287E40"/>
    <w:rsid w:val="513E4747"/>
    <w:rsid w:val="515B4C82"/>
    <w:rsid w:val="515D4493"/>
    <w:rsid w:val="516D0024"/>
    <w:rsid w:val="51813741"/>
    <w:rsid w:val="518B7179"/>
    <w:rsid w:val="518C46DB"/>
    <w:rsid w:val="518E79D5"/>
    <w:rsid w:val="51974390"/>
    <w:rsid w:val="51A37C91"/>
    <w:rsid w:val="51B12B9D"/>
    <w:rsid w:val="51B561A8"/>
    <w:rsid w:val="51BD4E18"/>
    <w:rsid w:val="51CB03F6"/>
    <w:rsid w:val="51D83D8B"/>
    <w:rsid w:val="51DE313A"/>
    <w:rsid w:val="51E23C87"/>
    <w:rsid w:val="51ED5C8E"/>
    <w:rsid w:val="51F15544"/>
    <w:rsid w:val="520063CE"/>
    <w:rsid w:val="521B5987"/>
    <w:rsid w:val="52214490"/>
    <w:rsid w:val="52241A10"/>
    <w:rsid w:val="52315C04"/>
    <w:rsid w:val="52333DAB"/>
    <w:rsid w:val="52340C82"/>
    <w:rsid w:val="52366F51"/>
    <w:rsid w:val="52391FEF"/>
    <w:rsid w:val="52532723"/>
    <w:rsid w:val="52533A06"/>
    <w:rsid w:val="52577799"/>
    <w:rsid w:val="525D2D9F"/>
    <w:rsid w:val="526C50E0"/>
    <w:rsid w:val="5273123C"/>
    <w:rsid w:val="52737306"/>
    <w:rsid w:val="527E5E71"/>
    <w:rsid w:val="5283386D"/>
    <w:rsid w:val="52834195"/>
    <w:rsid w:val="528B6D6B"/>
    <w:rsid w:val="528C1180"/>
    <w:rsid w:val="529C74C4"/>
    <w:rsid w:val="529F7A4F"/>
    <w:rsid w:val="52A37C44"/>
    <w:rsid w:val="52A37DA3"/>
    <w:rsid w:val="52A70F54"/>
    <w:rsid w:val="52AC5E60"/>
    <w:rsid w:val="52B06F7C"/>
    <w:rsid w:val="52B804BA"/>
    <w:rsid w:val="52BF0137"/>
    <w:rsid w:val="52C465B9"/>
    <w:rsid w:val="52C80C5D"/>
    <w:rsid w:val="52CA1249"/>
    <w:rsid w:val="52CE3EE5"/>
    <w:rsid w:val="52CF24FA"/>
    <w:rsid w:val="52D51165"/>
    <w:rsid w:val="52E522B3"/>
    <w:rsid w:val="52E71AAC"/>
    <w:rsid w:val="52EF28DA"/>
    <w:rsid w:val="53007163"/>
    <w:rsid w:val="530F7DDE"/>
    <w:rsid w:val="53110B46"/>
    <w:rsid w:val="531C444D"/>
    <w:rsid w:val="532078E8"/>
    <w:rsid w:val="53210878"/>
    <w:rsid w:val="53213F7C"/>
    <w:rsid w:val="532833D8"/>
    <w:rsid w:val="5334135C"/>
    <w:rsid w:val="5339214D"/>
    <w:rsid w:val="533A442F"/>
    <w:rsid w:val="533E0154"/>
    <w:rsid w:val="5342134A"/>
    <w:rsid w:val="53454E48"/>
    <w:rsid w:val="53561748"/>
    <w:rsid w:val="5357332D"/>
    <w:rsid w:val="535C5E81"/>
    <w:rsid w:val="53630293"/>
    <w:rsid w:val="53663281"/>
    <w:rsid w:val="53680082"/>
    <w:rsid w:val="536E5F2C"/>
    <w:rsid w:val="536F3D86"/>
    <w:rsid w:val="5375511D"/>
    <w:rsid w:val="537A05AA"/>
    <w:rsid w:val="537D69F3"/>
    <w:rsid w:val="537F4A73"/>
    <w:rsid w:val="538523AC"/>
    <w:rsid w:val="53955EC0"/>
    <w:rsid w:val="539E4C0D"/>
    <w:rsid w:val="53A32E53"/>
    <w:rsid w:val="53A7324E"/>
    <w:rsid w:val="53A904AD"/>
    <w:rsid w:val="53AE119B"/>
    <w:rsid w:val="53B81AD3"/>
    <w:rsid w:val="53CB029F"/>
    <w:rsid w:val="53DA0E27"/>
    <w:rsid w:val="53DE7E4A"/>
    <w:rsid w:val="53EB1835"/>
    <w:rsid w:val="54040B6A"/>
    <w:rsid w:val="54173E7D"/>
    <w:rsid w:val="54174A76"/>
    <w:rsid w:val="541939F2"/>
    <w:rsid w:val="542653AB"/>
    <w:rsid w:val="542B5A73"/>
    <w:rsid w:val="54415A91"/>
    <w:rsid w:val="5449161F"/>
    <w:rsid w:val="544D4BB7"/>
    <w:rsid w:val="54574D40"/>
    <w:rsid w:val="54590535"/>
    <w:rsid w:val="5459506F"/>
    <w:rsid w:val="54616332"/>
    <w:rsid w:val="54624BBC"/>
    <w:rsid w:val="54641AA9"/>
    <w:rsid w:val="547C4133"/>
    <w:rsid w:val="547E1E5A"/>
    <w:rsid w:val="548651BB"/>
    <w:rsid w:val="548D6DF5"/>
    <w:rsid w:val="548F0D2F"/>
    <w:rsid w:val="54935AE7"/>
    <w:rsid w:val="54937E2A"/>
    <w:rsid w:val="54A360E3"/>
    <w:rsid w:val="54A6553E"/>
    <w:rsid w:val="54A74507"/>
    <w:rsid w:val="54AE6CBC"/>
    <w:rsid w:val="54C11FB0"/>
    <w:rsid w:val="54CE4D37"/>
    <w:rsid w:val="54CF7160"/>
    <w:rsid w:val="54DA43B7"/>
    <w:rsid w:val="54E859F0"/>
    <w:rsid w:val="54ED0C46"/>
    <w:rsid w:val="54FB1D87"/>
    <w:rsid w:val="550058FE"/>
    <w:rsid w:val="5507461F"/>
    <w:rsid w:val="55091CF0"/>
    <w:rsid w:val="55176BC4"/>
    <w:rsid w:val="5518332C"/>
    <w:rsid w:val="551B425E"/>
    <w:rsid w:val="551C11A2"/>
    <w:rsid w:val="552C1FF9"/>
    <w:rsid w:val="553F529F"/>
    <w:rsid w:val="55463FE1"/>
    <w:rsid w:val="555107AF"/>
    <w:rsid w:val="555D20BD"/>
    <w:rsid w:val="555E70D0"/>
    <w:rsid w:val="555F4B87"/>
    <w:rsid w:val="5565684F"/>
    <w:rsid w:val="55760E47"/>
    <w:rsid w:val="55775E7C"/>
    <w:rsid w:val="557B1B2D"/>
    <w:rsid w:val="557E1C0E"/>
    <w:rsid w:val="557F3FCE"/>
    <w:rsid w:val="5580283C"/>
    <w:rsid w:val="5592014D"/>
    <w:rsid w:val="559F37B4"/>
    <w:rsid w:val="55A1752D"/>
    <w:rsid w:val="55A24294"/>
    <w:rsid w:val="55A41819"/>
    <w:rsid w:val="55AE5BBB"/>
    <w:rsid w:val="55B518DD"/>
    <w:rsid w:val="55BB2C0E"/>
    <w:rsid w:val="55BC47E3"/>
    <w:rsid w:val="55CE0DA2"/>
    <w:rsid w:val="55D6574B"/>
    <w:rsid w:val="55D921BB"/>
    <w:rsid w:val="55EC01F9"/>
    <w:rsid w:val="55ED4BE3"/>
    <w:rsid w:val="55EF3813"/>
    <w:rsid w:val="55EF6172"/>
    <w:rsid w:val="55F155BA"/>
    <w:rsid w:val="55F65073"/>
    <w:rsid w:val="55F97274"/>
    <w:rsid w:val="56036781"/>
    <w:rsid w:val="560A3619"/>
    <w:rsid w:val="560C1159"/>
    <w:rsid w:val="561304F6"/>
    <w:rsid w:val="5618494A"/>
    <w:rsid w:val="56195D39"/>
    <w:rsid w:val="56255AD2"/>
    <w:rsid w:val="562D0929"/>
    <w:rsid w:val="562F3C65"/>
    <w:rsid w:val="56330B89"/>
    <w:rsid w:val="56461040"/>
    <w:rsid w:val="564E32D1"/>
    <w:rsid w:val="56740CF5"/>
    <w:rsid w:val="567516D4"/>
    <w:rsid w:val="567766B4"/>
    <w:rsid w:val="56941B8D"/>
    <w:rsid w:val="5694306C"/>
    <w:rsid w:val="56AE7F78"/>
    <w:rsid w:val="56D14664"/>
    <w:rsid w:val="56DA7673"/>
    <w:rsid w:val="56E71F6F"/>
    <w:rsid w:val="56E87B59"/>
    <w:rsid w:val="56ED4561"/>
    <w:rsid w:val="56EF7128"/>
    <w:rsid w:val="56FB6407"/>
    <w:rsid w:val="570E0633"/>
    <w:rsid w:val="57191AC7"/>
    <w:rsid w:val="571A5AA9"/>
    <w:rsid w:val="573203A9"/>
    <w:rsid w:val="5740250E"/>
    <w:rsid w:val="574108CA"/>
    <w:rsid w:val="574376D5"/>
    <w:rsid w:val="574B64E2"/>
    <w:rsid w:val="574F3816"/>
    <w:rsid w:val="57525520"/>
    <w:rsid w:val="575D174C"/>
    <w:rsid w:val="5761493D"/>
    <w:rsid w:val="5772739B"/>
    <w:rsid w:val="577F1985"/>
    <w:rsid w:val="577F28F0"/>
    <w:rsid w:val="5788752A"/>
    <w:rsid w:val="579813B0"/>
    <w:rsid w:val="57990BBF"/>
    <w:rsid w:val="579E742C"/>
    <w:rsid w:val="57A23508"/>
    <w:rsid w:val="57A30735"/>
    <w:rsid w:val="57A52BDD"/>
    <w:rsid w:val="57A74AF6"/>
    <w:rsid w:val="57B907D3"/>
    <w:rsid w:val="57C06D93"/>
    <w:rsid w:val="57C341A7"/>
    <w:rsid w:val="57CD0BA4"/>
    <w:rsid w:val="57D108A1"/>
    <w:rsid w:val="57DE7622"/>
    <w:rsid w:val="57F033F3"/>
    <w:rsid w:val="57F1206F"/>
    <w:rsid w:val="57F7203E"/>
    <w:rsid w:val="57FB67EE"/>
    <w:rsid w:val="58046D1E"/>
    <w:rsid w:val="58101039"/>
    <w:rsid w:val="58110CEE"/>
    <w:rsid w:val="58123144"/>
    <w:rsid w:val="58133876"/>
    <w:rsid w:val="581C29DD"/>
    <w:rsid w:val="582B2340"/>
    <w:rsid w:val="582B559B"/>
    <w:rsid w:val="583F5AEF"/>
    <w:rsid w:val="58475FA7"/>
    <w:rsid w:val="584827F5"/>
    <w:rsid w:val="584A2499"/>
    <w:rsid w:val="584A3AF5"/>
    <w:rsid w:val="584C7F27"/>
    <w:rsid w:val="584E31F9"/>
    <w:rsid w:val="58555AAE"/>
    <w:rsid w:val="585B1821"/>
    <w:rsid w:val="58617AD6"/>
    <w:rsid w:val="586A272A"/>
    <w:rsid w:val="586D0764"/>
    <w:rsid w:val="58747A4A"/>
    <w:rsid w:val="589C223C"/>
    <w:rsid w:val="58B049B2"/>
    <w:rsid w:val="58B224B5"/>
    <w:rsid w:val="58B438D0"/>
    <w:rsid w:val="58BA670B"/>
    <w:rsid w:val="58C156EC"/>
    <w:rsid w:val="58C954D3"/>
    <w:rsid w:val="58CD2CFF"/>
    <w:rsid w:val="58D145B1"/>
    <w:rsid w:val="58D459FC"/>
    <w:rsid w:val="58DD491B"/>
    <w:rsid w:val="58E244ED"/>
    <w:rsid w:val="58F07DA2"/>
    <w:rsid w:val="58F71664"/>
    <w:rsid w:val="59020EB6"/>
    <w:rsid w:val="59094406"/>
    <w:rsid w:val="59097B98"/>
    <w:rsid w:val="590C0CF2"/>
    <w:rsid w:val="590E5890"/>
    <w:rsid w:val="591A745E"/>
    <w:rsid w:val="592068D8"/>
    <w:rsid w:val="59232191"/>
    <w:rsid w:val="59287A6F"/>
    <w:rsid w:val="592D0C76"/>
    <w:rsid w:val="593113B8"/>
    <w:rsid w:val="59397111"/>
    <w:rsid w:val="593A0CFD"/>
    <w:rsid w:val="593F2CBC"/>
    <w:rsid w:val="593F7DC6"/>
    <w:rsid w:val="59480998"/>
    <w:rsid w:val="594E03AD"/>
    <w:rsid w:val="594F46C9"/>
    <w:rsid w:val="59510426"/>
    <w:rsid w:val="595D1DC7"/>
    <w:rsid w:val="595D72D5"/>
    <w:rsid w:val="595D790F"/>
    <w:rsid w:val="59617B4D"/>
    <w:rsid w:val="59622A8A"/>
    <w:rsid w:val="59627D47"/>
    <w:rsid w:val="596A3402"/>
    <w:rsid w:val="596B2037"/>
    <w:rsid w:val="596B619E"/>
    <w:rsid w:val="596D0004"/>
    <w:rsid w:val="59742DAA"/>
    <w:rsid w:val="59750616"/>
    <w:rsid w:val="597B2454"/>
    <w:rsid w:val="598041A7"/>
    <w:rsid w:val="59877D96"/>
    <w:rsid w:val="59885973"/>
    <w:rsid w:val="598D6A2B"/>
    <w:rsid w:val="59971B28"/>
    <w:rsid w:val="59A11B88"/>
    <w:rsid w:val="59A67917"/>
    <w:rsid w:val="59C261F7"/>
    <w:rsid w:val="59C27FAA"/>
    <w:rsid w:val="59C81435"/>
    <w:rsid w:val="59E066B1"/>
    <w:rsid w:val="59FB6953"/>
    <w:rsid w:val="59FC75E0"/>
    <w:rsid w:val="5A0C1333"/>
    <w:rsid w:val="5A264FF8"/>
    <w:rsid w:val="5A302BAD"/>
    <w:rsid w:val="5A4B0354"/>
    <w:rsid w:val="5A4C18AE"/>
    <w:rsid w:val="5A607CB8"/>
    <w:rsid w:val="5A6633BD"/>
    <w:rsid w:val="5A6B08B5"/>
    <w:rsid w:val="5A6B35ED"/>
    <w:rsid w:val="5A6F1C50"/>
    <w:rsid w:val="5A7200F3"/>
    <w:rsid w:val="5A80344F"/>
    <w:rsid w:val="5A880463"/>
    <w:rsid w:val="5A905C27"/>
    <w:rsid w:val="5AB212F4"/>
    <w:rsid w:val="5AB9579B"/>
    <w:rsid w:val="5AC54C48"/>
    <w:rsid w:val="5AC90532"/>
    <w:rsid w:val="5AD42D9F"/>
    <w:rsid w:val="5AD515CB"/>
    <w:rsid w:val="5AE77F5F"/>
    <w:rsid w:val="5AEB77DF"/>
    <w:rsid w:val="5AF121EF"/>
    <w:rsid w:val="5AF52899"/>
    <w:rsid w:val="5AF664F4"/>
    <w:rsid w:val="5B0D505F"/>
    <w:rsid w:val="5B122654"/>
    <w:rsid w:val="5B1B72C7"/>
    <w:rsid w:val="5B1B78F2"/>
    <w:rsid w:val="5B1F6734"/>
    <w:rsid w:val="5B201696"/>
    <w:rsid w:val="5B203DF6"/>
    <w:rsid w:val="5B2E7066"/>
    <w:rsid w:val="5B356799"/>
    <w:rsid w:val="5B3926D8"/>
    <w:rsid w:val="5B3946BB"/>
    <w:rsid w:val="5B3A1BF0"/>
    <w:rsid w:val="5B3A4DC3"/>
    <w:rsid w:val="5B460F22"/>
    <w:rsid w:val="5B470125"/>
    <w:rsid w:val="5B527C12"/>
    <w:rsid w:val="5B555E19"/>
    <w:rsid w:val="5B6343F7"/>
    <w:rsid w:val="5B640C4D"/>
    <w:rsid w:val="5B6721BC"/>
    <w:rsid w:val="5B6B6594"/>
    <w:rsid w:val="5B6E2C12"/>
    <w:rsid w:val="5B706D8B"/>
    <w:rsid w:val="5B73558A"/>
    <w:rsid w:val="5B905275"/>
    <w:rsid w:val="5B983BB9"/>
    <w:rsid w:val="5BAF5C5D"/>
    <w:rsid w:val="5BB22678"/>
    <w:rsid w:val="5BB43209"/>
    <w:rsid w:val="5BB529F2"/>
    <w:rsid w:val="5BB52DD5"/>
    <w:rsid w:val="5BBF5916"/>
    <w:rsid w:val="5BCF05A2"/>
    <w:rsid w:val="5BD01FE3"/>
    <w:rsid w:val="5BD60E7B"/>
    <w:rsid w:val="5BDB35BE"/>
    <w:rsid w:val="5BDD5B90"/>
    <w:rsid w:val="5BE70BD6"/>
    <w:rsid w:val="5BE76C4E"/>
    <w:rsid w:val="5BF826C3"/>
    <w:rsid w:val="5BFF49EC"/>
    <w:rsid w:val="5C00216C"/>
    <w:rsid w:val="5C0863E1"/>
    <w:rsid w:val="5C111BDB"/>
    <w:rsid w:val="5C1F2EB4"/>
    <w:rsid w:val="5C2F39EB"/>
    <w:rsid w:val="5C3255FC"/>
    <w:rsid w:val="5C392F98"/>
    <w:rsid w:val="5C49791F"/>
    <w:rsid w:val="5C5C1E43"/>
    <w:rsid w:val="5C5E1D07"/>
    <w:rsid w:val="5C6653F9"/>
    <w:rsid w:val="5C7E2312"/>
    <w:rsid w:val="5C8F22AC"/>
    <w:rsid w:val="5C9171FF"/>
    <w:rsid w:val="5C9401BB"/>
    <w:rsid w:val="5C970285"/>
    <w:rsid w:val="5CA33910"/>
    <w:rsid w:val="5CA413C5"/>
    <w:rsid w:val="5CB5079B"/>
    <w:rsid w:val="5CB619E6"/>
    <w:rsid w:val="5CCD5A4D"/>
    <w:rsid w:val="5CDB1044"/>
    <w:rsid w:val="5CDD6594"/>
    <w:rsid w:val="5CEA2647"/>
    <w:rsid w:val="5CEB67A5"/>
    <w:rsid w:val="5CEF1AE3"/>
    <w:rsid w:val="5D067E33"/>
    <w:rsid w:val="5D0E1E04"/>
    <w:rsid w:val="5D210CF3"/>
    <w:rsid w:val="5D277ECD"/>
    <w:rsid w:val="5D300120"/>
    <w:rsid w:val="5D320BB6"/>
    <w:rsid w:val="5D38598C"/>
    <w:rsid w:val="5D3A48E2"/>
    <w:rsid w:val="5D3A494D"/>
    <w:rsid w:val="5D411DCC"/>
    <w:rsid w:val="5D457EDF"/>
    <w:rsid w:val="5D486590"/>
    <w:rsid w:val="5D5C6DD4"/>
    <w:rsid w:val="5D605A42"/>
    <w:rsid w:val="5D653428"/>
    <w:rsid w:val="5D663B6C"/>
    <w:rsid w:val="5D6F4DF1"/>
    <w:rsid w:val="5D763FCC"/>
    <w:rsid w:val="5D8631DD"/>
    <w:rsid w:val="5D87019D"/>
    <w:rsid w:val="5D882F58"/>
    <w:rsid w:val="5D8969A7"/>
    <w:rsid w:val="5D972A4F"/>
    <w:rsid w:val="5D9A0600"/>
    <w:rsid w:val="5DA62504"/>
    <w:rsid w:val="5DC96929"/>
    <w:rsid w:val="5DCD0208"/>
    <w:rsid w:val="5DD25FD7"/>
    <w:rsid w:val="5DDD4E75"/>
    <w:rsid w:val="5DF06F5E"/>
    <w:rsid w:val="5DF33848"/>
    <w:rsid w:val="5DFB45B8"/>
    <w:rsid w:val="5E0D60AC"/>
    <w:rsid w:val="5E1616BF"/>
    <w:rsid w:val="5E18696B"/>
    <w:rsid w:val="5E243AA2"/>
    <w:rsid w:val="5E2613D4"/>
    <w:rsid w:val="5E2F1E9D"/>
    <w:rsid w:val="5E370983"/>
    <w:rsid w:val="5E3D234A"/>
    <w:rsid w:val="5E441FE8"/>
    <w:rsid w:val="5E59725F"/>
    <w:rsid w:val="5E6336E9"/>
    <w:rsid w:val="5E702A4F"/>
    <w:rsid w:val="5E733F3B"/>
    <w:rsid w:val="5E785E80"/>
    <w:rsid w:val="5E8E31A8"/>
    <w:rsid w:val="5E965565"/>
    <w:rsid w:val="5EA25652"/>
    <w:rsid w:val="5EA81AD1"/>
    <w:rsid w:val="5EAE2F99"/>
    <w:rsid w:val="5EB37C18"/>
    <w:rsid w:val="5EBA01CF"/>
    <w:rsid w:val="5EBE4179"/>
    <w:rsid w:val="5EC31CFC"/>
    <w:rsid w:val="5EC5014A"/>
    <w:rsid w:val="5ECA0C68"/>
    <w:rsid w:val="5ECB1B2D"/>
    <w:rsid w:val="5EDD789F"/>
    <w:rsid w:val="5EE317AB"/>
    <w:rsid w:val="5EEB5A36"/>
    <w:rsid w:val="5EEB7DA3"/>
    <w:rsid w:val="5EF0060E"/>
    <w:rsid w:val="5F0C701D"/>
    <w:rsid w:val="5F0D669B"/>
    <w:rsid w:val="5F184008"/>
    <w:rsid w:val="5F2061DC"/>
    <w:rsid w:val="5F53615E"/>
    <w:rsid w:val="5F5476E0"/>
    <w:rsid w:val="5F5A5865"/>
    <w:rsid w:val="5F5A6F03"/>
    <w:rsid w:val="5F5D43D9"/>
    <w:rsid w:val="5F6517AB"/>
    <w:rsid w:val="5F6524EB"/>
    <w:rsid w:val="5F7C46C3"/>
    <w:rsid w:val="5F854D35"/>
    <w:rsid w:val="5F9D405A"/>
    <w:rsid w:val="5FAE0798"/>
    <w:rsid w:val="5FB37ED0"/>
    <w:rsid w:val="5FBC6AB1"/>
    <w:rsid w:val="5FBD70E8"/>
    <w:rsid w:val="5FCD150B"/>
    <w:rsid w:val="5FCE2AAA"/>
    <w:rsid w:val="5FD24454"/>
    <w:rsid w:val="5FD500BA"/>
    <w:rsid w:val="5FD96922"/>
    <w:rsid w:val="5FEF1CBC"/>
    <w:rsid w:val="5FF1010B"/>
    <w:rsid w:val="6002345D"/>
    <w:rsid w:val="600448F3"/>
    <w:rsid w:val="601B59B2"/>
    <w:rsid w:val="601E1C5C"/>
    <w:rsid w:val="602F27FF"/>
    <w:rsid w:val="60375A5D"/>
    <w:rsid w:val="603D3E13"/>
    <w:rsid w:val="60400B34"/>
    <w:rsid w:val="604153FB"/>
    <w:rsid w:val="60466028"/>
    <w:rsid w:val="60480065"/>
    <w:rsid w:val="6049186B"/>
    <w:rsid w:val="606C76D6"/>
    <w:rsid w:val="6072606F"/>
    <w:rsid w:val="60760AA4"/>
    <w:rsid w:val="607E712A"/>
    <w:rsid w:val="6081528E"/>
    <w:rsid w:val="608273E6"/>
    <w:rsid w:val="6084785F"/>
    <w:rsid w:val="608519DA"/>
    <w:rsid w:val="608B6029"/>
    <w:rsid w:val="609A1FEB"/>
    <w:rsid w:val="609D50BE"/>
    <w:rsid w:val="609E2095"/>
    <w:rsid w:val="60B46A4C"/>
    <w:rsid w:val="60C225B0"/>
    <w:rsid w:val="60C90025"/>
    <w:rsid w:val="60CC7CE3"/>
    <w:rsid w:val="60D7314B"/>
    <w:rsid w:val="60D873BD"/>
    <w:rsid w:val="60DB342D"/>
    <w:rsid w:val="60DD4987"/>
    <w:rsid w:val="60DE3A72"/>
    <w:rsid w:val="60E37359"/>
    <w:rsid w:val="60E459AB"/>
    <w:rsid w:val="60F002C6"/>
    <w:rsid w:val="60F85EFB"/>
    <w:rsid w:val="60F93F54"/>
    <w:rsid w:val="61175B10"/>
    <w:rsid w:val="612435DE"/>
    <w:rsid w:val="612914BE"/>
    <w:rsid w:val="612A3EFA"/>
    <w:rsid w:val="61371347"/>
    <w:rsid w:val="61387DDF"/>
    <w:rsid w:val="61392732"/>
    <w:rsid w:val="613A3C1E"/>
    <w:rsid w:val="613A4430"/>
    <w:rsid w:val="61564788"/>
    <w:rsid w:val="615653D2"/>
    <w:rsid w:val="6170489C"/>
    <w:rsid w:val="6177192A"/>
    <w:rsid w:val="6177553C"/>
    <w:rsid w:val="617C31B5"/>
    <w:rsid w:val="61884059"/>
    <w:rsid w:val="61986A01"/>
    <w:rsid w:val="619A4A66"/>
    <w:rsid w:val="61A47D0F"/>
    <w:rsid w:val="61B904AE"/>
    <w:rsid w:val="61BA25AE"/>
    <w:rsid w:val="61BB7FE7"/>
    <w:rsid w:val="61BE535E"/>
    <w:rsid w:val="61C815A8"/>
    <w:rsid w:val="61CA2D56"/>
    <w:rsid w:val="61CC48EA"/>
    <w:rsid w:val="61CD44AE"/>
    <w:rsid w:val="61D1773F"/>
    <w:rsid w:val="61D25B35"/>
    <w:rsid w:val="61D81DEA"/>
    <w:rsid w:val="61E50AEA"/>
    <w:rsid w:val="61E56DC2"/>
    <w:rsid w:val="61FA1D34"/>
    <w:rsid w:val="620C7534"/>
    <w:rsid w:val="622240AB"/>
    <w:rsid w:val="622D4BCF"/>
    <w:rsid w:val="622E48D2"/>
    <w:rsid w:val="622E51BE"/>
    <w:rsid w:val="622F0DE5"/>
    <w:rsid w:val="623A500A"/>
    <w:rsid w:val="623C0EF5"/>
    <w:rsid w:val="62472E67"/>
    <w:rsid w:val="62524739"/>
    <w:rsid w:val="62581BCC"/>
    <w:rsid w:val="626A54A2"/>
    <w:rsid w:val="626B0E62"/>
    <w:rsid w:val="626E17AE"/>
    <w:rsid w:val="6272329F"/>
    <w:rsid w:val="628020E2"/>
    <w:rsid w:val="62815428"/>
    <w:rsid w:val="62856618"/>
    <w:rsid w:val="628E06C0"/>
    <w:rsid w:val="62906411"/>
    <w:rsid w:val="62931DD9"/>
    <w:rsid w:val="6297239E"/>
    <w:rsid w:val="62A01115"/>
    <w:rsid w:val="62AF388D"/>
    <w:rsid w:val="62B37F87"/>
    <w:rsid w:val="62C30822"/>
    <w:rsid w:val="62C63AF0"/>
    <w:rsid w:val="62CC4210"/>
    <w:rsid w:val="62D30436"/>
    <w:rsid w:val="62D73B65"/>
    <w:rsid w:val="62E31DBF"/>
    <w:rsid w:val="62EC52EB"/>
    <w:rsid w:val="62F41519"/>
    <w:rsid w:val="62F84082"/>
    <w:rsid w:val="62FD5170"/>
    <w:rsid w:val="63042162"/>
    <w:rsid w:val="63097ED6"/>
    <w:rsid w:val="630E3A07"/>
    <w:rsid w:val="6321503A"/>
    <w:rsid w:val="63241C43"/>
    <w:rsid w:val="632A4F29"/>
    <w:rsid w:val="63307418"/>
    <w:rsid w:val="63335FA2"/>
    <w:rsid w:val="63336DF1"/>
    <w:rsid w:val="63347978"/>
    <w:rsid w:val="634124A5"/>
    <w:rsid w:val="63417F5B"/>
    <w:rsid w:val="63422EA7"/>
    <w:rsid w:val="6342524D"/>
    <w:rsid w:val="63582B60"/>
    <w:rsid w:val="63633475"/>
    <w:rsid w:val="63692494"/>
    <w:rsid w:val="637C7238"/>
    <w:rsid w:val="63824F93"/>
    <w:rsid w:val="63844EE7"/>
    <w:rsid w:val="638A0E2A"/>
    <w:rsid w:val="63912C53"/>
    <w:rsid w:val="639278FE"/>
    <w:rsid w:val="63AF1E75"/>
    <w:rsid w:val="63B93C40"/>
    <w:rsid w:val="63D045C5"/>
    <w:rsid w:val="63D2799D"/>
    <w:rsid w:val="63E31981"/>
    <w:rsid w:val="63E572CD"/>
    <w:rsid w:val="63EB2161"/>
    <w:rsid w:val="63F07599"/>
    <w:rsid w:val="63F4315E"/>
    <w:rsid w:val="63F6264B"/>
    <w:rsid w:val="64066D75"/>
    <w:rsid w:val="640D063F"/>
    <w:rsid w:val="640E3E40"/>
    <w:rsid w:val="640E5478"/>
    <w:rsid w:val="64134F78"/>
    <w:rsid w:val="641B5904"/>
    <w:rsid w:val="641D0B3B"/>
    <w:rsid w:val="642009A8"/>
    <w:rsid w:val="64232033"/>
    <w:rsid w:val="643C283B"/>
    <w:rsid w:val="644068F6"/>
    <w:rsid w:val="644C5684"/>
    <w:rsid w:val="64510200"/>
    <w:rsid w:val="64514457"/>
    <w:rsid w:val="64593671"/>
    <w:rsid w:val="645C3794"/>
    <w:rsid w:val="646319DF"/>
    <w:rsid w:val="64652D25"/>
    <w:rsid w:val="6466423A"/>
    <w:rsid w:val="648435BF"/>
    <w:rsid w:val="648930D8"/>
    <w:rsid w:val="64916358"/>
    <w:rsid w:val="64956DAF"/>
    <w:rsid w:val="64A34481"/>
    <w:rsid w:val="64AD198E"/>
    <w:rsid w:val="64AE359A"/>
    <w:rsid w:val="64B867C2"/>
    <w:rsid w:val="64C9566A"/>
    <w:rsid w:val="64D21163"/>
    <w:rsid w:val="64D8627D"/>
    <w:rsid w:val="64EC70A2"/>
    <w:rsid w:val="64F549FB"/>
    <w:rsid w:val="65016C76"/>
    <w:rsid w:val="65025CF8"/>
    <w:rsid w:val="6519522F"/>
    <w:rsid w:val="65203B98"/>
    <w:rsid w:val="652158CC"/>
    <w:rsid w:val="65250421"/>
    <w:rsid w:val="652D03F4"/>
    <w:rsid w:val="65476512"/>
    <w:rsid w:val="655D7CE5"/>
    <w:rsid w:val="6564115D"/>
    <w:rsid w:val="656630B9"/>
    <w:rsid w:val="65677196"/>
    <w:rsid w:val="65731BA7"/>
    <w:rsid w:val="6578453B"/>
    <w:rsid w:val="65863DFE"/>
    <w:rsid w:val="659157D8"/>
    <w:rsid w:val="65A163B3"/>
    <w:rsid w:val="65AB0BE8"/>
    <w:rsid w:val="65B67D62"/>
    <w:rsid w:val="65B80487"/>
    <w:rsid w:val="65CD16E4"/>
    <w:rsid w:val="65D61D93"/>
    <w:rsid w:val="65D72EE7"/>
    <w:rsid w:val="65E5279F"/>
    <w:rsid w:val="65E52C46"/>
    <w:rsid w:val="65E856AD"/>
    <w:rsid w:val="65E90AD7"/>
    <w:rsid w:val="65ED7937"/>
    <w:rsid w:val="65F45200"/>
    <w:rsid w:val="65F71333"/>
    <w:rsid w:val="65FB6875"/>
    <w:rsid w:val="66033980"/>
    <w:rsid w:val="660B67C4"/>
    <w:rsid w:val="660D16CA"/>
    <w:rsid w:val="660D76C0"/>
    <w:rsid w:val="66210DE0"/>
    <w:rsid w:val="662D1F1B"/>
    <w:rsid w:val="66354FF3"/>
    <w:rsid w:val="66391C48"/>
    <w:rsid w:val="664734CE"/>
    <w:rsid w:val="664F2E87"/>
    <w:rsid w:val="6658290F"/>
    <w:rsid w:val="665A30AF"/>
    <w:rsid w:val="66682307"/>
    <w:rsid w:val="66690201"/>
    <w:rsid w:val="666C3E49"/>
    <w:rsid w:val="666F6C6D"/>
    <w:rsid w:val="66703033"/>
    <w:rsid w:val="66731909"/>
    <w:rsid w:val="667F1DA6"/>
    <w:rsid w:val="668E3934"/>
    <w:rsid w:val="66904F85"/>
    <w:rsid w:val="66911329"/>
    <w:rsid w:val="66A4318E"/>
    <w:rsid w:val="66BC6686"/>
    <w:rsid w:val="66BE4F28"/>
    <w:rsid w:val="66C04AA6"/>
    <w:rsid w:val="66C071DC"/>
    <w:rsid w:val="66C12C69"/>
    <w:rsid w:val="66C32C24"/>
    <w:rsid w:val="66C83594"/>
    <w:rsid w:val="66CA0A1A"/>
    <w:rsid w:val="66CB0B32"/>
    <w:rsid w:val="66CC6FA7"/>
    <w:rsid w:val="66E57FCC"/>
    <w:rsid w:val="66E93DB3"/>
    <w:rsid w:val="66EB22AB"/>
    <w:rsid w:val="66ED1E15"/>
    <w:rsid w:val="66F07CD4"/>
    <w:rsid w:val="66F12D0D"/>
    <w:rsid w:val="66FC4A22"/>
    <w:rsid w:val="67021D34"/>
    <w:rsid w:val="670525F1"/>
    <w:rsid w:val="671A1B75"/>
    <w:rsid w:val="671A33DD"/>
    <w:rsid w:val="67214263"/>
    <w:rsid w:val="67434334"/>
    <w:rsid w:val="67465510"/>
    <w:rsid w:val="6747270C"/>
    <w:rsid w:val="67570E4D"/>
    <w:rsid w:val="676D5D6B"/>
    <w:rsid w:val="677752FD"/>
    <w:rsid w:val="6778524E"/>
    <w:rsid w:val="678B05A0"/>
    <w:rsid w:val="678B2AFF"/>
    <w:rsid w:val="678B355C"/>
    <w:rsid w:val="6795689F"/>
    <w:rsid w:val="679A6604"/>
    <w:rsid w:val="679D2642"/>
    <w:rsid w:val="67A51254"/>
    <w:rsid w:val="67AC55F8"/>
    <w:rsid w:val="67AC5BF2"/>
    <w:rsid w:val="67B80062"/>
    <w:rsid w:val="67BB45D6"/>
    <w:rsid w:val="67BC660F"/>
    <w:rsid w:val="67BD5F2B"/>
    <w:rsid w:val="67BE238D"/>
    <w:rsid w:val="67C142E5"/>
    <w:rsid w:val="67C969D2"/>
    <w:rsid w:val="67CD4631"/>
    <w:rsid w:val="67CE3CE2"/>
    <w:rsid w:val="67CF5056"/>
    <w:rsid w:val="67D25378"/>
    <w:rsid w:val="67D35AC2"/>
    <w:rsid w:val="67D414F9"/>
    <w:rsid w:val="67EA60FE"/>
    <w:rsid w:val="67EC764C"/>
    <w:rsid w:val="67ED01CB"/>
    <w:rsid w:val="67F51B98"/>
    <w:rsid w:val="67F604AE"/>
    <w:rsid w:val="67FE539D"/>
    <w:rsid w:val="68061ADE"/>
    <w:rsid w:val="680E0A0F"/>
    <w:rsid w:val="6811298B"/>
    <w:rsid w:val="68120D01"/>
    <w:rsid w:val="681A3404"/>
    <w:rsid w:val="68300B60"/>
    <w:rsid w:val="68324C44"/>
    <w:rsid w:val="684B2AE4"/>
    <w:rsid w:val="684D6765"/>
    <w:rsid w:val="684E1DCF"/>
    <w:rsid w:val="68536E8C"/>
    <w:rsid w:val="68573DDE"/>
    <w:rsid w:val="685741C6"/>
    <w:rsid w:val="68585A8C"/>
    <w:rsid w:val="68654EB9"/>
    <w:rsid w:val="686E35B2"/>
    <w:rsid w:val="68706CC4"/>
    <w:rsid w:val="687961B6"/>
    <w:rsid w:val="68807854"/>
    <w:rsid w:val="68854E8B"/>
    <w:rsid w:val="688D0EE3"/>
    <w:rsid w:val="68967024"/>
    <w:rsid w:val="689E00EF"/>
    <w:rsid w:val="689F2D6A"/>
    <w:rsid w:val="68A03201"/>
    <w:rsid w:val="68A13548"/>
    <w:rsid w:val="68A925A7"/>
    <w:rsid w:val="68C64513"/>
    <w:rsid w:val="68C66EE7"/>
    <w:rsid w:val="68D42E08"/>
    <w:rsid w:val="68D61D2E"/>
    <w:rsid w:val="68D62705"/>
    <w:rsid w:val="68D76C8A"/>
    <w:rsid w:val="68DA65A8"/>
    <w:rsid w:val="68DB42B7"/>
    <w:rsid w:val="68E30F56"/>
    <w:rsid w:val="68E453E3"/>
    <w:rsid w:val="68E95028"/>
    <w:rsid w:val="68F11395"/>
    <w:rsid w:val="68F16A3D"/>
    <w:rsid w:val="68F314A7"/>
    <w:rsid w:val="690A0F98"/>
    <w:rsid w:val="690F1EF2"/>
    <w:rsid w:val="690F6F84"/>
    <w:rsid w:val="690F7D6C"/>
    <w:rsid w:val="6910227D"/>
    <w:rsid w:val="691B0849"/>
    <w:rsid w:val="691D3884"/>
    <w:rsid w:val="69206628"/>
    <w:rsid w:val="692165FB"/>
    <w:rsid w:val="692339F3"/>
    <w:rsid w:val="692C3B46"/>
    <w:rsid w:val="692E3C41"/>
    <w:rsid w:val="692F3863"/>
    <w:rsid w:val="69307A6A"/>
    <w:rsid w:val="69394F5A"/>
    <w:rsid w:val="694263C2"/>
    <w:rsid w:val="694904ED"/>
    <w:rsid w:val="694E3D42"/>
    <w:rsid w:val="695124BC"/>
    <w:rsid w:val="69547FC5"/>
    <w:rsid w:val="695A4457"/>
    <w:rsid w:val="69685D94"/>
    <w:rsid w:val="696A5B9D"/>
    <w:rsid w:val="696D6470"/>
    <w:rsid w:val="69757AB3"/>
    <w:rsid w:val="69817CE9"/>
    <w:rsid w:val="6982662F"/>
    <w:rsid w:val="698C08CA"/>
    <w:rsid w:val="698F5D19"/>
    <w:rsid w:val="69A61052"/>
    <w:rsid w:val="69A95CB3"/>
    <w:rsid w:val="69AD3A8C"/>
    <w:rsid w:val="69B95DDD"/>
    <w:rsid w:val="69C26E3F"/>
    <w:rsid w:val="69C83F0C"/>
    <w:rsid w:val="69D67450"/>
    <w:rsid w:val="69E34EFA"/>
    <w:rsid w:val="69E53907"/>
    <w:rsid w:val="69E60DA5"/>
    <w:rsid w:val="69F63A66"/>
    <w:rsid w:val="69FC21F6"/>
    <w:rsid w:val="6A0940C6"/>
    <w:rsid w:val="6A0D41E9"/>
    <w:rsid w:val="6A18157A"/>
    <w:rsid w:val="6A192E99"/>
    <w:rsid w:val="6A303898"/>
    <w:rsid w:val="6A332BC0"/>
    <w:rsid w:val="6A356694"/>
    <w:rsid w:val="6A381D13"/>
    <w:rsid w:val="6A446EB9"/>
    <w:rsid w:val="6A481A04"/>
    <w:rsid w:val="6A500BCC"/>
    <w:rsid w:val="6A591370"/>
    <w:rsid w:val="6A64364D"/>
    <w:rsid w:val="6A665DBC"/>
    <w:rsid w:val="6A6F053E"/>
    <w:rsid w:val="6A7C214D"/>
    <w:rsid w:val="6A883FE6"/>
    <w:rsid w:val="6A8B3BE4"/>
    <w:rsid w:val="6A8B5218"/>
    <w:rsid w:val="6A955643"/>
    <w:rsid w:val="6A981117"/>
    <w:rsid w:val="6A9A43A8"/>
    <w:rsid w:val="6AA03CD6"/>
    <w:rsid w:val="6AA50160"/>
    <w:rsid w:val="6AB56B8D"/>
    <w:rsid w:val="6AC663F7"/>
    <w:rsid w:val="6ACA7E14"/>
    <w:rsid w:val="6AD42CA8"/>
    <w:rsid w:val="6ADC3BEB"/>
    <w:rsid w:val="6ADD354A"/>
    <w:rsid w:val="6ADE1962"/>
    <w:rsid w:val="6AE41585"/>
    <w:rsid w:val="6B263D57"/>
    <w:rsid w:val="6B2B462B"/>
    <w:rsid w:val="6B35193B"/>
    <w:rsid w:val="6B352903"/>
    <w:rsid w:val="6B355CA8"/>
    <w:rsid w:val="6B3D3BEE"/>
    <w:rsid w:val="6B3E6221"/>
    <w:rsid w:val="6B4E23F8"/>
    <w:rsid w:val="6B546C88"/>
    <w:rsid w:val="6B60264F"/>
    <w:rsid w:val="6B683E60"/>
    <w:rsid w:val="6B6F2163"/>
    <w:rsid w:val="6B730A11"/>
    <w:rsid w:val="6B7C43A7"/>
    <w:rsid w:val="6B936BFA"/>
    <w:rsid w:val="6B9E0E29"/>
    <w:rsid w:val="6BA765CB"/>
    <w:rsid w:val="6BB0285D"/>
    <w:rsid w:val="6BB8578C"/>
    <w:rsid w:val="6BC7446C"/>
    <w:rsid w:val="6BD53444"/>
    <w:rsid w:val="6BD65A25"/>
    <w:rsid w:val="6BDC3D55"/>
    <w:rsid w:val="6BE476F4"/>
    <w:rsid w:val="6BE941CF"/>
    <w:rsid w:val="6BEC7263"/>
    <w:rsid w:val="6BEF3F3D"/>
    <w:rsid w:val="6BF01BC6"/>
    <w:rsid w:val="6BF37840"/>
    <w:rsid w:val="6BF81865"/>
    <w:rsid w:val="6BFB7FC0"/>
    <w:rsid w:val="6BFD79E2"/>
    <w:rsid w:val="6C167EBA"/>
    <w:rsid w:val="6C190CAF"/>
    <w:rsid w:val="6C197EF1"/>
    <w:rsid w:val="6C2979F4"/>
    <w:rsid w:val="6C2A67A0"/>
    <w:rsid w:val="6C2F058A"/>
    <w:rsid w:val="6C310519"/>
    <w:rsid w:val="6C312879"/>
    <w:rsid w:val="6C391337"/>
    <w:rsid w:val="6C6937DB"/>
    <w:rsid w:val="6C6A3499"/>
    <w:rsid w:val="6C6C6371"/>
    <w:rsid w:val="6C7C6E4F"/>
    <w:rsid w:val="6C7E1A7D"/>
    <w:rsid w:val="6C850602"/>
    <w:rsid w:val="6C8D313D"/>
    <w:rsid w:val="6CA22F14"/>
    <w:rsid w:val="6CA31B94"/>
    <w:rsid w:val="6CBD00AD"/>
    <w:rsid w:val="6CBE4C67"/>
    <w:rsid w:val="6CC206E4"/>
    <w:rsid w:val="6CDB6EA2"/>
    <w:rsid w:val="6CE82E3F"/>
    <w:rsid w:val="6CE902C9"/>
    <w:rsid w:val="6CE94133"/>
    <w:rsid w:val="6CF428D7"/>
    <w:rsid w:val="6CFF00D3"/>
    <w:rsid w:val="6D0712A8"/>
    <w:rsid w:val="6D1A3551"/>
    <w:rsid w:val="6D1F64DD"/>
    <w:rsid w:val="6D286E66"/>
    <w:rsid w:val="6D2F332A"/>
    <w:rsid w:val="6D300DFA"/>
    <w:rsid w:val="6D345A23"/>
    <w:rsid w:val="6D362E94"/>
    <w:rsid w:val="6D3808BE"/>
    <w:rsid w:val="6D394B3A"/>
    <w:rsid w:val="6D4106F6"/>
    <w:rsid w:val="6D4C6264"/>
    <w:rsid w:val="6D4E1025"/>
    <w:rsid w:val="6D657F84"/>
    <w:rsid w:val="6D6B6C0D"/>
    <w:rsid w:val="6D877B6D"/>
    <w:rsid w:val="6DA11656"/>
    <w:rsid w:val="6DB4035F"/>
    <w:rsid w:val="6DB55C4D"/>
    <w:rsid w:val="6DC13F1D"/>
    <w:rsid w:val="6DC30FDA"/>
    <w:rsid w:val="6DC93394"/>
    <w:rsid w:val="6DCD0503"/>
    <w:rsid w:val="6DE216F4"/>
    <w:rsid w:val="6DE84FB6"/>
    <w:rsid w:val="6DED5DB1"/>
    <w:rsid w:val="6DED7DC5"/>
    <w:rsid w:val="6DEF3D1E"/>
    <w:rsid w:val="6E0554DB"/>
    <w:rsid w:val="6E1855BF"/>
    <w:rsid w:val="6E1B697B"/>
    <w:rsid w:val="6E223620"/>
    <w:rsid w:val="6E2C242B"/>
    <w:rsid w:val="6E4768D6"/>
    <w:rsid w:val="6E5375E2"/>
    <w:rsid w:val="6E546E21"/>
    <w:rsid w:val="6E583F9F"/>
    <w:rsid w:val="6E5E1E87"/>
    <w:rsid w:val="6E6223EB"/>
    <w:rsid w:val="6E82287B"/>
    <w:rsid w:val="6E841789"/>
    <w:rsid w:val="6E9450EB"/>
    <w:rsid w:val="6E9F301A"/>
    <w:rsid w:val="6EA068D7"/>
    <w:rsid w:val="6EA46627"/>
    <w:rsid w:val="6EB74A2A"/>
    <w:rsid w:val="6EC007AD"/>
    <w:rsid w:val="6EC54C20"/>
    <w:rsid w:val="6EC81A26"/>
    <w:rsid w:val="6ED640B8"/>
    <w:rsid w:val="6EE62D41"/>
    <w:rsid w:val="6EEB3B86"/>
    <w:rsid w:val="6EEB7FB0"/>
    <w:rsid w:val="6EEC7DCC"/>
    <w:rsid w:val="6EEF22A2"/>
    <w:rsid w:val="6EEF486A"/>
    <w:rsid w:val="6EF87193"/>
    <w:rsid w:val="6F0A1AEB"/>
    <w:rsid w:val="6F0B4D10"/>
    <w:rsid w:val="6F117F55"/>
    <w:rsid w:val="6F12605A"/>
    <w:rsid w:val="6F265398"/>
    <w:rsid w:val="6F315265"/>
    <w:rsid w:val="6F371A67"/>
    <w:rsid w:val="6F387B6E"/>
    <w:rsid w:val="6F3C2DDE"/>
    <w:rsid w:val="6F480B4D"/>
    <w:rsid w:val="6F543C48"/>
    <w:rsid w:val="6F546CD9"/>
    <w:rsid w:val="6F5B3400"/>
    <w:rsid w:val="6F60367F"/>
    <w:rsid w:val="6F604B0A"/>
    <w:rsid w:val="6F6A5193"/>
    <w:rsid w:val="6F7510E5"/>
    <w:rsid w:val="6F771E77"/>
    <w:rsid w:val="6F786CFF"/>
    <w:rsid w:val="6F7D30C9"/>
    <w:rsid w:val="6F823FBD"/>
    <w:rsid w:val="6F8632EC"/>
    <w:rsid w:val="6F8E0D30"/>
    <w:rsid w:val="6F8E2CC5"/>
    <w:rsid w:val="6FAB3AB4"/>
    <w:rsid w:val="6FAB77F0"/>
    <w:rsid w:val="6FB22372"/>
    <w:rsid w:val="6FB51250"/>
    <w:rsid w:val="6FB552D0"/>
    <w:rsid w:val="6FC56FA0"/>
    <w:rsid w:val="6FCD6AA8"/>
    <w:rsid w:val="6FCF7027"/>
    <w:rsid w:val="6FD137BC"/>
    <w:rsid w:val="6FD978FB"/>
    <w:rsid w:val="6FE31729"/>
    <w:rsid w:val="6FE55DBB"/>
    <w:rsid w:val="6FED66F0"/>
    <w:rsid w:val="6FF006DD"/>
    <w:rsid w:val="6FF83932"/>
    <w:rsid w:val="70063DAE"/>
    <w:rsid w:val="701060FE"/>
    <w:rsid w:val="70191FCC"/>
    <w:rsid w:val="701A2E57"/>
    <w:rsid w:val="70261AFB"/>
    <w:rsid w:val="70271C27"/>
    <w:rsid w:val="70373BCC"/>
    <w:rsid w:val="703C312C"/>
    <w:rsid w:val="70447D99"/>
    <w:rsid w:val="704777B7"/>
    <w:rsid w:val="707036DC"/>
    <w:rsid w:val="70783500"/>
    <w:rsid w:val="70785B0A"/>
    <w:rsid w:val="7080385B"/>
    <w:rsid w:val="70894AC0"/>
    <w:rsid w:val="708C2D3F"/>
    <w:rsid w:val="708C74DB"/>
    <w:rsid w:val="709204B3"/>
    <w:rsid w:val="7094793B"/>
    <w:rsid w:val="709C20F5"/>
    <w:rsid w:val="709C39CD"/>
    <w:rsid w:val="70A60192"/>
    <w:rsid w:val="70AD6690"/>
    <w:rsid w:val="70AF3826"/>
    <w:rsid w:val="70B02EA2"/>
    <w:rsid w:val="70CC3108"/>
    <w:rsid w:val="70D023B5"/>
    <w:rsid w:val="70D510A5"/>
    <w:rsid w:val="70D568E3"/>
    <w:rsid w:val="70E4104E"/>
    <w:rsid w:val="70EC520C"/>
    <w:rsid w:val="70EF1194"/>
    <w:rsid w:val="70F03202"/>
    <w:rsid w:val="7106136B"/>
    <w:rsid w:val="710913F2"/>
    <w:rsid w:val="710F1C46"/>
    <w:rsid w:val="7110133F"/>
    <w:rsid w:val="71112A26"/>
    <w:rsid w:val="711D5AB5"/>
    <w:rsid w:val="71226622"/>
    <w:rsid w:val="7124032F"/>
    <w:rsid w:val="7124125F"/>
    <w:rsid w:val="71384A1E"/>
    <w:rsid w:val="7143693B"/>
    <w:rsid w:val="714458EA"/>
    <w:rsid w:val="71491B21"/>
    <w:rsid w:val="714F5B87"/>
    <w:rsid w:val="715D2FF4"/>
    <w:rsid w:val="71610EAE"/>
    <w:rsid w:val="7164669D"/>
    <w:rsid w:val="71760D36"/>
    <w:rsid w:val="717C0DB5"/>
    <w:rsid w:val="7181634C"/>
    <w:rsid w:val="7186405D"/>
    <w:rsid w:val="718E4D43"/>
    <w:rsid w:val="719678FB"/>
    <w:rsid w:val="719A5988"/>
    <w:rsid w:val="719B66E6"/>
    <w:rsid w:val="719C0DF5"/>
    <w:rsid w:val="71A415A2"/>
    <w:rsid w:val="71A630BA"/>
    <w:rsid w:val="71A75905"/>
    <w:rsid w:val="71C4067A"/>
    <w:rsid w:val="71CA1BBC"/>
    <w:rsid w:val="71CA5D0F"/>
    <w:rsid w:val="71D21EE9"/>
    <w:rsid w:val="71D5442B"/>
    <w:rsid w:val="71DA58BD"/>
    <w:rsid w:val="71E6481C"/>
    <w:rsid w:val="71EB259A"/>
    <w:rsid w:val="71EC7FCB"/>
    <w:rsid w:val="71F4100B"/>
    <w:rsid w:val="71F47257"/>
    <w:rsid w:val="72065422"/>
    <w:rsid w:val="72170F7A"/>
    <w:rsid w:val="72227C6E"/>
    <w:rsid w:val="72256FF8"/>
    <w:rsid w:val="72372482"/>
    <w:rsid w:val="72443667"/>
    <w:rsid w:val="72492CF0"/>
    <w:rsid w:val="72520514"/>
    <w:rsid w:val="72556EF6"/>
    <w:rsid w:val="725A3462"/>
    <w:rsid w:val="725C1911"/>
    <w:rsid w:val="72602AAA"/>
    <w:rsid w:val="72621714"/>
    <w:rsid w:val="7269235D"/>
    <w:rsid w:val="72731B78"/>
    <w:rsid w:val="72774F77"/>
    <w:rsid w:val="72866F70"/>
    <w:rsid w:val="728C4514"/>
    <w:rsid w:val="72900AFA"/>
    <w:rsid w:val="7297281C"/>
    <w:rsid w:val="72A76427"/>
    <w:rsid w:val="72A92D17"/>
    <w:rsid w:val="72D530B1"/>
    <w:rsid w:val="72D7341A"/>
    <w:rsid w:val="72DB0834"/>
    <w:rsid w:val="72DC7FDC"/>
    <w:rsid w:val="72E82FBA"/>
    <w:rsid w:val="72ED338C"/>
    <w:rsid w:val="72ED3E78"/>
    <w:rsid w:val="731314D9"/>
    <w:rsid w:val="731373C5"/>
    <w:rsid w:val="73137DE5"/>
    <w:rsid w:val="731774ED"/>
    <w:rsid w:val="73177CF1"/>
    <w:rsid w:val="73212A5D"/>
    <w:rsid w:val="732248B6"/>
    <w:rsid w:val="732B0096"/>
    <w:rsid w:val="732C19B2"/>
    <w:rsid w:val="732D30B2"/>
    <w:rsid w:val="732D6324"/>
    <w:rsid w:val="7332543D"/>
    <w:rsid w:val="733642AA"/>
    <w:rsid w:val="733A645C"/>
    <w:rsid w:val="73414A05"/>
    <w:rsid w:val="73431777"/>
    <w:rsid w:val="7362362E"/>
    <w:rsid w:val="73627F38"/>
    <w:rsid w:val="73792543"/>
    <w:rsid w:val="737A01F7"/>
    <w:rsid w:val="739649CB"/>
    <w:rsid w:val="73967AC3"/>
    <w:rsid w:val="73A246DF"/>
    <w:rsid w:val="73A4410C"/>
    <w:rsid w:val="73A61D59"/>
    <w:rsid w:val="73B6791C"/>
    <w:rsid w:val="73C66457"/>
    <w:rsid w:val="73CC5868"/>
    <w:rsid w:val="73D451FA"/>
    <w:rsid w:val="73D75F2A"/>
    <w:rsid w:val="73EC5D99"/>
    <w:rsid w:val="73F0516D"/>
    <w:rsid w:val="73F81F69"/>
    <w:rsid w:val="73F93139"/>
    <w:rsid w:val="74056C4D"/>
    <w:rsid w:val="741B76A3"/>
    <w:rsid w:val="741B76C6"/>
    <w:rsid w:val="741D4302"/>
    <w:rsid w:val="74265D4C"/>
    <w:rsid w:val="742745E8"/>
    <w:rsid w:val="742831DA"/>
    <w:rsid w:val="743044FB"/>
    <w:rsid w:val="74356FEC"/>
    <w:rsid w:val="74375AC7"/>
    <w:rsid w:val="74414F99"/>
    <w:rsid w:val="744810C4"/>
    <w:rsid w:val="744A766C"/>
    <w:rsid w:val="74552BDD"/>
    <w:rsid w:val="74616D1E"/>
    <w:rsid w:val="74637867"/>
    <w:rsid w:val="746A7DFE"/>
    <w:rsid w:val="746D3AD0"/>
    <w:rsid w:val="7470017F"/>
    <w:rsid w:val="7473375A"/>
    <w:rsid w:val="74790556"/>
    <w:rsid w:val="747D166A"/>
    <w:rsid w:val="74A149D6"/>
    <w:rsid w:val="74A818E2"/>
    <w:rsid w:val="74BE3948"/>
    <w:rsid w:val="74C64030"/>
    <w:rsid w:val="74C65B2D"/>
    <w:rsid w:val="74C77CA0"/>
    <w:rsid w:val="74CB0E1D"/>
    <w:rsid w:val="74CE474F"/>
    <w:rsid w:val="74D41816"/>
    <w:rsid w:val="74D8564F"/>
    <w:rsid w:val="74E1585B"/>
    <w:rsid w:val="74E3678F"/>
    <w:rsid w:val="74EC4152"/>
    <w:rsid w:val="74F939B1"/>
    <w:rsid w:val="75074D63"/>
    <w:rsid w:val="75130481"/>
    <w:rsid w:val="751E7085"/>
    <w:rsid w:val="751F6F3B"/>
    <w:rsid w:val="75200785"/>
    <w:rsid w:val="75256899"/>
    <w:rsid w:val="752568AE"/>
    <w:rsid w:val="752C3E87"/>
    <w:rsid w:val="752F4F9D"/>
    <w:rsid w:val="75307A8B"/>
    <w:rsid w:val="753B1257"/>
    <w:rsid w:val="75473FFC"/>
    <w:rsid w:val="755A7C33"/>
    <w:rsid w:val="755C1185"/>
    <w:rsid w:val="755D52EA"/>
    <w:rsid w:val="755E2BC4"/>
    <w:rsid w:val="7561449F"/>
    <w:rsid w:val="7562597D"/>
    <w:rsid w:val="75636B6E"/>
    <w:rsid w:val="75657318"/>
    <w:rsid w:val="756C6B66"/>
    <w:rsid w:val="757A75D7"/>
    <w:rsid w:val="75932149"/>
    <w:rsid w:val="7594575E"/>
    <w:rsid w:val="75946293"/>
    <w:rsid w:val="75996378"/>
    <w:rsid w:val="759A6A27"/>
    <w:rsid w:val="759F2D94"/>
    <w:rsid w:val="75A76967"/>
    <w:rsid w:val="75B715FD"/>
    <w:rsid w:val="75C32703"/>
    <w:rsid w:val="75C87F33"/>
    <w:rsid w:val="75D14162"/>
    <w:rsid w:val="75DB7337"/>
    <w:rsid w:val="75DC0C53"/>
    <w:rsid w:val="75E354E2"/>
    <w:rsid w:val="75EF5F04"/>
    <w:rsid w:val="760027AF"/>
    <w:rsid w:val="76097260"/>
    <w:rsid w:val="760D32B2"/>
    <w:rsid w:val="76141B93"/>
    <w:rsid w:val="76154832"/>
    <w:rsid w:val="76155047"/>
    <w:rsid w:val="761B506C"/>
    <w:rsid w:val="761B59DD"/>
    <w:rsid w:val="76207098"/>
    <w:rsid w:val="76225130"/>
    <w:rsid w:val="763524AB"/>
    <w:rsid w:val="7637119C"/>
    <w:rsid w:val="763B2462"/>
    <w:rsid w:val="764263DF"/>
    <w:rsid w:val="76444DE7"/>
    <w:rsid w:val="76585C0B"/>
    <w:rsid w:val="765F53A6"/>
    <w:rsid w:val="76621404"/>
    <w:rsid w:val="7666203F"/>
    <w:rsid w:val="767A29FC"/>
    <w:rsid w:val="767D40BD"/>
    <w:rsid w:val="76832C35"/>
    <w:rsid w:val="768413AF"/>
    <w:rsid w:val="76882D38"/>
    <w:rsid w:val="768F2462"/>
    <w:rsid w:val="769E4087"/>
    <w:rsid w:val="76A323E7"/>
    <w:rsid w:val="76A70649"/>
    <w:rsid w:val="76A7232B"/>
    <w:rsid w:val="76B41222"/>
    <w:rsid w:val="76B86B7D"/>
    <w:rsid w:val="76B879B9"/>
    <w:rsid w:val="76BC785D"/>
    <w:rsid w:val="76C740C6"/>
    <w:rsid w:val="76CA097D"/>
    <w:rsid w:val="76D8580D"/>
    <w:rsid w:val="76E34FA9"/>
    <w:rsid w:val="76E978D8"/>
    <w:rsid w:val="76EA4B34"/>
    <w:rsid w:val="76EC2187"/>
    <w:rsid w:val="76F103E3"/>
    <w:rsid w:val="76F11939"/>
    <w:rsid w:val="76F443CE"/>
    <w:rsid w:val="76FA735B"/>
    <w:rsid w:val="77023DB2"/>
    <w:rsid w:val="770722EB"/>
    <w:rsid w:val="770B0EC8"/>
    <w:rsid w:val="771250A8"/>
    <w:rsid w:val="7719060D"/>
    <w:rsid w:val="77241DCC"/>
    <w:rsid w:val="772E4C19"/>
    <w:rsid w:val="773118E8"/>
    <w:rsid w:val="773D1E23"/>
    <w:rsid w:val="773F12D5"/>
    <w:rsid w:val="7748156C"/>
    <w:rsid w:val="774A08A4"/>
    <w:rsid w:val="775933BD"/>
    <w:rsid w:val="775B68EA"/>
    <w:rsid w:val="77627351"/>
    <w:rsid w:val="77657463"/>
    <w:rsid w:val="776872EE"/>
    <w:rsid w:val="77696F09"/>
    <w:rsid w:val="776C6817"/>
    <w:rsid w:val="77793D66"/>
    <w:rsid w:val="77794C6D"/>
    <w:rsid w:val="777A78B2"/>
    <w:rsid w:val="77841001"/>
    <w:rsid w:val="77856743"/>
    <w:rsid w:val="77860CF9"/>
    <w:rsid w:val="778D49EB"/>
    <w:rsid w:val="778D54D1"/>
    <w:rsid w:val="7798559D"/>
    <w:rsid w:val="779A7942"/>
    <w:rsid w:val="779C341F"/>
    <w:rsid w:val="77A06BC9"/>
    <w:rsid w:val="77B0658D"/>
    <w:rsid w:val="77BB593F"/>
    <w:rsid w:val="77C11A77"/>
    <w:rsid w:val="77D13AB7"/>
    <w:rsid w:val="77D1458C"/>
    <w:rsid w:val="77D22A95"/>
    <w:rsid w:val="77D4262E"/>
    <w:rsid w:val="77DD0D49"/>
    <w:rsid w:val="77E36192"/>
    <w:rsid w:val="77EC1452"/>
    <w:rsid w:val="780B6C56"/>
    <w:rsid w:val="782057D4"/>
    <w:rsid w:val="782501DF"/>
    <w:rsid w:val="78250B5E"/>
    <w:rsid w:val="783D2336"/>
    <w:rsid w:val="784C2665"/>
    <w:rsid w:val="784E2740"/>
    <w:rsid w:val="78576C58"/>
    <w:rsid w:val="785919DD"/>
    <w:rsid w:val="785F33BB"/>
    <w:rsid w:val="786D57A2"/>
    <w:rsid w:val="786D774A"/>
    <w:rsid w:val="78742638"/>
    <w:rsid w:val="78A04DFC"/>
    <w:rsid w:val="78B223DC"/>
    <w:rsid w:val="78B85E08"/>
    <w:rsid w:val="78BF05E5"/>
    <w:rsid w:val="78BF211D"/>
    <w:rsid w:val="78C116EC"/>
    <w:rsid w:val="78D3388D"/>
    <w:rsid w:val="78DA7EFA"/>
    <w:rsid w:val="78DF308C"/>
    <w:rsid w:val="78ED17CE"/>
    <w:rsid w:val="78F3291F"/>
    <w:rsid w:val="79012EF7"/>
    <w:rsid w:val="79161F9F"/>
    <w:rsid w:val="791D2178"/>
    <w:rsid w:val="79251FD2"/>
    <w:rsid w:val="79317ACB"/>
    <w:rsid w:val="793F3A63"/>
    <w:rsid w:val="79525D49"/>
    <w:rsid w:val="79527F8C"/>
    <w:rsid w:val="79543657"/>
    <w:rsid w:val="79571540"/>
    <w:rsid w:val="79630A54"/>
    <w:rsid w:val="797055D8"/>
    <w:rsid w:val="79734DB3"/>
    <w:rsid w:val="79742036"/>
    <w:rsid w:val="79891F88"/>
    <w:rsid w:val="79967727"/>
    <w:rsid w:val="799A7F58"/>
    <w:rsid w:val="799B5FC0"/>
    <w:rsid w:val="799B5FE2"/>
    <w:rsid w:val="799E5762"/>
    <w:rsid w:val="79C01919"/>
    <w:rsid w:val="79C22F07"/>
    <w:rsid w:val="79C3476E"/>
    <w:rsid w:val="79C575A2"/>
    <w:rsid w:val="79CD22E1"/>
    <w:rsid w:val="79D06085"/>
    <w:rsid w:val="79D34EA8"/>
    <w:rsid w:val="79DE6389"/>
    <w:rsid w:val="79E1587D"/>
    <w:rsid w:val="79E74170"/>
    <w:rsid w:val="79E83953"/>
    <w:rsid w:val="79EC5909"/>
    <w:rsid w:val="79F82DFE"/>
    <w:rsid w:val="7A125A0D"/>
    <w:rsid w:val="7A157C9D"/>
    <w:rsid w:val="7A19204D"/>
    <w:rsid w:val="7A197D81"/>
    <w:rsid w:val="7A1B0E83"/>
    <w:rsid w:val="7A1B1B38"/>
    <w:rsid w:val="7A2A75CC"/>
    <w:rsid w:val="7A3261ED"/>
    <w:rsid w:val="7A387519"/>
    <w:rsid w:val="7A3E5A9A"/>
    <w:rsid w:val="7A4B393B"/>
    <w:rsid w:val="7A535A83"/>
    <w:rsid w:val="7A5E5271"/>
    <w:rsid w:val="7A616045"/>
    <w:rsid w:val="7A6B370C"/>
    <w:rsid w:val="7A7038F8"/>
    <w:rsid w:val="7A7474E8"/>
    <w:rsid w:val="7A77285C"/>
    <w:rsid w:val="7A7A2080"/>
    <w:rsid w:val="7A7A2D50"/>
    <w:rsid w:val="7A7B031F"/>
    <w:rsid w:val="7A7F614C"/>
    <w:rsid w:val="7A89680F"/>
    <w:rsid w:val="7A8A4827"/>
    <w:rsid w:val="7A912097"/>
    <w:rsid w:val="7A9B7E0D"/>
    <w:rsid w:val="7AAD665F"/>
    <w:rsid w:val="7AB80984"/>
    <w:rsid w:val="7ABF2CDC"/>
    <w:rsid w:val="7ABF3647"/>
    <w:rsid w:val="7AC436E6"/>
    <w:rsid w:val="7ACD431C"/>
    <w:rsid w:val="7ACE33A0"/>
    <w:rsid w:val="7ACE56F4"/>
    <w:rsid w:val="7AD12279"/>
    <w:rsid w:val="7AE87B46"/>
    <w:rsid w:val="7AEB528C"/>
    <w:rsid w:val="7AF00122"/>
    <w:rsid w:val="7AF37CEC"/>
    <w:rsid w:val="7AF75F98"/>
    <w:rsid w:val="7AFA7214"/>
    <w:rsid w:val="7B005E79"/>
    <w:rsid w:val="7B0D671F"/>
    <w:rsid w:val="7B0F6FD1"/>
    <w:rsid w:val="7B140054"/>
    <w:rsid w:val="7B1444F5"/>
    <w:rsid w:val="7B15510B"/>
    <w:rsid w:val="7B177DE0"/>
    <w:rsid w:val="7B270C75"/>
    <w:rsid w:val="7B3414CE"/>
    <w:rsid w:val="7B395FE1"/>
    <w:rsid w:val="7B3F0F42"/>
    <w:rsid w:val="7B473193"/>
    <w:rsid w:val="7B56079A"/>
    <w:rsid w:val="7B5B7A8F"/>
    <w:rsid w:val="7B5E680D"/>
    <w:rsid w:val="7B6467CC"/>
    <w:rsid w:val="7B700464"/>
    <w:rsid w:val="7B770B7F"/>
    <w:rsid w:val="7B781A92"/>
    <w:rsid w:val="7B8332F2"/>
    <w:rsid w:val="7B846F49"/>
    <w:rsid w:val="7B8D3689"/>
    <w:rsid w:val="7B942A25"/>
    <w:rsid w:val="7B992E6C"/>
    <w:rsid w:val="7B9F08B1"/>
    <w:rsid w:val="7BA510DB"/>
    <w:rsid w:val="7BA9768F"/>
    <w:rsid w:val="7BB24A06"/>
    <w:rsid w:val="7BB857CF"/>
    <w:rsid w:val="7BB94E0D"/>
    <w:rsid w:val="7BBA2106"/>
    <w:rsid w:val="7BC45B7A"/>
    <w:rsid w:val="7BC63354"/>
    <w:rsid w:val="7BC76E83"/>
    <w:rsid w:val="7BDB4F3D"/>
    <w:rsid w:val="7BFB15DB"/>
    <w:rsid w:val="7C047BD8"/>
    <w:rsid w:val="7C0E6B68"/>
    <w:rsid w:val="7C20706B"/>
    <w:rsid w:val="7C244ABB"/>
    <w:rsid w:val="7C250E0C"/>
    <w:rsid w:val="7C2B7416"/>
    <w:rsid w:val="7C2E74BD"/>
    <w:rsid w:val="7C470785"/>
    <w:rsid w:val="7C4A4577"/>
    <w:rsid w:val="7C4D6944"/>
    <w:rsid w:val="7C512BBE"/>
    <w:rsid w:val="7C516D20"/>
    <w:rsid w:val="7C58611C"/>
    <w:rsid w:val="7C760968"/>
    <w:rsid w:val="7C7B0E95"/>
    <w:rsid w:val="7C7B514F"/>
    <w:rsid w:val="7C824762"/>
    <w:rsid w:val="7C8365AE"/>
    <w:rsid w:val="7C86519E"/>
    <w:rsid w:val="7C8A6315"/>
    <w:rsid w:val="7C9B61AE"/>
    <w:rsid w:val="7CA33B0A"/>
    <w:rsid w:val="7CA86653"/>
    <w:rsid w:val="7CA92E01"/>
    <w:rsid w:val="7CB0479B"/>
    <w:rsid w:val="7CB061E8"/>
    <w:rsid w:val="7CB15C49"/>
    <w:rsid w:val="7CB748AC"/>
    <w:rsid w:val="7CB82F72"/>
    <w:rsid w:val="7CB94F33"/>
    <w:rsid w:val="7CC11224"/>
    <w:rsid w:val="7CC23A9B"/>
    <w:rsid w:val="7CC3324B"/>
    <w:rsid w:val="7CCC0759"/>
    <w:rsid w:val="7CCD0BDF"/>
    <w:rsid w:val="7CCD40D3"/>
    <w:rsid w:val="7CCF5542"/>
    <w:rsid w:val="7CD513FB"/>
    <w:rsid w:val="7CD5791B"/>
    <w:rsid w:val="7CDF750A"/>
    <w:rsid w:val="7CE27431"/>
    <w:rsid w:val="7CEB006E"/>
    <w:rsid w:val="7CEB53F3"/>
    <w:rsid w:val="7CF3062D"/>
    <w:rsid w:val="7CF7664B"/>
    <w:rsid w:val="7CFC6487"/>
    <w:rsid w:val="7D033CB2"/>
    <w:rsid w:val="7D0A35F3"/>
    <w:rsid w:val="7D0A6670"/>
    <w:rsid w:val="7D102862"/>
    <w:rsid w:val="7D1203CE"/>
    <w:rsid w:val="7D19623B"/>
    <w:rsid w:val="7D1D7CE7"/>
    <w:rsid w:val="7D2864CF"/>
    <w:rsid w:val="7D2956CB"/>
    <w:rsid w:val="7D5B0BB4"/>
    <w:rsid w:val="7D6029C5"/>
    <w:rsid w:val="7D636AA3"/>
    <w:rsid w:val="7D69477A"/>
    <w:rsid w:val="7D6D1BB6"/>
    <w:rsid w:val="7D6F6049"/>
    <w:rsid w:val="7D7050F0"/>
    <w:rsid w:val="7D73584A"/>
    <w:rsid w:val="7D797182"/>
    <w:rsid w:val="7D7B5CB2"/>
    <w:rsid w:val="7D7D40B7"/>
    <w:rsid w:val="7D806BD7"/>
    <w:rsid w:val="7D8825A1"/>
    <w:rsid w:val="7D8C4241"/>
    <w:rsid w:val="7D950B68"/>
    <w:rsid w:val="7D9A188F"/>
    <w:rsid w:val="7D9E5A3D"/>
    <w:rsid w:val="7D9E648A"/>
    <w:rsid w:val="7DA00904"/>
    <w:rsid w:val="7DAF6AAE"/>
    <w:rsid w:val="7DB12D02"/>
    <w:rsid w:val="7DB83A1B"/>
    <w:rsid w:val="7DBC5508"/>
    <w:rsid w:val="7DCB6AF7"/>
    <w:rsid w:val="7DCC563A"/>
    <w:rsid w:val="7DD1466E"/>
    <w:rsid w:val="7DD56CD1"/>
    <w:rsid w:val="7DDD3910"/>
    <w:rsid w:val="7DEF51CD"/>
    <w:rsid w:val="7DF7448E"/>
    <w:rsid w:val="7DF93C2A"/>
    <w:rsid w:val="7DFA4DDD"/>
    <w:rsid w:val="7DFC566C"/>
    <w:rsid w:val="7DFD401A"/>
    <w:rsid w:val="7E1F0E87"/>
    <w:rsid w:val="7E26070E"/>
    <w:rsid w:val="7E2B2BFC"/>
    <w:rsid w:val="7E2F1763"/>
    <w:rsid w:val="7E390A63"/>
    <w:rsid w:val="7E395B71"/>
    <w:rsid w:val="7E3F4998"/>
    <w:rsid w:val="7E533193"/>
    <w:rsid w:val="7E5D1D2A"/>
    <w:rsid w:val="7E5D22DA"/>
    <w:rsid w:val="7E6A011E"/>
    <w:rsid w:val="7E6C4F4C"/>
    <w:rsid w:val="7E6F71C4"/>
    <w:rsid w:val="7E7565DD"/>
    <w:rsid w:val="7E763FFB"/>
    <w:rsid w:val="7E7A1B6E"/>
    <w:rsid w:val="7E852382"/>
    <w:rsid w:val="7E863AA0"/>
    <w:rsid w:val="7E9B2132"/>
    <w:rsid w:val="7E9C3109"/>
    <w:rsid w:val="7EA169EC"/>
    <w:rsid w:val="7EA26049"/>
    <w:rsid w:val="7EA5115B"/>
    <w:rsid w:val="7EBB2879"/>
    <w:rsid w:val="7EC7075C"/>
    <w:rsid w:val="7ECD0A24"/>
    <w:rsid w:val="7ECD760E"/>
    <w:rsid w:val="7EE35DFC"/>
    <w:rsid w:val="7EE515C6"/>
    <w:rsid w:val="7EE90FB2"/>
    <w:rsid w:val="7EEB4F7A"/>
    <w:rsid w:val="7EF226F3"/>
    <w:rsid w:val="7EF375C1"/>
    <w:rsid w:val="7EF73EB0"/>
    <w:rsid w:val="7F041084"/>
    <w:rsid w:val="7F0E3376"/>
    <w:rsid w:val="7F197402"/>
    <w:rsid w:val="7F210831"/>
    <w:rsid w:val="7F2C430C"/>
    <w:rsid w:val="7F2C5676"/>
    <w:rsid w:val="7F2F6910"/>
    <w:rsid w:val="7F3724BD"/>
    <w:rsid w:val="7F3D0DBD"/>
    <w:rsid w:val="7F3D5FAC"/>
    <w:rsid w:val="7F3F0A1F"/>
    <w:rsid w:val="7F4B62A4"/>
    <w:rsid w:val="7F4E2E7A"/>
    <w:rsid w:val="7F5305AE"/>
    <w:rsid w:val="7F59284E"/>
    <w:rsid w:val="7F5C39C0"/>
    <w:rsid w:val="7F646697"/>
    <w:rsid w:val="7F735F2F"/>
    <w:rsid w:val="7F762CF5"/>
    <w:rsid w:val="7F875311"/>
    <w:rsid w:val="7F940278"/>
    <w:rsid w:val="7F947660"/>
    <w:rsid w:val="7F955F5B"/>
    <w:rsid w:val="7FA377D8"/>
    <w:rsid w:val="7FA5707C"/>
    <w:rsid w:val="7FA77E68"/>
    <w:rsid w:val="7FAE6362"/>
    <w:rsid w:val="7FB458D1"/>
    <w:rsid w:val="7FB54C31"/>
    <w:rsid w:val="7FB727C8"/>
    <w:rsid w:val="7FBA51A1"/>
    <w:rsid w:val="7FBF7E46"/>
    <w:rsid w:val="7FC0640E"/>
    <w:rsid w:val="7FC40692"/>
    <w:rsid w:val="7FD22C75"/>
    <w:rsid w:val="7FEC2373"/>
    <w:rsid w:val="7FEC3398"/>
    <w:rsid w:val="7FED74DA"/>
    <w:rsid w:val="7FEF2D14"/>
    <w:rsid w:val="7FF11240"/>
    <w:rsid w:val="7FF459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1"/>
    <w:qFormat/>
    <w:uiPriority w:val="0"/>
    <w:pPr>
      <w:keepNext/>
      <w:numPr>
        <w:ilvl w:val="0"/>
        <w:numId w:val="1"/>
      </w:numPr>
      <w:adjustRightInd w:val="0"/>
      <w:snapToGrid w:val="0"/>
      <w:spacing w:before="120" w:after="120"/>
      <w:outlineLvl w:val="0"/>
    </w:pPr>
    <w:rPr>
      <w:rFonts w:ascii="Arial" w:hAnsi="Arial" w:eastAsia="仿宋_GB2312" w:cs="Times New Roman"/>
      <w:b/>
      <w:bCs/>
      <w:kern w:val="44"/>
      <w:sz w:val="32"/>
      <w:szCs w:val="44"/>
    </w:rPr>
  </w:style>
  <w:style w:type="paragraph" w:styleId="3">
    <w:name w:val="heading 2"/>
    <w:basedOn w:val="1"/>
    <w:next w:val="1"/>
    <w:qFormat/>
    <w:uiPriority w:val="0"/>
    <w:pPr>
      <w:keepNext/>
      <w:numPr>
        <w:ilvl w:val="1"/>
        <w:numId w:val="1"/>
      </w:numPr>
      <w:spacing w:before="240" w:after="120"/>
      <w:outlineLvl w:val="1"/>
    </w:pPr>
    <w:rPr>
      <w:rFonts w:ascii="Arial" w:hAnsi="Arial" w:cs="Arial"/>
      <w:b/>
      <w:bCs/>
      <w:szCs w:val="28"/>
      <w:lang w:eastAsia="en-US"/>
    </w:rPr>
  </w:style>
  <w:style w:type="paragraph" w:styleId="4">
    <w:name w:val="heading 3"/>
    <w:basedOn w:val="1"/>
    <w:next w:val="1"/>
    <w:qFormat/>
    <w:uiPriority w:val="0"/>
    <w:pPr>
      <w:keepNext/>
      <w:numPr>
        <w:ilvl w:val="2"/>
        <w:numId w:val="1"/>
      </w:numPr>
      <w:spacing w:before="240" w:after="60"/>
      <w:outlineLvl w:val="2"/>
    </w:pPr>
    <w:rPr>
      <w:rFonts w:ascii="Arial" w:hAnsi="Arial" w:cs="Arial"/>
      <w:b/>
      <w:bCs/>
      <w:sz w:val="20"/>
      <w:szCs w:val="26"/>
      <w:lang w:eastAsia="en-US"/>
    </w:rPr>
  </w:style>
  <w:style w:type="paragraph" w:styleId="5">
    <w:name w:val="heading 4"/>
    <w:basedOn w:val="1"/>
    <w:next w:val="1"/>
    <w:link w:val="71"/>
    <w:qFormat/>
    <w:uiPriority w:val="0"/>
    <w:pPr>
      <w:keepNext/>
      <w:numPr>
        <w:ilvl w:val="3"/>
        <w:numId w:val="1"/>
      </w:numPr>
      <w:spacing w:before="240" w:after="60"/>
      <w:outlineLvl w:val="3"/>
    </w:pPr>
    <w:rPr>
      <w:rFonts w:ascii="Arial" w:hAnsi="Arial" w:cs="Times New Roman"/>
      <w:b/>
      <w:bCs/>
      <w:sz w:val="20"/>
      <w:szCs w:val="28"/>
      <w:lang w:eastAsia="en-US"/>
    </w:rPr>
  </w:style>
  <w:style w:type="paragraph" w:styleId="6">
    <w:name w:val="heading 5"/>
    <w:basedOn w:val="1"/>
    <w:next w:val="1"/>
    <w:qFormat/>
    <w:uiPriority w:val="0"/>
    <w:pPr>
      <w:numPr>
        <w:ilvl w:val="4"/>
        <w:numId w:val="1"/>
      </w:numPr>
      <w:tabs>
        <w:tab w:val="left" w:pos="432"/>
      </w:tabs>
      <w:spacing w:before="240" w:after="60"/>
      <w:outlineLvl w:val="4"/>
    </w:pPr>
    <w:rPr>
      <w:rFonts w:ascii="Arial" w:hAnsi="Arial" w:cs="Times New Roman"/>
      <w:b/>
      <w:bCs/>
      <w:i/>
      <w:iCs/>
      <w:sz w:val="26"/>
      <w:szCs w:val="26"/>
      <w:lang w:eastAsia="en-US"/>
    </w:rPr>
  </w:style>
  <w:style w:type="paragraph" w:styleId="7">
    <w:name w:val="heading 6"/>
    <w:next w:val="1"/>
    <w:qFormat/>
    <w:uiPriority w:val="0"/>
    <w:pPr>
      <w:numPr>
        <w:ilvl w:val="5"/>
        <w:numId w:val="2"/>
      </w:numPr>
      <w:spacing w:before="240" w:after="60"/>
      <w:outlineLvl w:val="5"/>
    </w:pPr>
    <w:rPr>
      <w:rFonts w:ascii="Arial" w:hAnsi="Arial" w:eastAsia="宋体" w:cs="Times New Roman"/>
      <w:b/>
      <w:bCs/>
      <w:sz w:val="18"/>
      <w:szCs w:val="22"/>
      <w:lang w:val="en-US" w:eastAsia="en-US" w:bidi="ar-SA"/>
    </w:rPr>
  </w:style>
  <w:style w:type="paragraph" w:styleId="8">
    <w:name w:val="heading 7"/>
    <w:next w:val="1"/>
    <w:qFormat/>
    <w:uiPriority w:val="0"/>
    <w:pPr>
      <w:numPr>
        <w:ilvl w:val="6"/>
        <w:numId w:val="2"/>
      </w:numPr>
      <w:spacing w:before="240" w:after="60"/>
      <w:outlineLvl w:val="6"/>
    </w:pPr>
    <w:rPr>
      <w:rFonts w:ascii="Arial" w:hAnsi="Arial" w:eastAsia="宋体" w:cs="Times New Roman"/>
      <w:b/>
      <w:szCs w:val="24"/>
      <w:lang w:val="en-US" w:eastAsia="en-US" w:bidi="ar-SA"/>
    </w:rPr>
  </w:style>
  <w:style w:type="paragraph" w:styleId="9">
    <w:name w:val="heading 8"/>
    <w:basedOn w:val="1"/>
    <w:next w:val="1"/>
    <w:qFormat/>
    <w:uiPriority w:val="0"/>
    <w:pPr>
      <w:numPr>
        <w:ilvl w:val="7"/>
        <w:numId w:val="1"/>
      </w:numPr>
      <w:spacing w:before="240" w:after="60"/>
      <w:outlineLvl w:val="7"/>
    </w:pPr>
    <w:rPr>
      <w:rFonts w:ascii="Arial" w:hAnsi="Arial" w:cs="Times New Roman"/>
      <w:i/>
      <w:iCs/>
      <w:lang w:eastAsia="en-US"/>
    </w:rPr>
  </w:style>
  <w:style w:type="paragraph" w:styleId="10">
    <w:name w:val="heading 9"/>
    <w:basedOn w:val="1"/>
    <w:next w:val="1"/>
    <w:qFormat/>
    <w:uiPriority w:val="0"/>
    <w:pPr>
      <w:numPr>
        <w:ilvl w:val="8"/>
        <w:numId w:val="1"/>
      </w:numPr>
      <w:spacing w:before="240" w:after="60"/>
      <w:outlineLvl w:val="8"/>
    </w:pPr>
    <w:rPr>
      <w:rFonts w:ascii="Arial" w:hAnsi="Arial" w:cs="Arial"/>
      <w:sz w:val="22"/>
      <w:szCs w:val="22"/>
      <w:lang w:eastAsia="en-US"/>
    </w:rPr>
  </w:style>
  <w:style w:type="character" w:default="1" w:styleId="32">
    <w:name w:val="Default Paragraph Font"/>
    <w:semiHidden/>
    <w:unhideWhenUsed/>
    <w:qFormat/>
    <w:uiPriority w:val="1"/>
  </w:style>
  <w:style w:type="table" w:default="1" w:styleId="30">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qFormat/>
    <w:uiPriority w:val="0"/>
    <w:pPr>
      <w:ind w:left="1260"/>
    </w:pPr>
    <w:rPr>
      <w:rFonts w:ascii="Times New Roman" w:hAnsi="Times New Roman" w:cs="Times New Roman"/>
      <w:sz w:val="18"/>
      <w:szCs w:val="18"/>
    </w:rPr>
  </w:style>
  <w:style w:type="paragraph" w:styleId="12">
    <w:name w:val="caption"/>
    <w:basedOn w:val="1"/>
    <w:next w:val="1"/>
    <w:qFormat/>
    <w:uiPriority w:val="0"/>
    <w:rPr>
      <w:rFonts w:ascii="Arial" w:hAnsi="Arial" w:eastAsia="黑体" w:cs="Arial"/>
      <w:sz w:val="20"/>
      <w:szCs w:val="20"/>
    </w:rPr>
  </w:style>
  <w:style w:type="paragraph" w:styleId="13">
    <w:name w:val="Document Map"/>
    <w:basedOn w:val="1"/>
    <w:qFormat/>
    <w:uiPriority w:val="0"/>
    <w:pPr>
      <w:shd w:val="clear" w:color="auto" w:fill="000080"/>
    </w:pPr>
    <w:rPr>
      <w:rFonts w:ascii="微软雅黑" w:eastAsia="微软雅黑" w:cs="Times New Roman"/>
    </w:rPr>
  </w:style>
  <w:style w:type="paragraph" w:styleId="14">
    <w:name w:val="annotation text"/>
    <w:basedOn w:val="1"/>
    <w:qFormat/>
    <w:uiPriority w:val="0"/>
    <w:rPr>
      <w:rFonts w:ascii="Times New Roman" w:hAnsi="Times New Roman" w:cs="Times New Roman"/>
    </w:rPr>
  </w:style>
  <w:style w:type="paragraph" w:styleId="15">
    <w:name w:val="toc 5"/>
    <w:basedOn w:val="1"/>
    <w:next w:val="1"/>
    <w:qFormat/>
    <w:uiPriority w:val="0"/>
    <w:pPr>
      <w:ind w:left="840"/>
    </w:pPr>
    <w:rPr>
      <w:rFonts w:ascii="Times New Roman" w:hAnsi="Times New Roman" w:cs="Times New Roman"/>
      <w:sz w:val="18"/>
      <w:szCs w:val="18"/>
    </w:rPr>
  </w:style>
  <w:style w:type="paragraph" w:styleId="16">
    <w:name w:val="toc 3"/>
    <w:basedOn w:val="1"/>
    <w:next w:val="1"/>
    <w:qFormat/>
    <w:uiPriority w:val="39"/>
    <w:pPr>
      <w:ind w:left="420"/>
    </w:pPr>
    <w:rPr>
      <w:rFonts w:ascii="Times New Roman" w:hAnsi="Times New Roman" w:cs="Times New Roman"/>
      <w:i/>
      <w:iCs/>
      <w:sz w:val="20"/>
      <w:szCs w:val="20"/>
    </w:rPr>
  </w:style>
  <w:style w:type="paragraph" w:styleId="17">
    <w:name w:val="toc 8"/>
    <w:basedOn w:val="1"/>
    <w:next w:val="1"/>
    <w:qFormat/>
    <w:uiPriority w:val="0"/>
    <w:pPr>
      <w:ind w:left="1470"/>
    </w:pPr>
    <w:rPr>
      <w:rFonts w:ascii="Times New Roman" w:hAnsi="Times New Roman" w:cs="Times New Roman"/>
      <w:sz w:val="18"/>
      <w:szCs w:val="18"/>
    </w:rPr>
  </w:style>
  <w:style w:type="paragraph" w:styleId="18">
    <w:name w:val="Body Text Indent 2"/>
    <w:basedOn w:val="1"/>
    <w:qFormat/>
    <w:uiPriority w:val="0"/>
    <w:pPr>
      <w:spacing w:after="120" w:line="480" w:lineRule="auto"/>
      <w:ind w:left="200" w:leftChars="200"/>
    </w:pPr>
    <w:rPr>
      <w:rFonts w:ascii="Times New Roman" w:hAnsi="Times New Roman" w:cs="Times New Roman"/>
    </w:rPr>
  </w:style>
  <w:style w:type="paragraph" w:styleId="19">
    <w:name w:val="endnote text"/>
    <w:basedOn w:val="1"/>
    <w:qFormat/>
    <w:uiPriority w:val="0"/>
    <w:pPr>
      <w:snapToGrid w:val="0"/>
    </w:pPr>
  </w:style>
  <w:style w:type="paragraph" w:styleId="20">
    <w:name w:val="Balloon Text"/>
    <w:basedOn w:val="1"/>
    <w:qFormat/>
    <w:uiPriority w:val="0"/>
    <w:rPr>
      <w:sz w:val="18"/>
      <w:szCs w:val="18"/>
    </w:rPr>
  </w:style>
  <w:style w:type="paragraph" w:styleId="21">
    <w:name w:val="footer"/>
    <w:basedOn w:val="1"/>
    <w:qFormat/>
    <w:uiPriority w:val="0"/>
    <w:pPr>
      <w:tabs>
        <w:tab w:val="center" w:pos="4153"/>
        <w:tab w:val="right" w:pos="8306"/>
      </w:tabs>
      <w:snapToGrid w:val="0"/>
    </w:pPr>
    <w:rPr>
      <w:rFonts w:ascii="Times New Roman" w:hAnsi="Times New Roman" w:cs="Times New Roman"/>
      <w:sz w:val="18"/>
      <w:szCs w:val="18"/>
    </w:rPr>
  </w:style>
  <w:style w:type="paragraph" w:styleId="22">
    <w:name w:val="header"/>
    <w:basedOn w:val="1"/>
    <w:qFormat/>
    <w:uiPriority w:val="0"/>
    <w:pPr>
      <w:tabs>
        <w:tab w:val="center" w:pos="4320"/>
        <w:tab w:val="right" w:pos="8640"/>
      </w:tabs>
    </w:pPr>
    <w:rPr>
      <w:rFonts w:ascii="Palatino-Roman 12.0pt" w:hAnsi="Palatino-Roman 12.0pt" w:cs="Times New Roman"/>
      <w:szCs w:val="20"/>
      <w:lang w:eastAsia="en-US"/>
    </w:rPr>
  </w:style>
  <w:style w:type="paragraph" w:styleId="23">
    <w:name w:val="toc 1"/>
    <w:basedOn w:val="1"/>
    <w:next w:val="1"/>
    <w:qFormat/>
    <w:uiPriority w:val="39"/>
    <w:pPr>
      <w:spacing w:before="120" w:after="120"/>
    </w:pPr>
    <w:rPr>
      <w:rFonts w:ascii="Times New Roman" w:hAnsi="Times New Roman" w:cs="Times New Roman"/>
      <w:b/>
      <w:bCs/>
      <w:caps/>
      <w:sz w:val="20"/>
      <w:szCs w:val="20"/>
    </w:rPr>
  </w:style>
  <w:style w:type="paragraph" w:styleId="24">
    <w:name w:val="toc 4"/>
    <w:basedOn w:val="1"/>
    <w:next w:val="1"/>
    <w:qFormat/>
    <w:uiPriority w:val="0"/>
    <w:pPr>
      <w:ind w:left="630"/>
    </w:pPr>
    <w:rPr>
      <w:rFonts w:ascii="Times New Roman" w:hAnsi="Times New Roman" w:cs="Times New Roman"/>
      <w:sz w:val="18"/>
      <w:szCs w:val="18"/>
    </w:rPr>
  </w:style>
  <w:style w:type="paragraph" w:styleId="25">
    <w:name w:val="Subtitle"/>
    <w:basedOn w:val="1"/>
    <w:qFormat/>
    <w:uiPriority w:val="0"/>
    <w:pPr>
      <w:spacing w:before="240" w:after="240"/>
      <w:jc w:val="center"/>
    </w:pPr>
    <w:rPr>
      <w:rFonts w:ascii="Arial" w:hAnsi="Arial" w:cs="Times New Roman"/>
      <w:b/>
      <w:sz w:val="44"/>
      <w:szCs w:val="20"/>
      <w:lang w:eastAsia="en-US"/>
    </w:rPr>
  </w:style>
  <w:style w:type="paragraph" w:styleId="26">
    <w:name w:val="toc 6"/>
    <w:basedOn w:val="1"/>
    <w:next w:val="1"/>
    <w:qFormat/>
    <w:uiPriority w:val="0"/>
    <w:pPr>
      <w:ind w:left="1050"/>
    </w:pPr>
    <w:rPr>
      <w:rFonts w:ascii="Times New Roman" w:hAnsi="Times New Roman" w:cs="Times New Roman"/>
      <w:sz w:val="18"/>
      <w:szCs w:val="18"/>
    </w:rPr>
  </w:style>
  <w:style w:type="paragraph" w:styleId="27">
    <w:name w:val="toc 2"/>
    <w:basedOn w:val="1"/>
    <w:next w:val="1"/>
    <w:qFormat/>
    <w:uiPriority w:val="39"/>
    <w:pPr>
      <w:ind w:left="210"/>
    </w:pPr>
    <w:rPr>
      <w:rFonts w:ascii="Times New Roman" w:hAnsi="Times New Roman" w:cs="Times New Roman"/>
      <w:smallCaps/>
      <w:sz w:val="20"/>
      <w:szCs w:val="20"/>
    </w:rPr>
  </w:style>
  <w:style w:type="paragraph" w:styleId="28">
    <w:name w:val="toc 9"/>
    <w:basedOn w:val="1"/>
    <w:next w:val="1"/>
    <w:qFormat/>
    <w:uiPriority w:val="0"/>
    <w:pPr>
      <w:ind w:left="1680"/>
    </w:pPr>
    <w:rPr>
      <w:rFonts w:ascii="Times New Roman" w:hAnsi="Times New Roman" w:cs="Times New Roman"/>
      <w:sz w:val="18"/>
      <w:szCs w:val="18"/>
    </w:rPr>
  </w:style>
  <w:style w:type="paragraph" w:styleId="29">
    <w:name w:val="Normal (Web)"/>
    <w:basedOn w:val="1"/>
    <w:qFormat/>
    <w:uiPriority w:val="0"/>
    <w:pPr>
      <w:spacing w:before="100" w:beforeAutospacing="1" w:after="100" w:afterAutospacing="1"/>
    </w:pPr>
  </w:style>
  <w:style w:type="table" w:styleId="31">
    <w:name w:val="Table Grid"/>
    <w:basedOn w:val="3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3">
    <w:name w:val="Strong"/>
    <w:qFormat/>
    <w:uiPriority w:val="0"/>
    <w:rPr>
      <w:rFonts w:ascii="Times New Roman" w:hAnsi="Times New Roman" w:eastAsia="宋体" w:cs="Times New Roman"/>
      <w:b/>
      <w:bCs/>
      <w:lang w:bidi="ar-SA"/>
    </w:rPr>
  </w:style>
  <w:style w:type="character" w:styleId="34">
    <w:name w:val="page number"/>
    <w:qFormat/>
    <w:uiPriority w:val="0"/>
    <w:rPr>
      <w:rFonts w:ascii="Times New Roman" w:hAnsi="Times New Roman" w:eastAsia="宋体" w:cs="Times New Roman"/>
      <w:lang w:bidi="ar-SA"/>
    </w:rPr>
  </w:style>
  <w:style w:type="character" w:styleId="35">
    <w:name w:val="Emphasis"/>
    <w:qFormat/>
    <w:uiPriority w:val="0"/>
    <w:rPr>
      <w:rFonts w:ascii="Times New Roman" w:hAnsi="Times New Roman" w:eastAsia="宋体" w:cs="Times New Roman"/>
      <w:i/>
      <w:iCs/>
      <w:lang w:bidi="ar-SA"/>
    </w:rPr>
  </w:style>
  <w:style w:type="character" w:styleId="36">
    <w:name w:val="Hyperlink"/>
    <w:qFormat/>
    <w:uiPriority w:val="99"/>
    <w:rPr>
      <w:color w:val="FF0000"/>
      <w:u w:val="single"/>
    </w:rPr>
  </w:style>
  <w:style w:type="character" w:styleId="37">
    <w:name w:val="annotation reference"/>
    <w:basedOn w:val="32"/>
    <w:qFormat/>
    <w:uiPriority w:val="0"/>
    <w:rPr>
      <w:sz w:val="21"/>
      <w:szCs w:val="21"/>
    </w:rPr>
  </w:style>
  <w:style w:type="character" w:customStyle="1" w:styleId="38">
    <w:name w:val="style91"/>
    <w:qFormat/>
    <w:uiPriority w:val="0"/>
    <w:rPr>
      <w:rFonts w:ascii="Times New Roman" w:hAnsi="Times New Roman" w:eastAsia="宋体" w:cs="Times New Roman"/>
      <w:b/>
      <w:bCs/>
      <w:color w:val="CC0000"/>
      <w:lang w:bidi="ar-SA"/>
    </w:rPr>
  </w:style>
  <w:style w:type="character" w:customStyle="1" w:styleId="39">
    <w:name w:val="font11"/>
    <w:qFormat/>
    <w:uiPriority w:val="0"/>
    <w:rPr>
      <w:rFonts w:hint="eastAsia" w:ascii="宋体" w:hAnsi="宋体" w:eastAsia="宋体" w:cs="宋体"/>
      <w:color w:val="000000"/>
      <w:sz w:val="20"/>
      <w:szCs w:val="20"/>
      <w:u w:val="none"/>
      <w:lang w:bidi="ar-SA"/>
    </w:rPr>
  </w:style>
  <w:style w:type="character" w:customStyle="1" w:styleId="40">
    <w:name w:val="style101"/>
    <w:qFormat/>
    <w:uiPriority w:val="0"/>
    <w:rPr>
      <w:rFonts w:ascii="Arial" w:hAnsi="Arial" w:eastAsia="宋体" w:cs="Arial"/>
      <w:color w:val="000000"/>
      <w:sz w:val="22"/>
      <w:szCs w:val="22"/>
      <w:lang w:bidi="ar-SA"/>
    </w:rPr>
  </w:style>
  <w:style w:type="character" w:customStyle="1" w:styleId="41">
    <w:name w:val="style31"/>
    <w:qFormat/>
    <w:uiPriority w:val="0"/>
    <w:rPr>
      <w:rFonts w:ascii="Arial" w:hAnsi="Arial" w:eastAsia="宋体" w:cs="Arial"/>
      <w:sz w:val="22"/>
      <w:szCs w:val="22"/>
      <w:lang w:bidi="ar-SA"/>
    </w:rPr>
  </w:style>
  <w:style w:type="character" w:customStyle="1" w:styleId="42">
    <w:name w:val="style41"/>
    <w:qFormat/>
    <w:uiPriority w:val="0"/>
    <w:rPr>
      <w:rFonts w:ascii="Times New Roman" w:hAnsi="Times New Roman" w:eastAsia="宋体" w:cs="Times New Roman"/>
      <w:b/>
      <w:bCs/>
      <w:i/>
      <w:iCs/>
      <w:color w:val="CC0000"/>
      <w:lang w:bidi="ar-SA"/>
    </w:rPr>
  </w:style>
  <w:style w:type="character" w:customStyle="1" w:styleId="43">
    <w:name w:val="font41"/>
    <w:qFormat/>
    <w:uiPriority w:val="0"/>
    <w:rPr>
      <w:rFonts w:hint="eastAsia" w:ascii="宋体" w:hAnsi="宋体" w:eastAsia="宋体" w:cs="宋体"/>
      <w:color w:val="FF0000"/>
      <w:sz w:val="18"/>
      <w:szCs w:val="18"/>
      <w:u w:val="none"/>
      <w:lang w:bidi="ar-SA"/>
    </w:rPr>
  </w:style>
  <w:style w:type="character" w:customStyle="1" w:styleId="44">
    <w:name w:val="font21"/>
    <w:qFormat/>
    <w:uiPriority w:val="0"/>
    <w:rPr>
      <w:rFonts w:hint="eastAsia" w:ascii="宋体" w:hAnsi="宋体" w:eastAsia="宋体" w:cs="宋体"/>
      <w:color w:val="000000"/>
      <w:sz w:val="21"/>
      <w:szCs w:val="21"/>
      <w:u w:val="none"/>
      <w:lang w:bidi="ar-SA"/>
    </w:rPr>
  </w:style>
  <w:style w:type="character" w:customStyle="1" w:styleId="45">
    <w:name w:val="font01"/>
    <w:qFormat/>
    <w:uiPriority w:val="0"/>
    <w:rPr>
      <w:rFonts w:hint="default" w:ascii="Times New Roman" w:hAnsi="Times New Roman" w:eastAsia="宋体" w:cs="Times New Roman"/>
      <w:color w:val="000000"/>
      <w:sz w:val="21"/>
      <w:szCs w:val="21"/>
      <w:u w:val="none"/>
      <w:lang w:bidi="ar-SA"/>
    </w:rPr>
  </w:style>
  <w:style w:type="character" w:customStyle="1" w:styleId="46">
    <w:name w:val="style21"/>
    <w:qFormat/>
    <w:uiPriority w:val="0"/>
    <w:rPr>
      <w:rFonts w:ascii="Arial" w:hAnsi="Arial" w:eastAsia="宋体" w:cs="Arial"/>
      <w:sz w:val="22"/>
      <w:szCs w:val="22"/>
      <w:lang w:bidi="ar-SA"/>
    </w:rPr>
  </w:style>
  <w:style w:type="character" w:customStyle="1" w:styleId="47">
    <w:name w:val="style121"/>
    <w:qFormat/>
    <w:uiPriority w:val="0"/>
    <w:rPr>
      <w:rFonts w:ascii="Times New Roman" w:hAnsi="Times New Roman" w:eastAsia="宋体" w:cs="Times New Roman"/>
      <w:b/>
      <w:bCs/>
      <w:i/>
      <w:iCs/>
      <w:color w:val="000000"/>
      <w:lang w:bidi="ar-SA"/>
    </w:rPr>
  </w:style>
  <w:style w:type="character" w:customStyle="1" w:styleId="48">
    <w:name w:val="style111"/>
    <w:qFormat/>
    <w:uiPriority w:val="0"/>
    <w:rPr>
      <w:rFonts w:ascii="Arial" w:hAnsi="Arial" w:eastAsia="宋体" w:cs="Arial"/>
      <w:sz w:val="22"/>
      <w:szCs w:val="22"/>
      <w:lang w:bidi="ar-SA"/>
    </w:rPr>
  </w:style>
  <w:style w:type="paragraph" w:customStyle="1" w:styleId="49">
    <w:name w:val="style2"/>
    <w:basedOn w:val="1"/>
    <w:qFormat/>
    <w:uiPriority w:val="0"/>
    <w:pPr>
      <w:spacing w:before="100" w:beforeAutospacing="1" w:after="100" w:afterAutospacing="1"/>
    </w:pPr>
    <w:rPr>
      <w:rFonts w:ascii="Arial" w:hAnsi="Arial" w:cs="Arial"/>
      <w:b/>
      <w:bCs/>
      <w:i/>
      <w:iCs/>
      <w:color w:val="006600"/>
    </w:rPr>
  </w:style>
  <w:style w:type="paragraph" w:customStyle="1" w:styleId="50">
    <w:name w:val="style3"/>
    <w:basedOn w:val="1"/>
    <w:qFormat/>
    <w:uiPriority w:val="0"/>
    <w:pPr>
      <w:spacing w:before="100" w:beforeAutospacing="1" w:after="100" w:afterAutospacing="1"/>
    </w:pPr>
    <w:rPr>
      <w:rFonts w:ascii="Arial" w:hAnsi="Arial" w:cs="Arial"/>
      <w:sz w:val="22"/>
      <w:szCs w:val="22"/>
    </w:rPr>
  </w:style>
  <w:style w:type="paragraph" w:customStyle="1" w:styleId="51">
    <w:name w:val="列表段落1"/>
    <w:basedOn w:val="1"/>
    <w:qFormat/>
    <w:uiPriority w:val="34"/>
    <w:pPr>
      <w:ind w:firstLine="420" w:firstLineChars="200"/>
    </w:pPr>
  </w:style>
  <w:style w:type="paragraph" w:customStyle="1" w:styleId="52">
    <w:name w:val="style11 style13"/>
    <w:basedOn w:val="1"/>
    <w:qFormat/>
    <w:uiPriority w:val="0"/>
    <w:pPr>
      <w:spacing w:before="100" w:beforeAutospacing="1" w:after="100" w:afterAutospacing="1"/>
    </w:pPr>
  </w:style>
  <w:style w:type="paragraph" w:customStyle="1" w:styleId="53">
    <w:name w:val="style10 style13"/>
    <w:basedOn w:val="1"/>
    <w:qFormat/>
    <w:uiPriority w:val="0"/>
    <w:pPr>
      <w:spacing w:before="100" w:beforeAutospacing="1" w:after="100" w:afterAutospacing="1"/>
    </w:pPr>
  </w:style>
  <w:style w:type="paragraph" w:customStyle="1" w:styleId="54">
    <w:name w:val="style13"/>
    <w:basedOn w:val="1"/>
    <w:qFormat/>
    <w:uiPriority w:val="0"/>
    <w:pPr>
      <w:spacing w:before="100" w:beforeAutospacing="1" w:after="100" w:afterAutospacing="1"/>
    </w:pPr>
    <w:rPr>
      <w:rFonts w:ascii="Arial" w:hAnsi="Arial" w:cs="Arial"/>
      <w:color w:val="336633"/>
    </w:rPr>
  </w:style>
  <w:style w:type="paragraph" w:customStyle="1" w:styleId="55">
    <w:name w:val="table hdg"/>
    <w:next w:val="1"/>
    <w:qFormat/>
    <w:uiPriority w:val="0"/>
    <w:pPr>
      <w:widowControl w:val="0"/>
      <w:spacing w:before="60" w:after="60" w:line="220" w:lineRule="atLeast"/>
      <w:jc w:val="center"/>
    </w:pPr>
    <w:rPr>
      <w:rFonts w:ascii="Arial" w:hAnsi="Arial" w:eastAsia="PMingLiU" w:cs="Times New Roman"/>
      <w:b/>
      <w:lang w:val="en-US" w:eastAsia="en-US" w:bidi="ar-SA"/>
    </w:rPr>
  </w:style>
  <w:style w:type="paragraph" w:customStyle="1" w:styleId="56">
    <w:name w:val="style10"/>
    <w:basedOn w:val="1"/>
    <w:qFormat/>
    <w:uiPriority w:val="0"/>
    <w:pPr>
      <w:spacing w:before="100" w:beforeAutospacing="1" w:after="100" w:afterAutospacing="1"/>
    </w:pPr>
    <w:rPr>
      <w:rFonts w:ascii="Arial" w:hAnsi="Arial" w:cs="Arial"/>
      <w:color w:val="000000"/>
      <w:sz w:val="22"/>
      <w:szCs w:val="22"/>
    </w:rPr>
  </w:style>
  <w:style w:type="paragraph" w:customStyle="1" w:styleId="57">
    <w:name w:val="style11"/>
    <w:basedOn w:val="1"/>
    <w:qFormat/>
    <w:uiPriority w:val="0"/>
    <w:pPr>
      <w:spacing w:before="100" w:beforeAutospacing="1" w:after="100" w:afterAutospacing="1"/>
    </w:pPr>
    <w:rPr>
      <w:b/>
      <w:bCs/>
      <w:i/>
      <w:iCs/>
      <w:color w:val="0000FF"/>
    </w:rPr>
  </w:style>
  <w:style w:type="paragraph" w:customStyle="1" w:styleId="58">
    <w:name w:val="样式 1 小二"/>
    <w:qFormat/>
    <w:uiPriority w:val="0"/>
    <w:pPr>
      <w:outlineLvl w:val="0"/>
    </w:pPr>
    <w:rPr>
      <w:rFonts w:ascii="Times New Roman" w:hAnsi="Times New Roman" w:eastAsia="宋体" w:cs="Times New Roman"/>
      <w:color w:val="000000"/>
      <w:kern w:val="24"/>
      <w:sz w:val="36"/>
      <w:szCs w:val="36"/>
      <w:lang w:val="en-US" w:eastAsia="zh-CN" w:bidi="ar-SA"/>
    </w:rPr>
  </w:style>
  <w:style w:type="paragraph" w:customStyle="1" w:styleId="59">
    <w:name w:val="bullet"/>
    <w:basedOn w:val="1"/>
    <w:qFormat/>
    <w:uiPriority w:val="0"/>
    <w:pPr>
      <w:spacing w:before="100" w:beforeAutospacing="1" w:after="100" w:afterAutospacing="1"/>
    </w:pPr>
  </w:style>
  <w:style w:type="paragraph" w:customStyle="1" w:styleId="60">
    <w:name w:val="Char Char Char Char Char Char Char Char Char Char Char Char Char Char Char Char"/>
    <w:basedOn w:val="1"/>
    <w:qFormat/>
    <w:uiPriority w:val="0"/>
    <w:pPr>
      <w:tabs>
        <w:tab w:val="left" w:pos="360"/>
      </w:tabs>
      <w:spacing w:line="360" w:lineRule="auto"/>
      <w:ind w:firstLine="200" w:firstLineChars="200"/>
    </w:pPr>
    <w:rPr>
      <w:rFonts w:cs="Times New Roman"/>
    </w:rPr>
  </w:style>
  <w:style w:type="paragraph" w:customStyle="1" w:styleId="61">
    <w:name w:val="TitleDate"/>
    <w:basedOn w:val="25"/>
    <w:qFormat/>
    <w:uiPriority w:val="0"/>
    <w:rPr>
      <w:rFonts w:ascii="Times New Roman" w:hAnsi="Times New Roman"/>
      <w:b w:val="0"/>
      <w:i/>
      <w:sz w:val="24"/>
    </w:rPr>
  </w:style>
  <w:style w:type="paragraph" w:customStyle="1" w:styleId="62">
    <w:name w:val="样式 标题 1 + 段前: 0.5 行"/>
    <w:basedOn w:val="2"/>
    <w:next w:val="1"/>
    <w:qFormat/>
    <w:uiPriority w:val="0"/>
    <w:pPr>
      <w:numPr>
        <w:numId w:val="0"/>
      </w:numPr>
      <w:spacing w:before="50" w:beforeLines="50" w:after="50" w:afterLines="50"/>
      <w:jc w:val="center"/>
    </w:pPr>
    <w:rPr>
      <w:rFonts w:ascii="Times New Roman" w:hAnsi="Times New Roman" w:eastAsia="黑体" w:cs="宋体"/>
      <w:szCs w:val="20"/>
    </w:rPr>
  </w:style>
  <w:style w:type="paragraph" w:customStyle="1" w:styleId="63">
    <w:name w:val="样式 小二"/>
    <w:qFormat/>
    <w:uiPriority w:val="0"/>
    <w:pPr>
      <w:outlineLvl w:val="0"/>
    </w:pPr>
    <w:rPr>
      <w:rFonts w:ascii="Times New Roman" w:hAnsi="Times New Roman" w:eastAsia="宋体" w:cs="Times New Roman"/>
      <w:color w:val="000000"/>
      <w:kern w:val="24"/>
      <w:sz w:val="36"/>
      <w:szCs w:val="36"/>
      <w:lang w:val="en-US" w:eastAsia="zh-CN" w:bidi="ar-SA"/>
    </w:rPr>
  </w:style>
  <w:style w:type="paragraph" w:customStyle="1" w:styleId="64">
    <w:name w:val="style16"/>
    <w:basedOn w:val="1"/>
    <w:qFormat/>
    <w:uiPriority w:val="0"/>
    <w:pPr>
      <w:spacing w:before="100" w:beforeAutospacing="1" w:after="100" w:afterAutospacing="1"/>
    </w:pPr>
    <w:rPr>
      <w:rFonts w:ascii="Arial" w:hAnsi="Arial" w:cs="Arial"/>
      <w:b/>
      <w:bCs/>
      <w:color w:val="FF0000"/>
    </w:rPr>
  </w:style>
  <w:style w:type="paragraph" w:customStyle="1" w:styleId="65">
    <w:name w:val="修订1"/>
    <w:unhideWhenUsed/>
    <w:qFormat/>
    <w:uiPriority w:val="99"/>
    <w:rPr>
      <w:rFonts w:ascii="宋体" w:hAnsi="Times New Roman" w:eastAsia="宋体" w:cs="Times New Roman"/>
      <w:kern w:val="2"/>
      <w:lang w:val="en-US" w:eastAsia="zh-CN" w:bidi="ar-SA"/>
    </w:rPr>
  </w:style>
  <w:style w:type="paragraph" w:customStyle="1" w:styleId="66">
    <w:name w:val="infoblue"/>
    <w:basedOn w:val="1"/>
    <w:qFormat/>
    <w:uiPriority w:val="0"/>
    <w:pPr>
      <w:spacing w:after="120" w:line="240" w:lineRule="atLeast"/>
      <w:ind w:left="720"/>
    </w:pPr>
    <w:rPr>
      <w:rFonts w:ascii="Times New Roman" w:hAnsi="Times New Roman" w:cs="Times New Roman"/>
      <w:i/>
      <w:iCs/>
      <w:color w:val="0000FF"/>
      <w:sz w:val="20"/>
      <w:szCs w:val="20"/>
    </w:rPr>
  </w:style>
  <w:style w:type="paragraph" w:customStyle="1" w:styleId="67">
    <w:name w:val="正文1"/>
    <w:next w:val="19"/>
    <w:qFormat/>
    <w:uiPriority w:val="0"/>
    <w:pPr>
      <w:widowControl w:val="0"/>
      <w:jc w:val="both"/>
    </w:pPr>
    <w:rPr>
      <w:rFonts w:ascii="Arial Unicode MS" w:hAnsi="Arial Unicode MS" w:eastAsia="Times New Roman" w:cs="Arial Unicode MS"/>
      <w:color w:val="000000"/>
      <w:kern w:val="2"/>
      <w:sz w:val="21"/>
      <w:szCs w:val="21"/>
      <w:u w:color="000000"/>
      <w:lang w:val="en-US" w:eastAsia="zh-CN" w:bidi="ar-SA"/>
    </w:rPr>
  </w:style>
  <w:style w:type="paragraph" w:customStyle="1" w:styleId="68">
    <w:name w:val="List Paragraph2"/>
    <w:basedOn w:val="1"/>
    <w:qFormat/>
    <w:uiPriority w:val="0"/>
    <w:pPr>
      <w:ind w:left="720"/>
      <w:contextualSpacing/>
    </w:pPr>
    <w:rPr>
      <w:rFonts w:ascii="Times New Roman" w:hAnsi="Times New Roman" w:eastAsia="Times New Roman" w:cs="Times New Roman"/>
    </w:rPr>
  </w:style>
  <w:style w:type="paragraph" w:styleId="69">
    <w:name w:val="List Paragraph"/>
    <w:basedOn w:val="1"/>
    <w:qFormat/>
    <w:uiPriority w:val="34"/>
    <w:pPr>
      <w:ind w:firstLine="420" w:firstLineChars="200"/>
    </w:pPr>
  </w:style>
  <w:style w:type="character" w:customStyle="1" w:styleId="70">
    <w:name w:val="font31"/>
    <w:basedOn w:val="32"/>
    <w:qFormat/>
    <w:uiPriority w:val="0"/>
    <w:rPr>
      <w:rFonts w:hint="eastAsia" w:ascii="宋体" w:hAnsi="宋体" w:eastAsia="宋体" w:cs="宋体"/>
      <w:color w:val="000000"/>
      <w:sz w:val="20"/>
      <w:szCs w:val="20"/>
      <w:u w:val="none"/>
    </w:rPr>
  </w:style>
  <w:style w:type="character" w:customStyle="1" w:styleId="71">
    <w:name w:val="标题 4 字符"/>
    <w:basedOn w:val="32"/>
    <w:link w:val="5"/>
    <w:qFormat/>
    <w:uiPriority w:val="0"/>
    <w:rPr>
      <w:rFonts w:ascii="Arial" w:hAnsi="Arial"/>
      <w:b/>
      <w:bCs/>
      <w:szCs w:val="28"/>
      <w:lang w:eastAsia="en-US"/>
    </w:rPr>
  </w:style>
  <w:style w:type="paragraph" w:customStyle="1" w:styleId="72">
    <w:name w:val="Revision"/>
    <w:hidden/>
    <w:semiHidden/>
    <w:qFormat/>
    <w:uiPriority w:val="99"/>
    <w:rPr>
      <w:rFonts w:ascii="宋体" w:hAnsi="宋体" w:eastAsia="宋体" w:cs="宋体"/>
      <w:sz w:val="24"/>
      <w:szCs w:val="24"/>
      <w:lang w:val="en-US" w:eastAsia="zh-CN" w:bidi="ar-SA"/>
    </w:rPr>
  </w:style>
  <w:style w:type="paragraph" w:customStyle="1" w:styleId="73">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6" Type="http://schemas.microsoft.com/office/2011/relationships/people" Target="people.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2.emf"/><Relationship Id="rId51" Type="http://schemas.openxmlformats.org/officeDocument/2006/relationships/image" Target="media/image41.emf"/><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jpe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microsoft.com/office/2011/relationships/commentsExtended" Target="commentsExtended.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NULL"/><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comments" Target="comment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Firsttech</Company>
  <Pages>49</Pages>
  <Words>5342</Words>
  <Characters>30455</Characters>
  <Lines>253</Lines>
  <Paragraphs>71</Paragraphs>
  <TotalTime>2</TotalTime>
  <ScaleCrop>false</ScaleCrop>
  <LinksUpToDate>false</LinksUpToDate>
  <CharactersWithSpaces>35726</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2020-06-22T10:13:00Z</dcterms:created>
  <dc:creator>jinjie</dc:creator>
  <cp:lastModifiedBy>周婷</cp:lastModifiedBy>
  <dcterms:modified xsi:type="dcterms:W3CDTF">2020-08-28T05:20:45Z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A4KM35APZ2ZE-22-95</vt:lpwstr>
  </property>
  <property fmtid="{D5CDD505-2E9C-101B-9397-08002B2CF9AE}" pid="3" name="_dlc_DocIdItemGuid">
    <vt:lpwstr>74f7b098-2d51-40d9-b8df-de15a5bfc68f</vt:lpwstr>
  </property>
  <property fmtid="{D5CDD505-2E9C-101B-9397-08002B2CF9AE}" pid="4" name="_dlc_DocIdUrl">
    <vt:lpwstr>http://10.1.104.31/fsc/ProjectLibrary/_layouts/DocIdRedir.aspx?ID=A4KM35APZ2ZE-22-95, A4KM35APZ2ZE-22-95</vt:lpwstr>
  </property>
  <property fmtid="{D5CDD505-2E9C-101B-9397-08002B2CF9AE}" pid="5" name="KSOProductBuildVer">
    <vt:lpwstr>2052-11.1.0.9912</vt:lpwstr>
  </property>
</Properties>
</file>